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0.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71C9" w14:textId="30A90F7F" w:rsidR="0087681C" w:rsidRPr="0040796E" w:rsidRDefault="004353E3" w:rsidP="00C061C8">
      <w:pPr>
        <w:pStyle w:val="Capitolo"/>
        <w:spacing w:before="720" w:after="0"/>
        <w:ind w:left="-567" w:right="-567"/>
        <w:jc w:val="both"/>
        <w:rPr>
          <w:sz w:val="44"/>
          <w:szCs w:val="44"/>
          <w:lang w:val="en-GB"/>
        </w:rPr>
      </w:pPr>
      <w:r>
        <w:rPr>
          <w:noProof/>
          <w:sz w:val="44"/>
          <w:szCs w:val="44"/>
          <w:lang w:eastAsia="it-IT"/>
        </w:rPr>
        <w:drawing>
          <wp:anchor distT="0" distB="0" distL="114300" distR="114300" simplePos="0" relativeHeight="251658265" behindDoc="1" locked="0" layoutInCell="1" allowOverlap="1" wp14:anchorId="1806BCD3" wp14:editId="2338F3DC">
            <wp:simplePos x="0" y="0"/>
            <wp:positionH relativeFrom="column">
              <wp:posOffset>72390</wp:posOffset>
            </wp:positionH>
            <wp:positionV relativeFrom="page">
              <wp:posOffset>819150</wp:posOffset>
            </wp:positionV>
            <wp:extent cx="5400675" cy="3990975"/>
            <wp:effectExtent l="0" t="0" r="9525" b="9525"/>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anchor>
        </w:drawing>
      </w:r>
      <w:r w:rsidR="00AD0F7F" w:rsidRPr="0040796E">
        <w:rPr>
          <w:sz w:val="44"/>
          <w:szCs w:val="44"/>
          <w:lang w:val="en-GB"/>
        </w:rPr>
        <w:t xml:space="preserve">Requirement </w:t>
      </w:r>
      <w:r w:rsidR="00160C46" w:rsidRPr="0040796E">
        <w:rPr>
          <w:sz w:val="44"/>
          <w:szCs w:val="44"/>
          <w:lang w:val="en-GB"/>
        </w:rPr>
        <w:t>analysis and specification document</w:t>
      </w:r>
    </w:p>
    <w:p w14:paraId="71B2B47C" w14:textId="439D7E6B" w:rsidR="006C78CF" w:rsidRPr="0001273D" w:rsidRDefault="006C78CF" w:rsidP="001B2541">
      <w:pPr>
        <w:spacing w:before="240"/>
        <w:ind w:left="1701"/>
        <w:contextualSpacing/>
        <w:jc w:val="left"/>
        <w:rPr>
          <w:i/>
          <w:lang w:val="en-GB"/>
        </w:rPr>
      </w:pPr>
      <w:r w:rsidRPr="00926105">
        <w:rPr>
          <w:i/>
          <w:lang w:val="en-GB"/>
        </w:rPr>
        <w:t>Davide Li Calsi</w:t>
      </w:r>
      <w:r w:rsidRPr="00926105">
        <w:rPr>
          <w:i/>
          <w:lang w:val="en-GB"/>
        </w:rPr>
        <w:tab/>
      </w:r>
      <w:r w:rsidRPr="00926105">
        <w:rPr>
          <w:i/>
          <w:lang w:val="en-GB"/>
        </w:rPr>
        <w:tab/>
      </w:r>
      <w:r w:rsidR="006D055D" w:rsidRPr="00A070F5">
        <w:rPr>
          <w:i/>
          <w:lang w:val="en-GB"/>
        </w:rPr>
        <w:t>10613807</w:t>
      </w:r>
    </w:p>
    <w:p w14:paraId="0B999269" w14:textId="5A8B8611" w:rsidR="006C78CF" w:rsidRPr="0036315E" w:rsidRDefault="00160C46" w:rsidP="00533DAB">
      <w:pPr>
        <w:spacing w:before="480"/>
        <w:ind w:left="1701"/>
        <w:contextualSpacing/>
        <w:jc w:val="left"/>
        <w:rPr>
          <w:i/>
          <w:iCs/>
        </w:rPr>
      </w:pPr>
      <w:r w:rsidRPr="0036315E">
        <w:rPr>
          <w:i/>
          <w:iCs/>
        </w:rPr>
        <w:t>Andrea Alberto Marchesi</w:t>
      </w:r>
      <w:r w:rsidR="006C78CF" w:rsidRPr="0036315E">
        <w:rPr>
          <w:i/>
          <w:iCs/>
        </w:rPr>
        <w:tab/>
      </w:r>
      <w:r w:rsidR="00BF3AAB" w:rsidRPr="0036315E">
        <w:rPr>
          <w:i/>
          <w:iCs/>
        </w:rPr>
        <w:t>10577090</w:t>
      </w:r>
    </w:p>
    <w:p w14:paraId="50BFED29" w14:textId="317EBD39" w:rsidR="005264C4" w:rsidRPr="0036315E" w:rsidRDefault="006C78CF" w:rsidP="005264C4">
      <w:pPr>
        <w:spacing w:before="480"/>
        <w:ind w:left="1701"/>
        <w:contextualSpacing/>
        <w:jc w:val="left"/>
        <w:rPr>
          <w:i/>
          <w:iCs/>
        </w:rPr>
      </w:pPr>
      <w:r w:rsidRPr="0036315E">
        <w:rPr>
          <w:i/>
          <w:iCs/>
        </w:rPr>
        <w:t>Marco Petri</w:t>
      </w:r>
      <w:r w:rsidRPr="0036315E">
        <w:rPr>
          <w:i/>
          <w:iCs/>
        </w:rPr>
        <w:tab/>
      </w:r>
      <w:r w:rsidRPr="0036315E">
        <w:rPr>
          <w:i/>
          <w:iCs/>
        </w:rPr>
        <w:tab/>
      </w:r>
      <w:r w:rsidRPr="0036315E">
        <w:rPr>
          <w:i/>
          <w:iCs/>
        </w:rPr>
        <w:tab/>
        <w:t>10569751</w:t>
      </w:r>
    </w:p>
    <w:p w14:paraId="114DFF2B" w14:textId="7842E038" w:rsidR="005264C4" w:rsidRPr="0036315E" w:rsidRDefault="005264C4" w:rsidP="001B2541">
      <w:pPr>
        <w:spacing w:before="360" w:after="360"/>
      </w:pPr>
    </w:p>
    <w:p w14:paraId="485E2BC5" w14:textId="732ED3D1" w:rsidR="001B2541" w:rsidRPr="0036315E" w:rsidRDefault="001B2541" w:rsidP="005264C4">
      <w:pPr>
        <w:ind w:left="1701"/>
      </w:pPr>
      <w:r w:rsidRPr="0036315E">
        <w:t>Professor: Matteo Giovanni Rossi</w:t>
      </w:r>
    </w:p>
    <w:p w14:paraId="6680E246" w14:textId="6DACFBF6" w:rsidR="001B2541" w:rsidRPr="0036315E" w:rsidRDefault="001B2541" w:rsidP="005264C4">
      <w:pPr>
        <w:ind w:left="1701"/>
      </w:pPr>
      <w:r w:rsidRPr="0036315E">
        <w:t>Academic year: 2020/2021</w:t>
      </w:r>
    </w:p>
    <w:p w14:paraId="3134E1CA" w14:textId="77777777" w:rsidR="001B2541" w:rsidRPr="0036315E" w:rsidRDefault="001B2541" w:rsidP="005264C4">
      <w:pPr>
        <w:ind w:left="1701"/>
      </w:pPr>
    </w:p>
    <w:p w14:paraId="38A0CF1D" w14:textId="2D5BAE27" w:rsidR="005264C4" w:rsidRPr="0036315E" w:rsidRDefault="00C611BE" w:rsidP="005264C4">
      <w:pPr>
        <w:ind w:left="1701"/>
      </w:pPr>
      <w:r w:rsidRPr="0036315E">
        <w:t>Contacts:</w:t>
      </w:r>
    </w:p>
    <w:p w14:paraId="03356D6A" w14:textId="3C931705" w:rsidR="00C611BE" w:rsidRPr="0036315E" w:rsidRDefault="00C611BE" w:rsidP="005264C4">
      <w:pPr>
        <w:ind w:left="1701"/>
      </w:pPr>
      <w:r w:rsidRPr="0036315E">
        <w:t>Davide Li Calsi</w:t>
      </w:r>
      <w:r w:rsidRPr="0036315E">
        <w:tab/>
      </w:r>
      <w:r w:rsidRPr="0036315E">
        <w:tab/>
      </w:r>
      <w:hyperlink r:id="rId9" w:history="1">
        <w:r w:rsidRPr="0036315E">
          <w:rPr>
            <w:rStyle w:val="Hyperlink"/>
          </w:rPr>
          <w:t>davide.li@mail.polimi.it</w:t>
        </w:r>
      </w:hyperlink>
    </w:p>
    <w:p w14:paraId="3C1FFF91" w14:textId="465FF721" w:rsidR="00C611BE" w:rsidRPr="0036315E" w:rsidRDefault="00C611BE" w:rsidP="005264C4">
      <w:pPr>
        <w:ind w:left="1701"/>
      </w:pPr>
      <w:r w:rsidRPr="0036315E">
        <w:t>Andrea Alberto Marchesi</w:t>
      </w:r>
      <w:r w:rsidRPr="0036315E">
        <w:tab/>
      </w:r>
      <w:hyperlink r:id="rId10" w:history="1">
        <w:r w:rsidRPr="0036315E">
          <w:rPr>
            <w:rStyle w:val="Hyperlink"/>
          </w:rPr>
          <w:t>andreaalberto.marchesi@mail.polimi.it</w:t>
        </w:r>
      </w:hyperlink>
    </w:p>
    <w:p w14:paraId="3E6228F9" w14:textId="2D4C62ED" w:rsidR="00C611BE" w:rsidRPr="0036315E" w:rsidRDefault="00C611BE" w:rsidP="005264C4">
      <w:pPr>
        <w:ind w:left="1701"/>
        <w:rPr>
          <w:rStyle w:val="Hyperlink"/>
        </w:rPr>
      </w:pPr>
      <w:r w:rsidRPr="0036315E">
        <w:t>Marco Petri</w:t>
      </w:r>
      <w:r w:rsidRPr="0036315E">
        <w:tab/>
      </w:r>
      <w:r w:rsidRPr="0036315E">
        <w:tab/>
      </w:r>
      <w:r w:rsidRPr="0036315E">
        <w:tab/>
      </w:r>
      <w:hyperlink r:id="rId11" w:history="1">
        <w:r w:rsidRPr="0036315E">
          <w:rPr>
            <w:rStyle w:val="Hyperlink"/>
          </w:rPr>
          <w:t>marco.petri@mail.polimi.it</w:t>
        </w:r>
      </w:hyperlink>
    </w:p>
    <w:p w14:paraId="4B7B5EA7" w14:textId="77777777" w:rsidR="009A7ABD" w:rsidRPr="0036315E" w:rsidRDefault="009A7ABD" w:rsidP="009A7ABD">
      <w:pPr>
        <w:ind w:left="1701"/>
        <w:rPr>
          <w:rStyle w:val="Hyperlink"/>
          <w:color w:val="000000" w:themeColor="text1"/>
          <w:u w:val="none"/>
        </w:rPr>
      </w:pPr>
    </w:p>
    <w:p w14:paraId="3A5E4450" w14:textId="77777777" w:rsidR="009A7ABD" w:rsidRPr="0036315E" w:rsidRDefault="009A7ABD" w:rsidP="009A7ABD">
      <w:pPr>
        <w:ind w:left="1701"/>
        <w:rPr>
          <w:rStyle w:val="Hyperlink"/>
          <w:color w:val="000000" w:themeColor="text1"/>
          <w:u w:val="none"/>
        </w:rPr>
      </w:pPr>
    </w:p>
    <w:p w14:paraId="4F84D9ED" w14:textId="77777777" w:rsidR="009A7ABD" w:rsidRPr="0036315E" w:rsidRDefault="009A7ABD" w:rsidP="009A7ABD">
      <w:pPr>
        <w:ind w:left="1701"/>
        <w:rPr>
          <w:rStyle w:val="Hyperlink"/>
          <w:color w:val="000000" w:themeColor="text1"/>
          <w:u w:val="none"/>
        </w:rPr>
      </w:pPr>
    </w:p>
    <w:p w14:paraId="084ED065" w14:textId="126DE26F" w:rsidR="009A7ABD" w:rsidRPr="009A7ABD" w:rsidRDefault="009A7ABD" w:rsidP="009A7ABD">
      <w:pPr>
        <w:ind w:left="1701"/>
        <w:rPr>
          <w:color w:val="000000" w:themeColor="text1"/>
          <w:lang w:val="en-GB"/>
        </w:rPr>
      </w:pPr>
      <w:r w:rsidRPr="009A7ABD">
        <w:rPr>
          <w:rStyle w:val="Hyperlink"/>
          <w:color w:val="000000" w:themeColor="text1"/>
          <w:u w:val="none"/>
          <w:lang w:val="en-GB"/>
        </w:rPr>
        <w:t xml:space="preserve">Version </w:t>
      </w:r>
      <w:del w:id="1" w:author="Marco Petri" w:date="2020-12-22T22:16:00Z">
        <w:r w:rsidRPr="009A7ABD" w:rsidDel="00AC7D1A">
          <w:rPr>
            <w:rStyle w:val="Hyperlink"/>
            <w:color w:val="000000" w:themeColor="text1"/>
            <w:u w:val="none"/>
            <w:lang w:val="en-GB"/>
          </w:rPr>
          <w:delText>0</w:delText>
        </w:r>
        <w:r w:rsidDel="00AC7D1A">
          <w:rPr>
            <w:rStyle w:val="Hyperlink"/>
            <w:color w:val="000000" w:themeColor="text1"/>
            <w:u w:val="none"/>
            <w:lang w:val="en-GB"/>
          </w:rPr>
          <w:delText>.</w:delText>
        </w:r>
        <w:r w:rsidR="00AC535D" w:rsidDel="00AC7D1A">
          <w:rPr>
            <w:rStyle w:val="Hyperlink"/>
            <w:color w:val="000000" w:themeColor="text1"/>
            <w:u w:val="none"/>
            <w:lang w:val="en-GB"/>
          </w:rPr>
          <w:delText>1</w:delText>
        </w:r>
      </w:del>
      <w:ins w:id="2" w:author="Marco Petri" w:date="2020-12-22T22:16:00Z">
        <w:r w:rsidR="00AC7D1A">
          <w:rPr>
            <w:rStyle w:val="Hyperlink"/>
            <w:color w:val="000000" w:themeColor="text1"/>
            <w:u w:val="none"/>
            <w:lang w:val="en-GB"/>
          </w:rPr>
          <w:t>1.0</w:t>
        </w:r>
      </w:ins>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del w:id="3" w:author="Marco Petri" w:date="2020-12-22T22:16:00Z">
        <w:r w:rsidR="005960A4" w:rsidDel="00AC7D1A">
          <w:rPr>
            <w:rStyle w:val="Hyperlink"/>
            <w:color w:val="000000" w:themeColor="text1"/>
            <w:u w:val="none"/>
            <w:lang w:val="en-GB"/>
          </w:rPr>
          <w:delText xml:space="preserve">20 </w:delText>
        </w:r>
      </w:del>
      <w:ins w:id="4" w:author="Marco Petri" w:date="2020-12-22T22:16:00Z">
        <w:r w:rsidR="00AC7D1A">
          <w:rPr>
            <w:rStyle w:val="Hyperlink"/>
            <w:color w:val="000000" w:themeColor="text1"/>
            <w:u w:val="none"/>
            <w:lang w:val="en-GB"/>
          </w:rPr>
          <w:t xml:space="preserve">22 </w:t>
        </w:r>
      </w:ins>
      <w:r w:rsidR="005960A4">
        <w:rPr>
          <w:rStyle w:val="Hyperlink"/>
          <w:color w:val="000000" w:themeColor="text1"/>
          <w:u w:val="none"/>
          <w:lang w:val="en-GB"/>
        </w:rPr>
        <w:t>December 2020</w:t>
      </w:r>
    </w:p>
    <w:p w14:paraId="7BF15651" w14:textId="77777777" w:rsidR="00C611BE" w:rsidRDefault="00C611BE" w:rsidP="005264C4">
      <w:pPr>
        <w:ind w:left="1701"/>
        <w:rPr>
          <w:lang w:val="en-GB"/>
        </w:rPr>
      </w:pPr>
    </w:p>
    <w:p w14:paraId="53661CE2" w14:textId="6F1C3C6B" w:rsidR="00660BCC" w:rsidRPr="00B206BC" w:rsidRDefault="00660BCC" w:rsidP="006C78CF">
      <w:pPr>
        <w:rPr>
          <w:lang w:val="en-GB"/>
        </w:rPr>
      </w:pPr>
      <w:r w:rsidRPr="00B206BC">
        <w:rPr>
          <w:lang w:val="en-GB"/>
        </w:rPr>
        <w:br w:type="page"/>
      </w:r>
    </w:p>
    <w:p w14:paraId="4C602F7F" w14:textId="411C8AA3" w:rsidR="00C83421" w:rsidRPr="00B206BC" w:rsidRDefault="00C83421" w:rsidP="007B4FD2">
      <w:pPr>
        <w:spacing w:after="160"/>
        <w:jc w:val="left"/>
        <w:rPr>
          <w:lang w:val="en-GB"/>
        </w:rPr>
        <w:sectPr w:rsidR="00C83421" w:rsidRPr="00B206BC" w:rsidSect="00C83421">
          <w:pgSz w:w="11906" w:h="16838"/>
          <w:pgMar w:top="1417" w:right="1700" w:bottom="1134" w:left="1701" w:header="708" w:footer="708" w:gutter="0"/>
          <w:cols w:space="708"/>
          <w:docGrid w:linePitch="360"/>
        </w:sectPr>
      </w:pPr>
    </w:p>
    <w:p w14:paraId="04CC6B99" w14:textId="783C6A21" w:rsidR="00345248" w:rsidRPr="00B206BC" w:rsidRDefault="00533DAB" w:rsidP="00107CBC">
      <w:pPr>
        <w:pStyle w:val="Capitolo"/>
        <w:rPr>
          <w:lang w:val="en-GB"/>
        </w:rPr>
      </w:pPr>
      <w:r>
        <w:rPr>
          <w:lang w:val="en-GB"/>
        </w:rPr>
        <w:lastRenderedPageBreak/>
        <w:t>Table of contents</w:t>
      </w:r>
    </w:p>
    <w:p w14:paraId="5C47F75C" w14:textId="5BAC4E97" w:rsidR="001B01AB" w:rsidRDefault="00B6331F">
      <w:pPr>
        <w:pStyle w:val="TOC1"/>
        <w:rPr>
          <w:ins w:id="5" w:author="Marco Petri" w:date="2020-12-22T22:16:00Z"/>
          <w:rFonts w:asciiTheme="minorHAnsi" w:eastAsiaTheme="minorEastAsia" w:hAnsiTheme="minorHAnsi"/>
          <w:b w:val="0"/>
          <w:smallCaps w:val="0"/>
          <w:noProof/>
          <w:sz w:val="22"/>
          <w:lang w:val="en-GB" w:eastAsia="en-GB"/>
        </w:rPr>
      </w:pPr>
      <w:r w:rsidRPr="00B206BC">
        <w:rPr>
          <w:color w:val="0070C0"/>
          <w:lang w:val="en-GB"/>
        </w:rPr>
        <w:fldChar w:fldCharType="begin"/>
      </w:r>
      <w:r w:rsidRPr="00B206BC">
        <w:rPr>
          <w:color w:val="0070C0"/>
          <w:lang w:val="en-GB"/>
        </w:rPr>
        <w:instrText xml:space="preserve"> TOC </w:instrText>
      </w:r>
      <w:r w:rsidR="008D27BE" w:rsidRPr="00B206BC">
        <w:rPr>
          <w:lang w:val="en-GB"/>
        </w:rPr>
        <w:instrText>\t "Heading 2,2,Heading 3,3,Heading 4,4, Heading 5,5" \f a</w:instrText>
      </w:r>
      <w:r w:rsidRPr="00B206BC">
        <w:rPr>
          <w:color w:val="0070C0"/>
          <w:lang w:val="en-GB"/>
        </w:rPr>
        <w:instrText xml:space="preserve"> \h \z \u </w:instrText>
      </w:r>
      <w:r w:rsidRPr="00B206BC">
        <w:rPr>
          <w:color w:val="0070C0"/>
          <w:lang w:val="en-GB"/>
        </w:rPr>
        <w:fldChar w:fldCharType="separate"/>
      </w:r>
      <w:ins w:id="6" w:author="Marco Petri" w:date="2020-12-22T22:16:00Z">
        <w:r w:rsidR="001B01AB" w:rsidRPr="00023BEC">
          <w:rPr>
            <w:rStyle w:val="Hyperlink"/>
            <w:noProof/>
          </w:rPr>
          <w:fldChar w:fldCharType="begin"/>
        </w:r>
        <w:r w:rsidR="001B01AB" w:rsidRPr="00023BEC">
          <w:rPr>
            <w:rStyle w:val="Hyperlink"/>
            <w:noProof/>
          </w:rPr>
          <w:instrText xml:space="preserve"> </w:instrText>
        </w:r>
        <w:r w:rsidR="001B01AB">
          <w:rPr>
            <w:noProof/>
          </w:rPr>
          <w:instrText>HYPERLINK \l "_Toc59567785"</w:instrText>
        </w:r>
        <w:r w:rsidR="001B01AB" w:rsidRPr="00023BEC">
          <w:rPr>
            <w:rStyle w:val="Hyperlink"/>
            <w:noProof/>
          </w:rPr>
          <w:instrText xml:space="preserve"> </w:instrText>
        </w:r>
        <w:r w:rsidR="001B01AB" w:rsidRPr="00023BEC">
          <w:rPr>
            <w:rStyle w:val="Hyperlink"/>
            <w:noProof/>
          </w:rPr>
          <w:fldChar w:fldCharType="separate"/>
        </w:r>
        <w:r w:rsidR="001B01AB" w:rsidRPr="00023BEC">
          <w:rPr>
            <w:rStyle w:val="Hyperlink"/>
            <w:noProof/>
            <w:lang w:val="en-GB"/>
          </w:rPr>
          <w:t>Part 1: Introduction</w:t>
        </w:r>
        <w:r w:rsidR="001B01AB">
          <w:rPr>
            <w:noProof/>
            <w:webHidden/>
          </w:rPr>
          <w:tab/>
        </w:r>
        <w:r w:rsidR="001B01AB">
          <w:rPr>
            <w:noProof/>
            <w:webHidden/>
          </w:rPr>
          <w:fldChar w:fldCharType="begin"/>
        </w:r>
        <w:r w:rsidR="001B01AB">
          <w:rPr>
            <w:noProof/>
            <w:webHidden/>
          </w:rPr>
          <w:instrText xml:space="preserve"> PAGEREF _Toc59567785 \h </w:instrText>
        </w:r>
      </w:ins>
      <w:r w:rsidR="001B01AB">
        <w:rPr>
          <w:noProof/>
          <w:webHidden/>
        </w:rPr>
      </w:r>
      <w:r w:rsidR="001B01AB">
        <w:rPr>
          <w:noProof/>
          <w:webHidden/>
        </w:rPr>
        <w:fldChar w:fldCharType="separate"/>
      </w:r>
      <w:ins w:id="7" w:author="Marco Petri" w:date="2020-12-22T22:16:00Z">
        <w:r w:rsidR="001B01AB">
          <w:rPr>
            <w:noProof/>
            <w:webHidden/>
          </w:rPr>
          <w:t>1</w:t>
        </w:r>
        <w:r w:rsidR="001B01AB">
          <w:rPr>
            <w:noProof/>
            <w:webHidden/>
          </w:rPr>
          <w:fldChar w:fldCharType="end"/>
        </w:r>
        <w:r w:rsidR="001B01AB" w:rsidRPr="00023BEC">
          <w:rPr>
            <w:rStyle w:val="Hyperlink"/>
            <w:noProof/>
          </w:rPr>
          <w:fldChar w:fldCharType="end"/>
        </w:r>
      </w:ins>
    </w:p>
    <w:p w14:paraId="4FE95964" w14:textId="6F73EDBD" w:rsidR="001B01AB" w:rsidRDefault="001B01AB">
      <w:pPr>
        <w:pStyle w:val="TOC2"/>
        <w:rPr>
          <w:ins w:id="8" w:author="Marco Petri" w:date="2020-12-22T22:16:00Z"/>
          <w:rFonts w:asciiTheme="minorHAnsi" w:eastAsiaTheme="minorEastAsia" w:hAnsiTheme="minorHAnsi"/>
          <w:noProof/>
          <w:sz w:val="22"/>
          <w:lang w:val="en-GB" w:eastAsia="en-GB"/>
        </w:rPr>
      </w:pPr>
      <w:ins w:id="9"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"_Toc59567786"</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1.1 Purpose</w:t>
        </w:r>
        <w:r>
          <w:rPr>
            <w:noProof/>
            <w:webHidden/>
          </w:rPr>
          <w:tab/>
        </w:r>
        <w:r>
          <w:rPr>
            <w:noProof/>
            <w:webHidden/>
          </w:rPr>
          <w:fldChar w:fldCharType="begin"/>
        </w:r>
        <w:r>
          <w:rPr>
            <w:noProof/>
            <w:webHidden/>
          </w:rPr>
          <w:instrText xml:space="preserve"> PAGEREF _Toc59567786 \h </w:instrText>
        </w:r>
      </w:ins>
      <w:r>
        <w:rPr>
          <w:noProof/>
          <w:webHidden/>
        </w:rPr>
      </w:r>
      <w:r>
        <w:rPr>
          <w:noProof/>
          <w:webHidden/>
        </w:rPr>
        <w:fldChar w:fldCharType="separate"/>
      </w:r>
      <w:ins w:id="10" w:author="Marco Petri" w:date="2020-12-22T22:16:00Z">
        <w:r>
          <w:rPr>
            <w:noProof/>
            <w:webHidden/>
          </w:rPr>
          <w:t>1</w:t>
        </w:r>
        <w:r>
          <w:rPr>
            <w:noProof/>
            <w:webHidden/>
          </w:rPr>
          <w:fldChar w:fldCharType="end"/>
        </w:r>
        <w:r w:rsidRPr="00023BEC">
          <w:rPr>
            <w:rStyle w:val="Hyperlink"/>
            <w:noProof/>
          </w:rPr>
          <w:fldChar w:fldCharType="end"/>
        </w:r>
      </w:ins>
    </w:p>
    <w:p w14:paraId="46172A6B" w14:textId="2EDEDEB2" w:rsidR="001B01AB" w:rsidRDefault="001B01AB">
      <w:pPr>
        <w:pStyle w:val="TOC2"/>
        <w:rPr>
          <w:ins w:id="11" w:author="Marco Petri" w:date="2020-12-22T22:16:00Z"/>
          <w:rFonts w:asciiTheme="minorHAnsi" w:eastAsiaTheme="minorEastAsia" w:hAnsiTheme="minorHAnsi"/>
          <w:noProof/>
          <w:sz w:val="22"/>
          <w:lang w:val="en-GB" w:eastAsia="en-GB"/>
        </w:rPr>
      </w:pPr>
      <w:ins w:id="12"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"_Toc59567787"</w:instrText>
        </w:r>
        <w:r w:rsidRPr="00023BEC">
          <w:rPr>
            <w:rStyle w:val="Hyperlink"/>
            <w:noProof/>
          </w:rPr>
          <w:instrText xml:space="preserve"> </w:instrText>
        </w:r>
        <w:r w:rsidRPr="00023BEC">
          <w:rPr>
            <w:rStyle w:val="Hyperlink"/>
            <w:noProof/>
          </w:rPr>
          <w:fldChar w:fldCharType="separate"/>
        </w:r>
        <w:r w:rsidRPr="00023BEC">
          <w:rPr>
            <w:rStyle w:val="Hyperlink"/>
            <w:noProof/>
          </w:rPr>
          <w:t>1.2 Scope</w:t>
        </w:r>
        <w:r>
          <w:rPr>
            <w:noProof/>
            <w:webHidden/>
          </w:rPr>
          <w:tab/>
        </w:r>
        <w:r>
          <w:rPr>
            <w:noProof/>
            <w:webHidden/>
          </w:rPr>
          <w:fldChar w:fldCharType="begin"/>
        </w:r>
        <w:r>
          <w:rPr>
            <w:noProof/>
            <w:webHidden/>
          </w:rPr>
          <w:instrText xml:space="preserve"> PAGEREF _Toc59567787 \h </w:instrText>
        </w:r>
      </w:ins>
      <w:r>
        <w:rPr>
          <w:noProof/>
          <w:webHidden/>
        </w:rPr>
      </w:r>
      <w:r>
        <w:rPr>
          <w:noProof/>
          <w:webHidden/>
        </w:rPr>
        <w:fldChar w:fldCharType="separate"/>
      </w:r>
      <w:ins w:id="13" w:author="Marco Petri" w:date="2020-12-22T22:16:00Z">
        <w:r>
          <w:rPr>
            <w:noProof/>
            <w:webHidden/>
          </w:rPr>
          <w:t>3</w:t>
        </w:r>
        <w:r>
          <w:rPr>
            <w:noProof/>
            <w:webHidden/>
          </w:rPr>
          <w:fldChar w:fldCharType="end"/>
        </w:r>
        <w:r w:rsidRPr="00023BEC">
          <w:rPr>
            <w:rStyle w:val="Hyperlink"/>
            <w:noProof/>
          </w:rPr>
          <w:fldChar w:fldCharType="end"/>
        </w:r>
      </w:ins>
    </w:p>
    <w:p w14:paraId="01C32397" w14:textId="0084272A" w:rsidR="001B01AB" w:rsidRDefault="001B01AB">
      <w:pPr>
        <w:pStyle w:val="TOC3"/>
        <w:rPr>
          <w:ins w:id="14" w:author="Marco Petri" w:date="2020-12-22T22:16:00Z"/>
          <w:rFonts w:asciiTheme="minorHAnsi" w:eastAsiaTheme="minorEastAsia" w:hAnsiTheme="minorHAnsi"/>
          <w:noProof/>
          <w:sz w:val="22"/>
          <w:lang w:val="en-GB" w:eastAsia="en-GB"/>
        </w:rPr>
      </w:pPr>
      <w:ins w:id="15"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"_Toc59567788"</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1.2.1 World phenomena</w:t>
        </w:r>
        <w:r>
          <w:rPr>
            <w:noProof/>
            <w:webHidden/>
          </w:rPr>
          <w:tab/>
        </w:r>
        <w:r>
          <w:rPr>
            <w:noProof/>
            <w:webHidden/>
          </w:rPr>
          <w:fldChar w:fldCharType="begin"/>
        </w:r>
        <w:r>
          <w:rPr>
            <w:noProof/>
            <w:webHidden/>
          </w:rPr>
          <w:instrText xml:space="preserve"> PAGEREF _Toc59567788 \h </w:instrText>
        </w:r>
      </w:ins>
      <w:r>
        <w:rPr>
          <w:noProof/>
          <w:webHidden/>
        </w:rPr>
      </w:r>
      <w:r>
        <w:rPr>
          <w:noProof/>
          <w:webHidden/>
        </w:rPr>
        <w:fldChar w:fldCharType="separate"/>
      </w:r>
      <w:ins w:id="16" w:author="Marco Petri" w:date="2020-12-22T22:16:00Z">
        <w:r>
          <w:rPr>
            <w:noProof/>
            <w:webHidden/>
          </w:rPr>
          <w:t>3</w:t>
        </w:r>
        <w:r>
          <w:rPr>
            <w:noProof/>
            <w:webHidden/>
          </w:rPr>
          <w:fldChar w:fldCharType="end"/>
        </w:r>
        <w:r w:rsidRPr="00023BEC">
          <w:rPr>
            <w:rStyle w:val="Hyperlink"/>
            <w:noProof/>
          </w:rPr>
          <w:fldChar w:fldCharType="end"/>
        </w:r>
      </w:ins>
    </w:p>
    <w:p w14:paraId="36390DBB" w14:textId="50780071" w:rsidR="001B01AB" w:rsidRDefault="001B01AB">
      <w:pPr>
        <w:pStyle w:val="TOC3"/>
        <w:rPr>
          <w:ins w:id="17" w:author="Marco Petri" w:date="2020-12-22T22:16:00Z"/>
          <w:rFonts w:asciiTheme="minorHAnsi" w:eastAsiaTheme="minorEastAsia" w:hAnsiTheme="minorHAnsi"/>
          <w:noProof/>
          <w:sz w:val="22"/>
          <w:lang w:val="en-GB" w:eastAsia="en-GB"/>
        </w:rPr>
      </w:pPr>
      <w:ins w:id="18"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"_Toc59567789"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1.2.2 Shared phenomena</w:t>
        </w:r>
        <w:r>
          <w:rPr>
            <w:noProof/>
            <w:webHidden/>
          </w:rPr>
          <w:tab/>
        </w:r>
        <w:r>
          <w:rPr>
            <w:noProof/>
            <w:webHidden/>
          </w:rPr>
          <w:fldChar w:fldCharType="begin"/>
        </w:r>
        <w:r>
          <w:rPr>
            <w:noProof/>
            <w:webHidden/>
          </w:rPr>
          <w:instrText xml:space="preserve"> PAGEREF _Toc59567789 \h </w:instrText>
        </w:r>
      </w:ins>
      <w:r>
        <w:rPr>
          <w:noProof/>
          <w:webHidden/>
        </w:rPr>
      </w:r>
      <w:r>
        <w:rPr>
          <w:noProof/>
          <w:webHidden/>
        </w:rPr>
        <w:fldChar w:fldCharType="separate"/>
      </w:r>
      <w:ins w:id="19" w:author="Marco Petri" w:date="2020-12-22T22:16:00Z">
        <w:r>
          <w:rPr>
            <w:noProof/>
            <w:webHidden/>
          </w:rPr>
          <w:t>3</w:t>
        </w:r>
        <w:r>
          <w:rPr>
            <w:noProof/>
            <w:webHidden/>
          </w:rPr>
          <w:fldChar w:fldCharType="end"/>
        </w:r>
        <w:r w:rsidRPr="00023BEC">
          <w:rPr>
            <w:rStyle w:val="Hyperlink"/>
            <w:noProof/>
          </w:rPr>
          <w:fldChar w:fldCharType="end"/>
        </w:r>
      </w:ins>
    </w:p>
    <w:p w14:paraId="45D0896A" w14:textId="4F91DC3B" w:rsidR="001B01AB" w:rsidRDefault="001B01AB">
      <w:pPr>
        <w:pStyle w:val="TOC2"/>
        <w:rPr>
          <w:ins w:id="20" w:author="Marco Petri" w:date="2020-12-22T22:16:00Z"/>
          <w:rFonts w:asciiTheme="minorHAnsi" w:eastAsiaTheme="minorEastAsia" w:hAnsiTheme="minorHAnsi"/>
          <w:noProof/>
          <w:sz w:val="22"/>
          <w:lang w:val="en-GB" w:eastAsia="en-GB"/>
        </w:rPr>
      </w:pPr>
      <w:ins w:id="21"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"_Toc59567790"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1.3 Definitions, acronyms and abbreviations</w:t>
        </w:r>
        <w:r>
          <w:rPr>
            <w:noProof/>
            <w:webHidden/>
          </w:rPr>
          <w:tab/>
        </w:r>
        <w:r>
          <w:rPr>
            <w:noProof/>
            <w:webHidden/>
          </w:rPr>
          <w:fldChar w:fldCharType="begin"/>
        </w:r>
        <w:r>
          <w:rPr>
            <w:noProof/>
            <w:webHidden/>
          </w:rPr>
          <w:instrText xml:space="preserve"> PAGEREF _Toc59567790 \h </w:instrText>
        </w:r>
      </w:ins>
      <w:r>
        <w:rPr>
          <w:noProof/>
          <w:webHidden/>
        </w:rPr>
      </w:r>
      <w:r>
        <w:rPr>
          <w:noProof/>
          <w:webHidden/>
        </w:rPr>
        <w:fldChar w:fldCharType="separate"/>
      </w:r>
      <w:ins w:id="22" w:author="Marco Petri" w:date="2020-12-22T22:16:00Z">
        <w:r>
          <w:rPr>
            <w:noProof/>
            <w:webHidden/>
          </w:rPr>
          <w:t>5</w:t>
        </w:r>
        <w:r>
          <w:rPr>
            <w:noProof/>
            <w:webHidden/>
          </w:rPr>
          <w:fldChar w:fldCharType="end"/>
        </w:r>
        <w:r w:rsidRPr="00023BEC">
          <w:rPr>
            <w:rStyle w:val="Hyperlink"/>
            <w:noProof/>
          </w:rPr>
          <w:fldChar w:fldCharType="end"/>
        </w:r>
      </w:ins>
    </w:p>
    <w:p w14:paraId="6C34871D" w14:textId="0B73D26B" w:rsidR="001B01AB" w:rsidRDefault="001B01AB">
      <w:pPr>
        <w:pStyle w:val="TOC2"/>
        <w:rPr>
          <w:ins w:id="23" w:author="Marco Petri" w:date="2020-12-22T22:16:00Z"/>
          <w:rFonts w:asciiTheme="minorHAnsi" w:eastAsiaTheme="minorEastAsia" w:hAnsiTheme="minorHAnsi"/>
          <w:noProof/>
          <w:sz w:val="22"/>
          <w:lang w:val="en-GB" w:eastAsia="en-GB"/>
        </w:rPr>
      </w:pPr>
      <w:ins w:id="24"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"_Toc59567791"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1.4 Revision history</w:t>
        </w:r>
        <w:r>
          <w:rPr>
            <w:noProof/>
            <w:webHidden/>
          </w:rPr>
          <w:tab/>
        </w:r>
        <w:r>
          <w:rPr>
            <w:noProof/>
            <w:webHidden/>
          </w:rPr>
          <w:fldChar w:fldCharType="begin"/>
        </w:r>
        <w:r>
          <w:rPr>
            <w:noProof/>
            <w:webHidden/>
          </w:rPr>
          <w:instrText xml:space="preserve"> PAGEREF _Toc59567791 \h </w:instrText>
        </w:r>
      </w:ins>
      <w:r>
        <w:rPr>
          <w:noProof/>
          <w:webHidden/>
        </w:rPr>
      </w:r>
      <w:r>
        <w:rPr>
          <w:noProof/>
          <w:webHidden/>
        </w:rPr>
        <w:fldChar w:fldCharType="separate"/>
      </w:r>
      <w:ins w:id="25" w:author="Marco Petri" w:date="2020-12-22T22:16:00Z">
        <w:r>
          <w:rPr>
            <w:noProof/>
            <w:webHidden/>
          </w:rPr>
          <w:t>6</w:t>
        </w:r>
        <w:r>
          <w:rPr>
            <w:noProof/>
            <w:webHidden/>
          </w:rPr>
          <w:fldChar w:fldCharType="end"/>
        </w:r>
        <w:r w:rsidRPr="00023BEC">
          <w:rPr>
            <w:rStyle w:val="Hyperlink"/>
            <w:noProof/>
          </w:rPr>
          <w:fldChar w:fldCharType="end"/>
        </w:r>
      </w:ins>
    </w:p>
    <w:p w14:paraId="36305B0C" w14:textId="018D3CE6" w:rsidR="001B01AB" w:rsidRDefault="001B01AB">
      <w:pPr>
        <w:pStyle w:val="TOC2"/>
        <w:rPr>
          <w:ins w:id="26" w:author="Marco Petri" w:date="2020-12-22T22:16:00Z"/>
          <w:rFonts w:asciiTheme="minorHAnsi" w:eastAsiaTheme="minorEastAsia" w:hAnsiTheme="minorHAnsi"/>
          <w:noProof/>
          <w:sz w:val="22"/>
          <w:lang w:val="en-GB" w:eastAsia="en-GB"/>
        </w:rPr>
      </w:pPr>
      <w:ins w:id="27"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"_Toc59567799"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1.5 Document structure</w:t>
        </w:r>
        <w:r>
          <w:rPr>
            <w:noProof/>
            <w:webHidden/>
          </w:rPr>
          <w:tab/>
        </w:r>
        <w:r>
          <w:rPr>
            <w:noProof/>
            <w:webHidden/>
          </w:rPr>
          <w:fldChar w:fldCharType="begin"/>
        </w:r>
        <w:r>
          <w:rPr>
            <w:noProof/>
            <w:webHidden/>
          </w:rPr>
          <w:instrText xml:space="preserve"> PAGEREF _Toc59567799 \h </w:instrText>
        </w:r>
      </w:ins>
      <w:r>
        <w:rPr>
          <w:noProof/>
          <w:webHidden/>
        </w:rPr>
      </w:r>
      <w:r>
        <w:rPr>
          <w:noProof/>
          <w:webHidden/>
        </w:rPr>
        <w:fldChar w:fldCharType="separate"/>
      </w:r>
      <w:ins w:id="28" w:author="Marco Petri" w:date="2020-12-22T22:16:00Z">
        <w:r>
          <w:rPr>
            <w:noProof/>
            <w:webHidden/>
          </w:rPr>
          <w:t>7</w:t>
        </w:r>
        <w:r>
          <w:rPr>
            <w:noProof/>
            <w:webHidden/>
          </w:rPr>
          <w:fldChar w:fldCharType="end"/>
        </w:r>
        <w:r w:rsidRPr="00023BEC">
          <w:rPr>
            <w:rStyle w:val="Hyperlink"/>
            <w:noProof/>
          </w:rPr>
          <w:fldChar w:fldCharType="end"/>
        </w:r>
      </w:ins>
    </w:p>
    <w:p w14:paraId="7821AA68" w14:textId="640BAC72" w:rsidR="001B01AB" w:rsidRDefault="001B01AB">
      <w:pPr>
        <w:pStyle w:val="TOC1"/>
        <w:rPr>
          <w:ins w:id="29" w:author="Marco Petri" w:date="2020-12-22T22:16:00Z"/>
          <w:rFonts w:asciiTheme="minorHAnsi" w:eastAsiaTheme="minorEastAsia" w:hAnsiTheme="minorHAnsi"/>
          <w:b w:val="0"/>
          <w:smallCaps w:val="0"/>
          <w:noProof/>
          <w:sz w:val="22"/>
          <w:lang w:val="en-GB" w:eastAsia="en-GB"/>
        </w:rPr>
      </w:pPr>
      <w:ins w:id="30"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Part 2: Overall description</w:t>
        </w:r>
        <w:r>
          <w:rPr>
            <w:noProof/>
            <w:webHidden/>
          </w:rPr>
          <w:tab/>
        </w:r>
        <w:r>
          <w:rPr>
            <w:noProof/>
            <w:webHidden/>
          </w:rPr>
          <w:fldChar w:fldCharType="begin"/>
        </w:r>
        <w:r>
          <w:rPr>
            <w:noProof/>
            <w:webHidden/>
          </w:rPr>
          <w:instrText xml:space="preserve"> PAGEREF _Toc59567800 \h </w:instrText>
        </w:r>
      </w:ins>
      <w:r>
        <w:rPr>
          <w:noProof/>
          <w:webHidden/>
        </w:rPr>
      </w:r>
      <w:r>
        <w:rPr>
          <w:noProof/>
          <w:webHidden/>
        </w:rPr>
        <w:fldChar w:fldCharType="separate"/>
      </w:r>
      <w:ins w:id="31" w:author="Marco Petri" w:date="2020-12-22T22:16:00Z">
        <w:r>
          <w:rPr>
            <w:noProof/>
            <w:webHidden/>
          </w:rPr>
          <w:t>8</w:t>
        </w:r>
        <w:r>
          <w:rPr>
            <w:noProof/>
            <w:webHidden/>
          </w:rPr>
          <w:fldChar w:fldCharType="end"/>
        </w:r>
        <w:r w:rsidRPr="00023BEC">
          <w:rPr>
            <w:rStyle w:val="Hyperlink"/>
            <w:noProof/>
          </w:rPr>
          <w:fldChar w:fldCharType="end"/>
        </w:r>
      </w:ins>
    </w:p>
    <w:p w14:paraId="3E9349D3" w14:textId="6DF5D1E7" w:rsidR="001B01AB" w:rsidRDefault="001B01AB">
      <w:pPr>
        <w:pStyle w:val="TOC2"/>
        <w:rPr>
          <w:ins w:id="32" w:author="Marco Petri" w:date="2020-12-22T22:16:00Z"/>
          <w:rFonts w:asciiTheme="minorHAnsi" w:eastAsiaTheme="minorEastAsia" w:hAnsiTheme="minorHAnsi"/>
          <w:noProof/>
          <w:sz w:val="22"/>
          <w:lang w:val="en-GB" w:eastAsia="en-GB"/>
        </w:rPr>
      </w:pPr>
      <w:ins w:id="33"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2.1 Product perspective</w:t>
        </w:r>
        <w:r>
          <w:rPr>
            <w:noProof/>
            <w:webHidden/>
          </w:rPr>
          <w:tab/>
        </w:r>
        <w:r>
          <w:rPr>
            <w:noProof/>
            <w:webHidden/>
          </w:rPr>
          <w:fldChar w:fldCharType="begin"/>
        </w:r>
        <w:r>
          <w:rPr>
            <w:noProof/>
            <w:webHidden/>
          </w:rPr>
          <w:instrText xml:space="preserve"> PAGEREF _Toc59567801 \h </w:instrText>
        </w:r>
      </w:ins>
      <w:r>
        <w:rPr>
          <w:noProof/>
          <w:webHidden/>
        </w:rPr>
      </w:r>
      <w:r>
        <w:rPr>
          <w:noProof/>
          <w:webHidden/>
        </w:rPr>
        <w:fldChar w:fldCharType="separate"/>
      </w:r>
      <w:ins w:id="34" w:author="Marco Petri" w:date="2020-12-22T22:16:00Z">
        <w:r>
          <w:rPr>
            <w:noProof/>
            <w:webHidden/>
          </w:rPr>
          <w:t>8</w:t>
        </w:r>
        <w:r>
          <w:rPr>
            <w:noProof/>
            <w:webHidden/>
          </w:rPr>
          <w:fldChar w:fldCharType="end"/>
        </w:r>
        <w:r w:rsidRPr="00023BEC">
          <w:rPr>
            <w:rStyle w:val="Hyperlink"/>
            <w:noProof/>
          </w:rPr>
          <w:fldChar w:fldCharType="end"/>
        </w:r>
      </w:ins>
    </w:p>
    <w:p w14:paraId="3383E8D0" w14:textId="3CC1E50B" w:rsidR="001B01AB" w:rsidRDefault="001B01AB">
      <w:pPr>
        <w:pStyle w:val="TOC2"/>
        <w:rPr>
          <w:ins w:id="35" w:author="Marco Petri" w:date="2020-12-22T22:16:00Z"/>
          <w:rFonts w:asciiTheme="minorHAnsi" w:eastAsiaTheme="minorEastAsia" w:hAnsiTheme="minorHAnsi"/>
          <w:noProof/>
          <w:sz w:val="22"/>
          <w:lang w:val="en-GB" w:eastAsia="en-GB"/>
        </w:rPr>
      </w:pPr>
      <w:ins w:id="36"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"_Toc59567802"</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2.2 Product functions</w:t>
        </w:r>
        <w:r>
          <w:rPr>
            <w:noProof/>
            <w:webHidden/>
          </w:rPr>
          <w:tab/>
        </w:r>
        <w:r>
          <w:rPr>
            <w:noProof/>
            <w:webHidden/>
          </w:rPr>
          <w:fldChar w:fldCharType="begin"/>
        </w:r>
        <w:r>
          <w:rPr>
            <w:noProof/>
            <w:webHidden/>
          </w:rPr>
          <w:instrText xml:space="preserve"> PAGEREF _Toc59567802 \h </w:instrText>
        </w:r>
      </w:ins>
      <w:r>
        <w:rPr>
          <w:noProof/>
          <w:webHidden/>
        </w:rPr>
      </w:r>
      <w:r>
        <w:rPr>
          <w:noProof/>
          <w:webHidden/>
        </w:rPr>
        <w:fldChar w:fldCharType="separate"/>
      </w:r>
      <w:ins w:id="37" w:author="Marco Petri" w:date="2020-12-22T22:16:00Z">
        <w:r>
          <w:rPr>
            <w:noProof/>
            <w:webHidden/>
          </w:rPr>
          <w:t>14</w:t>
        </w:r>
        <w:r>
          <w:rPr>
            <w:noProof/>
            <w:webHidden/>
          </w:rPr>
          <w:fldChar w:fldCharType="end"/>
        </w:r>
        <w:r w:rsidRPr="00023BEC">
          <w:rPr>
            <w:rStyle w:val="Hyperlink"/>
            <w:noProof/>
          </w:rPr>
          <w:fldChar w:fldCharType="end"/>
        </w:r>
      </w:ins>
    </w:p>
    <w:p w14:paraId="66874023" w14:textId="2D6361F5" w:rsidR="001B01AB" w:rsidRDefault="001B01AB">
      <w:pPr>
        <w:pStyle w:val="TOC2"/>
        <w:rPr>
          <w:ins w:id="38" w:author="Marco Petri" w:date="2020-12-22T22:16:00Z"/>
          <w:rFonts w:asciiTheme="minorHAnsi" w:eastAsiaTheme="minorEastAsia" w:hAnsiTheme="minorHAnsi"/>
          <w:noProof/>
          <w:sz w:val="22"/>
          <w:lang w:val="en-GB" w:eastAsia="en-GB"/>
        </w:rPr>
      </w:pPr>
      <w:ins w:id="39"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"_Toc59567803"</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2.3 User characteristics</w:t>
        </w:r>
        <w:r>
          <w:rPr>
            <w:noProof/>
            <w:webHidden/>
          </w:rPr>
          <w:tab/>
        </w:r>
        <w:r>
          <w:rPr>
            <w:noProof/>
            <w:webHidden/>
          </w:rPr>
          <w:fldChar w:fldCharType="begin"/>
        </w:r>
        <w:r>
          <w:rPr>
            <w:noProof/>
            <w:webHidden/>
          </w:rPr>
          <w:instrText xml:space="preserve"> PAGEREF _Toc59567803 \h </w:instrText>
        </w:r>
      </w:ins>
      <w:r>
        <w:rPr>
          <w:noProof/>
          <w:webHidden/>
        </w:rPr>
      </w:r>
      <w:r>
        <w:rPr>
          <w:noProof/>
          <w:webHidden/>
        </w:rPr>
        <w:fldChar w:fldCharType="separate"/>
      </w:r>
      <w:ins w:id="40" w:author="Marco Petri" w:date="2020-12-22T22:16:00Z">
        <w:r>
          <w:rPr>
            <w:noProof/>
            <w:webHidden/>
          </w:rPr>
          <w:t>16</w:t>
        </w:r>
        <w:r>
          <w:rPr>
            <w:noProof/>
            <w:webHidden/>
          </w:rPr>
          <w:fldChar w:fldCharType="end"/>
        </w:r>
        <w:r w:rsidRPr="00023BEC">
          <w:rPr>
            <w:rStyle w:val="Hyperlink"/>
            <w:noProof/>
          </w:rPr>
          <w:fldChar w:fldCharType="end"/>
        </w:r>
      </w:ins>
    </w:p>
    <w:p w14:paraId="6DB470FA" w14:textId="37E2E555" w:rsidR="001B01AB" w:rsidRDefault="001B01AB">
      <w:pPr>
        <w:pStyle w:val="TOC2"/>
        <w:rPr>
          <w:ins w:id="41" w:author="Marco Petri" w:date="2020-12-22T22:16:00Z"/>
          <w:rFonts w:asciiTheme="minorHAnsi" w:eastAsiaTheme="minorEastAsia" w:hAnsiTheme="minorHAnsi"/>
          <w:noProof/>
          <w:sz w:val="22"/>
          <w:lang w:val="en-GB" w:eastAsia="en-GB"/>
        </w:rPr>
      </w:pPr>
      <w:ins w:id="42"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"_Toc59567804"</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2.4 Assumptions, dependencies and constraints</w:t>
        </w:r>
        <w:r>
          <w:rPr>
            <w:noProof/>
            <w:webHidden/>
          </w:rPr>
          <w:tab/>
        </w:r>
        <w:r>
          <w:rPr>
            <w:noProof/>
            <w:webHidden/>
          </w:rPr>
          <w:fldChar w:fldCharType="begin"/>
        </w:r>
        <w:r>
          <w:rPr>
            <w:noProof/>
            <w:webHidden/>
          </w:rPr>
          <w:instrText xml:space="preserve"> PAGEREF _Toc59567804 \h </w:instrText>
        </w:r>
      </w:ins>
      <w:r>
        <w:rPr>
          <w:noProof/>
          <w:webHidden/>
        </w:rPr>
      </w:r>
      <w:r>
        <w:rPr>
          <w:noProof/>
          <w:webHidden/>
        </w:rPr>
        <w:fldChar w:fldCharType="separate"/>
      </w:r>
      <w:ins w:id="43" w:author="Marco Petri" w:date="2020-12-22T22:16:00Z">
        <w:r>
          <w:rPr>
            <w:noProof/>
            <w:webHidden/>
          </w:rPr>
          <w:t>17</w:t>
        </w:r>
        <w:r>
          <w:rPr>
            <w:noProof/>
            <w:webHidden/>
          </w:rPr>
          <w:fldChar w:fldCharType="end"/>
        </w:r>
        <w:r w:rsidRPr="00023BEC">
          <w:rPr>
            <w:rStyle w:val="Hyperlink"/>
            <w:noProof/>
          </w:rPr>
          <w:fldChar w:fldCharType="end"/>
        </w:r>
      </w:ins>
    </w:p>
    <w:p w14:paraId="3E5F2719" w14:textId="328F2B6F" w:rsidR="001B01AB" w:rsidRDefault="001B01AB">
      <w:pPr>
        <w:pStyle w:val="TOC1"/>
        <w:rPr>
          <w:ins w:id="44" w:author="Marco Petri" w:date="2020-12-22T22:16:00Z"/>
          <w:rFonts w:asciiTheme="minorHAnsi" w:eastAsiaTheme="minorEastAsia" w:hAnsiTheme="minorHAnsi"/>
          <w:b w:val="0"/>
          <w:smallCaps w:val="0"/>
          <w:noProof/>
          <w:sz w:val="22"/>
          <w:lang w:val="en-GB" w:eastAsia="en-GB"/>
        </w:rPr>
      </w:pPr>
      <w:ins w:id="45"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"_Toc59567805"</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Part 3: Specific requirements</w:t>
        </w:r>
        <w:r>
          <w:rPr>
            <w:noProof/>
            <w:webHidden/>
          </w:rPr>
          <w:tab/>
        </w:r>
        <w:r>
          <w:rPr>
            <w:noProof/>
            <w:webHidden/>
          </w:rPr>
          <w:fldChar w:fldCharType="begin"/>
        </w:r>
        <w:r>
          <w:rPr>
            <w:noProof/>
            <w:webHidden/>
          </w:rPr>
          <w:instrText xml:space="preserve"> PAGEREF _Toc59567805 \h </w:instrText>
        </w:r>
      </w:ins>
      <w:r>
        <w:rPr>
          <w:noProof/>
          <w:webHidden/>
        </w:rPr>
      </w:r>
      <w:r>
        <w:rPr>
          <w:noProof/>
          <w:webHidden/>
        </w:rPr>
        <w:fldChar w:fldCharType="separate"/>
      </w:r>
      <w:ins w:id="46" w:author="Marco Petri" w:date="2020-12-22T22:16:00Z">
        <w:r>
          <w:rPr>
            <w:noProof/>
            <w:webHidden/>
          </w:rPr>
          <w:t>18</w:t>
        </w:r>
        <w:r>
          <w:rPr>
            <w:noProof/>
            <w:webHidden/>
          </w:rPr>
          <w:fldChar w:fldCharType="end"/>
        </w:r>
        <w:r w:rsidRPr="00023BEC">
          <w:rPr>
            <w:rStyle w:val="Hyperlink"/>
            <w:noProof/>
          </w:rPr>
          <w:fldChar w:fldCharType="end"/>
        </w:r>
      </w:ins>
    </w:p>
    <w:p w14:paraId="636BC2B8" w14:textId="6F9E86DF" w:rsidR="001B01AB" w:rsidRDefault="001B01AB">
      <w:pPr>
        <w:pStyle w:val="TOC2"/>
        <w:rPr>
          <w:ins w:id="47" w:author="Marco Petri" w:date="2020-12-22T22:16:00Z"/>
          <w:rFonts w:asciiTheme="minorHAnsi" w:eastAsiaTheme="minorEastAsia" w:hAnsiTheme="minorHAnsi"/>
          <w:noProof/>
          <w:sz w:val="22"/>
          <w:lang w:val="en-GB" w:eastAsia="en-GB"/>
        </w:rPr>
      </w:pPr>
      <w:ins w:id="48"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"_Toc59567806"</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3.1 External interface requirements</w:t>
        </w:r>
        <w:r>
          <w:rPr>
            <w:noProof/>
            <w:webHidden/>
          </w:rPr>
          <w:tab/>
        </w:r>
        <w:r>
          <w:rPr>
            <w:noProof/>
            <w:webHidden/>
          </w:rPr>
          <w:fldChar w:fldCharType="begin"/>
        </w:r>
        <w:r>
          <w:rPr>
            <w:noProof/>
            <w:webHidden/>
          </w:rPr>
          <w:instrText xml:space="preserve"> PAGEREF _Toc59567806 \h </w:instrText>
        </w:r>
      </w:ins>
      <w:r>
        <w:rPr>
          <w:noProof/>
          <w:webHidden/>
        </w:rPr>
      </w:r>
      <w:r>
        <w:rPr>
          <w:noProof/>
          <w:webHidden/>
        </w:rPr>
        <w:fldChar w:fldCharType="separate"/>
      </w:r>
      <w:ins w:id="49" w:author="Marco Petri" w:date="2020-12-22T22:16:00Z">
        <w:r>
          <w:rPr>
            <w:noProof/>
            <w:webHidden/>
          </w:rPr>
          <w:t>18</w:t>
        </w:r>
        <w:r>
          <w:rPr>
            <w:noProof/>
            <w:webHidden/>
          </w:rPr>
          <w:fldChar w:fldCharType="end"/>
        </w:r>
        <w:r w:rsidRPr="00023BEC">
          <w:rPr>
            <w:rStyle w:val="Hyperlink"/>
            <w:noProof/>
          </w:rPr>
          <w:fldChar w:fldCharType="end"/>
        </w:r>
      </w:ins>
    </w:p>
    <w:p w14:paraId="381A087A" w14:textId="342468F1" w:rsidR="001B01AB" w:rsidRDefault="001B01AB">
      <w:pPr>
        <w:pStyle w:val="TOC3"/>
        <w:rPr>
          <w:ins w:id="50" w:author="Marco Petri" w:date="2020-12-22T22:16:00Z"/>
          <w:rFonts w:asciiTheme="minorHAnsi" w:eastAsiaTheme="minorEastAsia" w:hAnsiTheme="minorHAnsi"/>
          <w:noProof/>
          <w:sz w:val="22"/>
          <w:lang w:val="en-GB" w:eastAsia="en-GB"/>
        </w:rPr>
      </w:pPr>
      <w:ins w:id="51"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"_Toc59567807"</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3.1.1 User interfaces</w:t>
        </w:r>
        <w:r>
          <w:rPr>
            <w:noProof/>
            <w:webHidden/>
          </w:rPr>
          <w:tab/>
        </w:r>
        <w:r>
          <w:rPr>
            <w:noProof/>
            <w:webHidden/>
          </w:rPr>
          <w:fldChar w:fldCharType="begin"/>
        </w:r>
        <w:r>
          <w:rPr>
            <w:noProof/>
            <w:webHidden/>
          </w:rPr>
          <w:instrText xml:space="preserve"> PAGEREF _Toc59567807 \h </w:instrText>
        </w:r>
      </w:ins>
      <w:r>
        <w:rPr>
          <w:noProof/>
          <w:webHidden/>
        </w:rPr>
      </w:r>
      <w:r>
        <w:rPr>
          <w:noProof/>
          <w:webHidden/>
        </w:rPr>
        <w:fldChar w:fldCharType="separate"/>
      </w:r>
      <w:ins w:id="52" w:author="Marco Petri" w:date="2020-12-22T22:16:00Z">
        <w:r>
          <w:rPr>
            <w:noProof/>
            <w:webHidden/>
          </w:rPr>
          <w:t>18</w:t>
        </w:r>
        <w:r>
          <w:rPr>
            <w:noProof/>
            <w:webHidden/>
          </w:rPr>
          <w:fldChar w:fldCharType="end"/>
        </w:r>
        <w:r w:rsidRPr="00023BEC">
          <w:rPr>
            <w:rStyle w:val="Hyperlink"/>
            <w:noProof/>
          </w:rPr>
          <w:fldChar w:fldCharType="end"/>
        </w:r>
      </w:ins>
    </w:p>
    <w:p w14:paraId="59C3FEEB" w14:textId="560F30CB" w:rsidR="001B01AB" w:rsidRDefault="001B01AB">
      <w:pPr>
        <w:pStyle w:val="TOC3"/>
        <w:rPr>
          <w:ins w:id="53" w:author="Marco Petri" w:date="2020-12-22T22:16:00Z"/>
          <w:rFonts w:asciiTheme="minorHAnsi" w:eastAsiaTheme="minorEastAsia" w:hAnsiTheme="minorHAnsi"/>
          <w:noProof/>
          <w:sz w:val="22"/>
          <w:lang w:val="en-GB" w:eastAsia="en-GB"/>
        </w:rPr>
      </w:pPr>
      <w:ins w:id="54"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"_Toc59567808"</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3.1.2 Hardware interfaces</w:t>
        </w:r>
        <w:r>
          <w:rPr>
            <w:noProof/>
            <w:webHidden/>
          </w:rPr>
          <w:tab/>
        </w:r>
        <w:r>
          <w:rPr>
            <w:noProof/>
            <w:webHidden/>
          </w:rPr>
          <w:fldChar w:fldCharType="begin"/>
        </w:r>
        <w:r>
          <w:rPr>
            <w:noProof/>
            <w:webHidden/>
          </w:rPr>
          <w:instrText xml:space="preserve"> PAGEREF _Toc59567808 \h </w:instrText>
        </w:r>
      </w:ins>
      <w:r>
        <w:rPr>
          <w:noProof/>
          <w:webHidden/>
        </w:rPr>
      </w:r>
      <w:r>
        <w:rPr>
          <w:noProof/>
          <w:webHidden/>
        </w:rPr>
        <w:fldChar w:fldCharType="separate"/>
      </w:r>
      <w:ins w:id="55" w:author="Marco Petri" w:date="2020-12-22T22:16:00Z">
        <w:r>
          <w:rPr>
            <w:noProof/>
            <w:webHidden/>
          </w:rPr>
          <w:t>21</w:t>
        </w:r>
        <w:r>
          <w:rPr>
            <w:noProof/>
            <w:webHidden/>
          </w:rPr>
          <w:fldChar w:fldCharType="end"/>
        </w:r>
        <w:r w:rsidRPr="00023BEC">
          <w:rPr>
            <w:rStyle w:val="Hyperlink"/>
            <w:noProof/>
          </w:rPr>
          <w:fldChar w:fldCharType="end"/>
        </w:r>
      </w:ins>
    </w:p>
    <w:p w14:paraId="4F176BF7" w14:textId="6D4FB794" w:rsidR="001B01AB" w:rsidRDefault="001B01AB">
      <w:pPr>
        <w:pStyle w:val="TOC3"/>
        <w:rPr>
          <w:ins w:id="56" w:author="Marco Petri" w:date="2020-12-22T22:16:00Z"/>
          <w:rFonts w:asciiTheme="minorHAnsi" w:eastAsiaTheme="minorEastAsia" w:hAnsiTheme="minorHAnsi"/>
          <w:noProof/>
          <w:sz w:val="22"/>
          <w:lang w:val="en-GB" w:eastAsia="en-GB"/>
        </w:rPr>
      </w:pPr>
      <w:ins w:id="57"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"_Toc59567809"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3.1.3 Software interfaces</w:t>
        </w:r>
        <w:r>
          <w:rPr>
            <w:noProof/>
            <w:webHidden/>
          </w:rPr>
          <w:tab/>
        </w:r>
        <w:r>
          <w:rPr>
            <w:noProof/>
            <w:webHidden/>
          </w:rPr>
          <w:fldChar w:fldCharType="begin"/>
        </w:r>
        <w:r>
          <w:rPr>
            <w:noProof/>
            <w:webHidden/>
          </w:rPr>
          <w:instrText xml:space="preserve"> PAGEREF _Toc59567809 \h </w:instrText>
        </w:r>
      </w:ins>
      <w:r>
        <w:rPr>
          <w:noProof/>
          <w:webHidden/>
        </w:rPr>
      </w:r>
      <w:r>
        <w:rPr>
          <w:noProof/>
          <w:webHidden/>
        </w:rPr>
        <w:fldChar w:fldCharType="separate"/>
      </w:r>
      <w:ins w:id="58" w:author="Marco Petri" w:date="2020-12-22T22:16:00Z">
        <w:r>
          <w:rPr>
            <w:noProof/>
            <w:webHidden/>
          </w:rPr>
          <w:t>21</w:t>
        </w:r>
        <w:r>
          <w:rPr>
            <w:noProof/>
            <w:webHidden/>
          </w:rPr>
          <w:fldChar w:fldCharType="end"/>
        </w:r>
        <w:r w:rsidRPr="00023BEC">
          <w:rPr>
            <w:rStyle w:val="Hyperlink"/>
            <w:noProof/>
          </w:rPr>
          <w:fldChar w:fldCharType="end"/>
        </w:r>
      </w:ins>
    </w:p>
    <w:p w14:paraId="5095C077" w14:textId="6BC02F81" w:rsidR="001B01AB" w:rsidRDefault="001B01AB">
      <w:pPr>
        <w:pStyle w:val="TOC3"/>
        <w:rPr>
          <w:ins w:id="59" w:author="Marco Petri" w:date="2020-12-22T22:16:00Z"/>
          <w:rFonts w:asciiTheme="minorHAnsi" w:eastAsiaTheme="minorEastAsia" w:hAnsiTheme="minorHAnsi"/>
          <w:noProof/>
          <w:sz w:val="22"/>
          <w:lang w:val="en-GB" w:eastAsia="en-GB"/>
        </w:rPr>
      </w:pPr>
      <w:ins w:id="60"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3.1.4 Communications interfaces</w:t>
        </w:r>
        <w:r>
          <w:rPr>
            <w:noProof/>
            <w:webHidden/>
          </w:rPr>
          <w:tab/>
        </w:r>
        <w:r>
          <w:rPr>
            <w:noProof/>
            <w:webHidden/>
          </w:rPr>
          <w:fldChar w:fldCharType="begin"/>
        </w:r>
        <w:r>
          <w:rPr>
            <w:noProof/>
            <w:webHidden/>
          </w:rPr>
          <w:instrText xml:space="preserve"> PAGEREF _Toc59567810 \h </w:instrText>
        </w:r>
      </w:ins>
      <w:r>
        <w:rPr>
          <w:noProof/>
          <w:webHidden/>
        </w:rPr>
      </w:r>
      <w:r>
        <w:rPr>
          <w:noProof/>
          <w:webHidden/>
        </w:rPr>
        <w:fldChar w:fldCharType="separate"/>
      </w:r>
      <w:ins w:id="61" w:author="Marco Petri" w:date="2020-12-22T22:16:00Z">
        <w:r>
          <w:rPr>
            <w:noProof/>
            <w:webHidden/>
          </w:rPr>
          <w:t>21</w:t>
        </w:r>
        <w:r>
          <w:rPr>
            <w:noProof/>
            <w:webHidden/>
          </w:rPr>
          <w:fldChar w:fldCharType="end"/>
        </w:r>
        <w:r w:rsidRPr="00023BEC">
          <w:rPr>
            <w:rStyle w:val="Hyperlink"/>
            <w:noProof/>
          </w:rPr>
          <w:fldChar w:fldCharType="end"/>
        </w:r>
      </w:ins>
    </w:p>
    <w:p w14:paraId="1C0577FD" w14:textId="52F82D3A" w:rsidR="001B01AB" w:rsidRDefault="001B01AB">
      <w:pPr>
        <w:pStyle w:val="TOC2"/>
        <w:rPr>
          <w:ins w:id="62" w:author="Marco Petri" w:date="2020-12-22T22:16:00Z"/>
          <w:rFonts w:asciiTheme="minorHAnsi" w:eastAsiaTheme="minorEastAsia" w:hAnsiTheme="minorHAnsi"/>
          <w:noProof/>
          <w:sz w:val="22"/>
          <w:lang w:val="en-GB" w:eastAsia="en-GB"/>
        </w:rPr>
      </w:pPr>
      <w:ins w:id="63"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 Functional requirements</w:t>
        </w:r>
        <w:r>
          <w:rPr>
            <w:noProof/>
            <w:webHidden/>
          </w:rPr>
          <w:tab/>
        </w:r>
        <w:r>
          <w:rPr>
            <w:noProof/>
            <w:webHidden/>
          </w:rPr>
          <w:fldChar w:fldCharType="begin"/>
        </w:r>
        <w:r>
          <w:rPr>
            <w:noProof/>
            <w:webHidden/>
          </w:rPr>
          <w:instrText xml:space="preserve"> PAGEREF _Toc59567811 \h </w:instrText>
        </w:r>
      </w:ins>
      <w:r>
        <w:rPr>
          <w:noProof/>
          <w:webHidden/>
        </w:rPr>
      </w:r>
      <w:r>
        <w:rPr>
          <w:noProof/>
          <w:webHidden/>
        </w:rPr>
        <w:fldChar w:fldCharType="separate"/>
      </w:r>
      <w:ins w:id="64" w:author="Marco Petri" w:date="2020-12-22T22:16:00Z">
        <w:r>
          <w:rPr>
            <w:noProof/>
            <w:webHidden/>
          </w:rPr>
          <w:t>22</w:t>
        </w:r>
        <w:r>
          <w:rPr>
            <w:noProof/>
            <w:webHidden/>
          </w:rPr>
          <w:fldChar w:fldCharType="end"/>
        </w:r>
        <w:r w:rsidRPr="00023BEC">
          <w:rPr>
            <w:rStyle w:val="Hyperlink"/>
            <w:noProof/>
          </w:rPr>
          <w:fldChar w:fldCharType="end"/>
        </w:r>
      </w:ins>
    </w:p>
    <w:p w14:paraId="18D8E7D3" w14:textId="556440CE" w:rsidR="001B01AB" w:rsidRDefault="001B01AB">
      <w:pPr>
        <w:pStyle w:val="TOC3"/>
        <w:rPr>
          <w:ins w:id="65" w:author="Marco Petri" w:date="2020-12-22T22:16:00Z"/>
          <w:rFonts w:asciiTheme="minorHAnsi" w:eastAsiaTheme="minorEastAsia" w:hAnsiTheme="minorHAnsi"/>
          <w:noProof/>
          <w:sz w:val="22"/>
          <w:lang w:val="en-GB" w:eastAsia="en-GB"/>
        </w:rPr>
      </w:pPr>
      <w:ins w:id="66"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"_Toc59567812"</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3.2.1 Mapping between requirements and goals</w:t>
        </w:r>
        <w:r>
          <w:rPr>
            <w:noProof/>
            <w:webHidden/>
          </w:rPr>
          <w:tab/>
        </w:r>
        <w:r>
          <w:rPr>
            <w:noProof/>
            <w:webHidden/>
          </w:rPr>
          <w:fldChar w:fldCharType="begin"/>
        </w:r>
        <w:r>
          <w:rPr>
            <w:noProof/>
            <w:webHidden/>
          </w:rPr>
          <w:instrText xml:space="preserve"> PAGEREF _Toc59567812 \h </w:instrText>
        </w:r>
      </w:ins>
      <w:r>
        <w:rPr>
          <w:noProof/>
          <w:webHidden/>
        </w:rPr>
      </w:r>
      <w:r>
        <w:rPr>
          <w:noProof/>
          <w:webHidden/>
        </w:rPr>
        <w:fldChar w:fldCharType="separate"/>
      </w:r>
      <w:ins w:id="67" w:author="Marco Petri" w:date="2020-12-22T22:16:00Z">
        <w:r>
          <w:rPr>
            <w:noProof/>
            <w:webHidden/>
          </w:rPr>
          <w:t>24</w:t>
        </w:r>
        <w:r>
          <w:rPr>
            <w:noProof/>
            <w:webHidden/>
          </w:rPr>
          <w:fldChar w:fldCharType="end"/>
        </w:r>
        <w:r w:rsidRPr="00023BEC">
          <w:rPr>
            <w:rStyle w:val="Hyperlink"/>
            <w:noProof/>
          </w:rPr>
          <w:fldChar w:fldCharType="end"/>
        </w:r>
      </w:ins>
    </w:p>
    <w:p w14:paraId="544244FF" w14:textId="5E0D953C" w:rsidR="001B01AB" w:rsidRDefault="001B01AB">
      <w:pPr>
        <w:pStyle w:val="TOC3"/>
        <w:rPr>
          <w:ins w:id="68" w:author="Marco Petri" w:date="2020-12-22T22:16:00Z"/>
          <w:rFonts w:asciiTheme="minorHAnsi" w:eastAsiaTheme="minorEastAsia" w:hAnsiTheme="minorHAnsi"/>
          <w:noProof/>
          <w:sz w:val="22"/>
          <w:lang w:val="en-GB" w:eastAsia="en-GB"/>
        </w:rPr>
      </w:pPr>
      <w:ins w:id="69"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"_Toc59567813"</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 Use cases</w:t>
        </w:r>
        <w:r>
          <w:rPr>
            <w:noProof/>
            <w:webHidden/>
          </w:rPr>
          <w:tab/>
        </w:r>
        <w:r>
          <w:rPr>
            <w:noProof/>
            <w:webHidden/>
          </w:rPr>
          <w:fldChar w:fldCharType="begin"/>
        </w:r>
        <w:r>
          <w:rPr>
            <w:noProof/>
            <w:webHidden/>
          </w:rPr>
          <w:instrText xml:space="preserve"> PAGEREF _Toc59567813 \h </w:instrText>
        </w:r>
      </w:ins>
      <w:r>
        <w:rPr>
          <w:noProof/>
          <w:webHidden/>
        </w:rPr>
      </w:r>
      <w:r>
        <w:rPr>
          <w:noProof/>
          <w:webHidden/>
        </w:rPr>
        <w:fldChar w:fldCharType="separate"/>
      </w:r>
      <w:ins w:id="70" w:author="Marco Petri" w:date="2020-12-22T22:16:00Z">
        <w:r>
          <w:rPr>
            <w:noProof/>
            <w:webHidden/>
          </w:rPr>
          <w:t>26</w:t>
        </w:r>
        <w:r>
          <w:rPr>
            <w:noProof/>
            <w:webHidden/>
          </w:rPr>
          <w:fldChar w:fldCharType="end"/>
        </w:r>
        <w:r w:rsidRPr="00023BEC">
          <w:rPr>
            <w:rStyle w:val="Hyperlink"/>
            <w:noProof/>
          </w:rPr>
          <w:fldChar w:fldCharType="end"/>
        </w:r>
      </w:ins>
    </w:p>
    <w:p w14:paraId="0D5DBF16" w14:textId="0A230EA1" w:rsidR="001B01AB" w:rsidRDefault="001B01AB">
      <w:pPr>
        <w:pStyle w:val="TOC4"/>
        <w:rPr>
          <w:ins w:id="71" w:author="Marco Petri" w:date="2020-12-22T22:16:00Z"/>
          <w:rFonts w:asciiTheme="minorHAnsi" w:eastAsiaTheme="minorEastAsia" w:hAnsiTheme="minorHAnsi"/>
          <w:noProof/>
          <w:sz w:val="22"/>
          <w:lang w:val="en-GB" w:eastAsia="en-GB"/>
        </w:rPr>
      </w:pPr>
      <w:ins w:id="72"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"_Toc59567814"</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3.2.2.1 Registration</w:t>
        </w:r>
        <w:r>
          <w:rPr>
            <w:noProof/>
            <w:webHidden/>
          </w:rPr>
          <w:tab/>
        </w:r>
        <w:r>
          <w:rPr>
            <w:noProof/>
            <w:webHidden/>
          </w:rPr>
          <w:fldChar w:fldCharType="begin"/>
        </w:r>
        <w:r>
          <w:rPr>
            <w:noProof/>
            <w:webHidden/>
          </w:rPr>
          <w:instrText xml:space="preserve"> PAGEREF _Toc59567814 \h </w:instrText>
        </w:r>
      </w:ins>
      <w:r>
        <w:rPr>
          <w:noProof/>
          <w:webHidden/>
        </w:rPr>
      </w:r>
      <w:r>
        <w:rPr>
          <w:noProof/>
          <w:webHidden/>
        </w:rPr>
        <w:fldChar w:fldCharType="separate"/>
      </w:r>
      <w:ins w:id="73" w:author="Marco Petri" w:date="2020-12-22T22:16:00Z">
        <w:r>
          <w:rPr>
            <w:noProof/>
            <w:webHidden/>
          </w:rPr>
          <w:t>26</w:t>
        </w:r>
        <w:r>
          <w:rPr>
            <w:noProof/>
            <w:webHidden/>
          </w:rPr>
          <w:fldChar w:fldCharType="end"/>
        </w:r>
        <w:r w:rsidRPr="00023BEC">
          <w:rPr>
            <w:rStyle w:val="Hyperlink"/>
            <w:noProof/>
          </w:rPr>
          <w:fldChar w:fldCharType="end"/>
        </w:r>
      </w:ins>
    </w:p>
    <w:p w14:paraId="6078574D" w14:textId="552AA708" w:rsidR="001B01AB" w:rsidRDefault="001B01AB">
      <w:pPr>
        <w:pStyle w:val="TOC4"/>
        <w:rPr>
          <w:ins w:id="74" w:author="Marco Petri" w:date="2020-12-22T22:16:00Z"/>
          <w:rFonts w:asciiTheme="minorHAnsi" w:eastAsiaTheme="minorEastAsia" w:hAnsiTheme="minorHAnsi"/>
          <w:noProof/>
          <w:sz w:val="22"/>
          <w:lang w:val="en-GB" w:eastAsia="en-GB"/>
        </w:rPr>
      </w:pPr>
      <w:ins w:id="75"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"_Toc59567815"</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3.2.2.2 User login</w:t>
        </w:r>
        <w:r>
          <w:rPr>
            <w:noProof/>
            <w:webHidden/>
          </w:rPr>
          <w:tab/>
        </w:r>
        <w:r>
          <w:rPr>
            <w:noProof/>
            <w:webHidden/>
          </w:rPr>
          <w:fldChar w:fldCharType="begin"/>
        </w:r>
        <w:r>
          <w:rPr>
            <w:noProof/>
            <w:webHidden/>
          </w:rPr>
          <w:instrText xml:space="preserve"> PAGEREF _Toc59567815 \h </w:instrText>
        </w:r>
      </w:ins>
      <w:r>
        <w:rPr>
          <w:noProof/>
          <w:webHidden/>
        </w:rPr>
      </w:r>
      <w:r>
        <w:rPr>
          <w:noProof/>
          <w:webHidden/>
        </w:rPr>
        <w:fldChar w:fldCharType="separate"/>
      </w:r>
      <w:ins w:id="76" w:author="Marco Petri" w:date="2020-12-22T22:16:00Z">
        <w:r>
          <w:rPr>
            <w:noProof/>
            <w:webHidden/>
          </w:rPr>
          <w:t>27</w:t>
        </w:r>
        <w:r>
          <w:rPr>
            <w:noProof/>
            <w:webHidden/>
          </w:rPr>
          <w:fldChar w:fldCharType="end"/>
        </w:r>
        <w:r w:rsidRPr="00023BEC">
          <w:rPr>
            <w:rStyle w:val="Hyperlink"/>
            <w:noProof/>
          </w:rPr>
          <w:fldChar w:fldCharType="end"/>
        </w:r>
      </w:ins>
    </w:p>
    <w:p w14:paraId="03BA1A8A" w14:textId="2D9B0AFF" w:rsidR="001B01AB" w:rsidRDefault="001B01AB">
      <w:pPr>
        <w:pStyle w:val="TOC4"/>
        <w:rPr>
          <w:ins w:id="77" w:author="Marco Petri" w:date="2020-12-22T22:16:00Z"/>
          <w:rFonts w:asciiTheme="minorHAnsi" w:eastAsiaTheme="minorEastAsia" w:hAnsiTheme="minorHAnsi"/>
          <w:noProof/>
          <w:sz w:val="22"/>
          <w:lang w:val="en-GB" w:eastAsia="en-GB"/>
        </w:rPr>
      </w:pPr>
      <w:ins w:id="78"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"_Toc59567816"</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3.2.2.3 Store manager sets parameters</w:t>
        </w:r>
        <w:r>
          <w:rPr>
            <w:noProof/>
            <w:webHidden/>
          </w:rPr>
          <w:tab/>
        </w:r>
        <w:r>
          <w:rPr>
            <w:noProof/>
            <w:webHidden/>
          </w:rPr>
          <w:fldChar w:fldCharType="begin"/>
        </w:r>
        <w:r>
          <w:rPr>
            <w:noProof/>
            <w:webHidden/>
          </w:rPr>
          <w:instrText xml:space="preserve"> PAGEREF _Toc59567816 \h </w:instrText>
        </w:r>
      </w:ins>
      <w:r>
        <w:rPr>
          <w:noProof/>
          <w:webHidden/>
        </w:rPr>
      </w:r>
      <w:r>
        <w:rPr>
          <w:noProof/>
          <w:webHidden/>
        </w:rPr>
        <w:fldChar w:fldCharType="separate"/>
      </w:r>
      <w:ins w:id="79" w:author="Marco Petri" w:date="2020-12-22T22:16:00Z">
        <w:r>
          <w:rPr>
            <w:noProof/>
            <w:webHidden/>
          </w:rPr>
          <w:t>27</w:t>
        </w:r>
        <w:r>
          <w:rPr>
            <w:noProof/>
            <w:webHidden/>
          </w:rPr>
          <w:fldChar w:fldCharType="end"/>
        </w:r>
        <w:r w:rsidRPr="00023BEC">
          <w:rPr>
            <w:rStyle w:val="Hyperlink"/>
            <w:noProof/>
          </w:rPr>
          <w:fldChar w:fldCharType="end"/>
        </w:r>
      </w:ins>
    </w:p>
    <w:p w14:paraId="1598D363" w14:textId="1F8987BC" w:rsidR="001B01AB" w:rsidRDefault="001B01AB">
      <w:pPr>
        <w:pStyle w:val="TOC4"/>
        <w:rPr>
          <w:ins w:id="80" w:author="Marco Petri" w:date="2020-12-22T22:16:00Z"/>
          <w:rFonts w:asciiTheme="minorHAnsi" w:eastAsiaTheme="minorEastAsia" w:hAnsiTheme="minorHAnsi"/>
          <w:noProof/>
          <w:sz w:val="22"/>
          <w:lang w:val="en-GB" w:eastAsia="en-GB"/>
        </w:rPr>
      </w:pPr>
      <w:ins w:id="81"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"_Toc59567817"</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3.2.2.4 Notifications</w:t>
        </w:r>
        <w:r>
          <w:rPr>
            <w:noProof/>
            <w:webHidden/>
          </w:rPr>
          <w:tab/>
        </w:r>
        <w:r>
          <w:rPr>
            <w:noProof/>
            <w:webHidden/>
          </w:rPr>
          <w:fldChar w:fldCharType="begin"/>
        </w:r>
        <w:r>
          <w:rPr>
            <w:noProof/>
            <w:webHidden/>
          </w:rPr>
          <w:instrText xml:space="preserve"> PAGEREF _Toc59567817 \h </w:instrText>
        </w:r>
      </w:ins>
      <w:r>
        <w:rPr>
          <w:noProof/>
          <w:webHidden/>
        </w:rPr>
      </w:r>
      <w:r>
        <w:rPr>
          <w:noProof/>
          <w:webHidden/>
        </w:rPr>
        <w:fldChar w:fldCharType="separate"/>
      </w:r>
      <w:ins w:id="82" w:author="Marco Petri" w:date="2020-12-22T22:16:00Z">
        <w:r>
          <w:rPr>
            <w:noProof/>
            <w:webHidden/>
          </w:rPr>
          <w:t>28</w:t>
        </w:r>
        <w:r>
          <w:rPr>
            <w:noProof/>
            <w:webHidden/>
          </w:rPr>
          <w:fldChar w:fldCharType="end"/>
        </w:r>
        <w:r w:rsidRPr="00023BEC">
          <w:rPr>
            <w:rStyle w:val="Hyperlink"/>
            <w:noProof/>
          </w:rPr>
          <w:fldChar w:fldCharType="end"/>
        </w:r>
      </w:ins>
    </w:p>
    <w:p w14:paraId="22F239BC" w14:textId="1F05132B" w:rsidR="001B01AB" w:rsidRDefault="001B01AB">
      <w:pPr>
        <w:pStyle w:val="TOC4"/>
        <w:rPr>
          <w:ins w:id="83" w:author="Marco Petri" w:date="2020-12-22T22:16:00Z"/>
          <w:rFonts w:asciiTheme="minorHAnsi" w:eastAsiaTheme="minorEastAsia" w:hAnsiTheme="minorHAnsi"/>
          <w:noProof/>
          <w:sz w:val="22"/>
          <w:lang w:val="en-GB" w:eastAsia="en-GB"/>
        </w:rPr>
      </w:pPr>
      <w:ins w:id="84"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"_Toc59567818"</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3.2.2.5 Taking a ticket</w:t>
        </w:r>
        <w:r>
          <w:rPr>
            <w:noProof/>
            <w:webHidden/>
          </w:rPr>
          <w:tab/>
        </w:r>
        <w:r>
          <w:rPr>
            <w:noProof/>
            <w:webHidden/>
          </w:rPr>
          <w:fldChar w:fldCharType="begin"/>
        </w:r>
        <w:r>
          <w:rPr>
            <w:noProof/>
            <w:webHidden/>
          </w:rPr>
          <w:instrText xml:space="preserve"> PAGEREF _Toc59567818 \h </w:instrText>
        </w:r>
      </w:ins>
      <w:r>
        <w:rPr>
          <w:noProof/>
          <w:webHidden/>
        </w:rPr>
      </w:r>
      <w:r>
        <w:rPr>
          <w:noProof/>
          <w:webHidden/>
        </w:rPr>
        <w:fldChar w:fldCharType="separate"/>
      </w:r>
      <w:ins w:id="85" w:author="Marco Petri" w:date="2020-12-22T22:16:00Z">
        <w:r>
          <w:rPr>
            <w:noProof/>
            <w:webHidden/>
          </w:rPr>
          <w:t>28</w:t>
        </w:r>
        <w:r>
          <w:rPr>
            <w:noProof/>
            <w:webHidden/>
          </w:rPr>
          <w:fldChar w:fldCharType="end"/>
        </w:r>
        <w:r w:rsidRPr="00023BEC">
          <w:rPr>
            <w:rStyle w:val="Hyperlink"/>
            <w:noProof/>
          </w:rPr>
          <w:fldChar w:fldCharType="end"/>
        </w:r>
      </w:ins>
    </w:p>
    <w:p w14:paraId="419DA0B0" w14:textId="5FFFAD44" w:rsidR="001B01AB" w:rsidRDefault="001B01AB">
      <w:pPr>
        <w:pStyle w:val="TOC4"/>
        <w:rPr>
          <w:ins w:id="86" w:author="Marco Petri" w:date="2020-12-22T22:16:00Z"/>
          <w:rFonts w:asciiTheme="minorHAnsi" w:eastAsiaTheme="minorEastAsia" w:hAnsiTheme="minorHAnsi"/>
          <w:noProof/>
          <w:sz w:val="22"/>
          <w:lang w:val="en-GB" w:eastAsia="en-GB"/>
        </w:rPr>
      </w:pPr>
      <w:ins w:id="87"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"_Toc59567819"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3.2.2.6 QR Code validation</w:t>
        </w:r>
        <w:r>
          <w:rPr>
            <w:noProof/>
            <w:webHidden/>
          </w:rPr>
          <w:tab/>
        </w:r>
        <w:r>
          <w:rPr>
            <w:noProof/>
            <w:webHidden/>
          </w:rPr>
          <w:fldChar w:fldCharType="begin"/>
        </w:r>
        <w:r>
          <w:rPr>
            <w:noProof/>
            <w:webHidden/>
          </w:rPr>
          <w:instrText xml:space="preserve"> PAGEREF _Toc59567819 \h </w:instrText>
        </w:r>
      </w:ins>
      <w:r>
        <w:rPr>
          <w:noProof/>
          <w:webHidden/>
        </w:rPr>
      </w:r>
      <w:r>
        <w:rPr>
          <w:noProof/>
          <w:webHidden/>
        </w:rPr>
        <w:fldChar w:fldCharType="separate"/>
      </w:r>
      <w:ins w:id="88" w:author="Marco Petri" w:date="2020-12-22T22:16:00Z">
        <w:r>
          <w:rPr>
            <w:noProof/>
            <w:webHidden/>
          </w:rPr>
          <w:t>29</w:t>
        </w:r>
        <w:r>
          <w:rPr>
            <w:noProof/>
            <w:webHidden/>
          </w:rPr>
          <w:fldChar w:fldCharType="end"/>
        </w:r>
        <w:r w:rsidRPr="00023BEC">
          <w:rPr>
            <w:rStyle w:val="Hyperlink"/>
            <w:noProof/>
          </w:rPr>
          <w:fldChar w:fldCharType="end"/>
        </w:r>
      </w:ins>
    </w:p>
    <w:p w14:paraId="572A4D0A" w14:textId="1ECDA418" w:rsidR="001B01AB" w:rsidRDefault="001B01AB">
      <w:pPr>
        <w:pStyle w:val="TOC4"/>
        <w:rPr>
          <w:ins w:id="89" w:author="Marco Petri" w:date="2020-12-22T22:16:00Z"/>
          <w:rFonts w:asciiTheme="minorHAnsi" w:eastAsiaTheme="minorEastAsia" w:hAnsiTheme="minorHAnsi"/>
          <w:noProof/>
          <w:sz w:val="22"/>
          <w:lang w:val="en-GB" w:eastAsia="en-GB"/>
        </w:rPr>
      </w:pPr>
      <w:ins w:id="90"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3.2.2.7 Visit booking</w:t>
        </w:r>
        <w:r>
          <w:rPr>
            <w:noProof/>
            <w:webHidden/>
          </w:rPr>
          <w:tab/>
        </w:r>
        <w:r>
          <w:rPr>
            <w:noProof/>
            <w:webHidden/>
          </w:rPr>
          <w:fldChar w:fldCharType="begin"/>
        </w:r>
        <w:r>
          <w:rPr>
            <w:noProof/>
            <w:webHidden/>
          </w:rPr>
          <w:instrText xml:space="preserve"> PAGEREF _Toc59567820 \h </w:instrText>
        </w:r>
      </w:ins>
      <w:r>
        <w:rPr>
          <w:noProof/>
          <w:webHidden/>
        </w:rPr>
      </w:r>
      <w:r>
        <w:rPr>
          <w:noProof/>
          <w:webHidden/>
        </w:rPr>
        <w:fldChar w:fldCharType="separate"/>
      </w:r>
      <w:ins w:id="91" w:author="Marco Petri" w:date="2020-12-22T22:16:00Z">
        <w:r>
          <w:rPr>
            <w:noProof/>
            <w:webHidden/>
          </w:rPr>
          <w:t>29</w:t>
        </w:r>
        <w:r>
          <w:rPr>
            <w:noProof/>
            <w:webHidden/>
          </w:rPr>
          <w:fldChar w:fldCharType="end"/>
        </w:r>
        <w:r w:rsidRPr="00023BEC">
          <w:rPr>
            <w:rStyle w:val="Hyperlink"/>
            <w:noProof/>
          </w:rPr>
          <w:fldChar w:fldCharType="end"/>
        </w:r>
      </w:ins>
    </w:p>
    <w:p w14:paraId="0CDA4EF4" w14:textId="34D06DCA" w:rsidR="001B01AB" w:rsidRDefault="001B01AB">
      <w:pPr>
        <w:pStyle w:val="TOC4"/>
        <w:rPr>
          <w:ins w:id="92" w:author="Marco Petri" w:date="2020-12-22T22:16:00Z"/>
          <w:rFonts w:asciiTheme="minorHAnsi" w:eastAsiaTheme="minorEastAsia" w:hAnsiTheme="minorHAnsi"/>
          <w:noProof/>
          <w:sz w:val="22"/>
          <w:lang w:val="en-GB" w:eastAsia="en-GB"/>
        </w:rPr>
      </w:pPr>
      <w:ins w:id="93"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3.2.2.8 Booking deletion</w:t>
        </w:r>
        <w:r>
          <w:rPr>
            <w:noProof/>
            <w:webHidden/>
          </w:rPr>
          <w:tab/>
        </w:r>
        <w:r>
          <w:rPr>
            <w:noProof/>
            <w:webHidden/>
          </w:rPr>
          <w:fldChar w:fldCharType="begin"/>
        </w:r>
        <w:r>
          <w:rPr>
            <w:noProof/>
            <w:webHidden/>
          </w:rPr>
          <w:instrText xml:space="preserve"> PAGEREF _Toc59567821 \h </w:instrText>
        </w:r>
      </w:ins>
      <w:r>
        <w:rPr>
          <w:noProof/>
          <w:webHidden/>
        </w:rPr>
      </w:r>
      <w:r>
        <w:rPr>
          <w:noProof/>
          <w:webHidden/>
        </w:rPr>
        <w:fldChar w:fldCharType="separate"/>
      </w:r>
      <w:ins w:id="94" w:author="Marco Petri" w:date="2020-12-22T22:16:00Z">
        <w:r>
          <w:rPr>
            <w:noProof/>
            <w:webHidden/>
          </w:rPr>
          <w:t>30</w:t>
        </w:r>
        <w:r>
          <w:rPr>
            <w:noProof/>
            <w:webHidden/>
          </w:rPr>
          <w:fldChar w:fldCharType="end"/>
        </w:r>
        <w:r w:rsidRPr="00023BEC">
          <w:rPr>
            <w:rStyle w:val="Hyperlink"/>
            <w:noProof/>
          </w:rPr>
          <w:fldChar w:fldCharType="end"/>
        </w:r>
      </w:ins>
    </w:p>
    <w:p w14:paraId="2E13A3B5" w14:textId="7AB3291A" w:rsidR="001B01AB" w:rsidRDefault="001B01AB">
      <w:pPr>
        <w:pStyle w:val="TOC4"/>
        <w:rPr>
          <w:ins w:id="95" w:author="Marco Petri" w:date="2020-12-22T22:16:00Z"/>
          <w:rFonts w:asciiTheme="minorHAnsi" w:eastAsiaTheme="minorEastAsia" w:hAnsiTheme="minorHAnsi"/>
          <w:noProof/>
          <w:sz w:val="22"/>
          <w:lang w:val="en-GB" w:eastAsia="en-GB"/>
        </w:rPr>
      </w:pPr>
      <w:ins w:id="96"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"_Toc59567822"</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3.2.2.9 Queue exit</w:t>
        </w:r>
        <w:r>
          <w:rPr>
            <w:noProof/>
            <w:webHidden/>
          </w:rPr>
          <w:tab/>
        </w:r>
        <w:r>
          <w:rPr>
            <w:noProof/>
            <w:webHidden/>
          </w:rPr>
          <w:fldChar w:fldCharType="begin"/>
        </w:r>
        <w:r>
          <w:rPr>
            <w:noProof/>
            <w:webHidden/>
          </w:rPr>
          <w:instrText xml:space="preserve"> PAGEREF _Toc59567822 \h </w:instrText>
        </w:r>
      </w:ins>
      <w:r>
        <w:rPr>
          <w:noProof/>
          <w:webHidden/>
        </w:rPr>
      </w:r>
      <w:r>
        <w:rPr>
          <w:noProof/>
          <w:webHidden/>
        </w:rPr>
        <w:fldChar w:fldCharType="separate"/>
      </w:r>
      <w:ins w:id="97" w:author="Marco Petri" w:date="2020-12-22T22:16:00Z">
        <w:r>
          <w:rPr>
            <w:noProof/>
            <w:webHidden/>
          </w:rPr>
          <w:t>30</w:t>
        </w:r>
        <w:r>
          <w:rPr>
            <w:noProof/>
            <w:webHidden/>
          </w:rPr>
          <w:fldChar w:fldCharType="end"/>
        </w:r>
        <w:r w:rsidRPr="00023BEC">
          <w:rPr>
            <w:rStyle w:val="Hyperlink"/>
            <w:noProof/>
          </w:rPr>
          <w:fldChar w:fldCharType="end"/>
        </w:r>
      </w:ins>
    </w:p>
    <w:p w14:paraId="427C3204" w14:textId="0B948C97" w:rsidR="001B01AB" w:rsidRDefault="001B01AB">
      <w:pPr>
        <w:pStyle w:val="TOC3"/>
        <w:rPr>
          <w:ins w:id="98" w:author="Marco Petri" w:date="2020-12-22T22:16:00Z"/>
          <w:rFonts w:asciiTheme="minorHAnsi" w:eastAsiaTheme="minorEastAsia" w:hAnsiTheme="minorHAnsi"/>
          <w:noProof/>
          <w:sz w:val="22"/>
          <w:lang w:val="en-GB" w:eastAsia="en-GB"/>
        </w:rPr>
      </w:pPr>
      <w:ins w:id="99"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"_Toc59567823"</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 Sequence diagrams</w:t>
        </w:r>
        <w:r>
          <w:rPr>
            <w:noProof/>
            <w:webHidden/>
          </w:rPr>
          <w:tab/>
        </w:r>
        <w:r>
          <w:rPr>
            <w:noProof/>
            <w:webHidden/>
          </w:rPr>
          <w:fldChar w:fldCharType="begin"/>
        </w:r>
        <w:r>
          <w:rPr>
            <w:noProof/>
            <w:webHidden/>
          </w:rPr>
          <w:instrText xml:space="preserve"> PAGEREF _Toc59567823 \h </w:instrText>
        </w:r>
      </w:ins>
      <w:r>
        <w:rPr>
          <w:noProof/>
          <w:webHidden/>
        </w:rPr>
      </w:r>
      <w:r>
        <w:rPr>
          <w:noProof/>
          <w:webHidden/>
        </w:rPr>
        <w:fldChar w:fldCharType="separate"/>
      </w:r>
      <w:ins w:id="100" w:author="Marco Petri" w:date="2020-12-22T22:16:00Z">
        <w:r>
          <w:rPr>
            <w:noProof/>
            <w:webHidden/>
          </w:rPr>
          <w:t>31</w:t>
        </w:r>
        <w:r>
          <w:rPr>
            <w:noProof/>
            <w:webHidden/>
          </w:rPr>
          <w:fldChar w:fldCharType="end"/>
        </w:r>
        <w:r w:rsidRPr="00023BEC">
          <w:rPr>
            <w:rStyle w:val="Hyperlink"/>
            <w:noProof/>
          </w:rPr>
          <w:fldChar w:fldCharType="end"/>
        </w:r>
      </w:ins>
    </w:p>
    <w:p w14:paraId="3197A66F" w14:textId="76CC2BF7" w:rsidR="001B01AB" w:rsidRDefault="001B01AB">
      <w:pPr>
        <w:pStyle w:val="TOC4"/>
        <w:rPr>
          <w:ins w:id="101" w:author="Marco Petri" w:date="2020-12-22T22:16:00Z"/>
          <w:rFonts w:asciiTheme="minorHAnsi" w:eastAsiaTheme="minorEastAsia" w:hAnsiTheme="minorHAnsi"/>
          <w:noProof/>
          <w:sz w:val="22"/>
          <w:lang w:val="en-GB" w:eastAsia="en-GB"/>
        </w:rPr>
      </w:pPr>
      <w:ins w:id="102"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"_Toc59567824"</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3.2.3.1 Registration</w:t>
        </w:r>
        <w:r>
          <w:rPr>
            <w:noProof/>
            <w:webHidden/>
          </w:rPr>
          <w:tab/>
        </w:r>
        <w:r>
          <w:rPr>
            <w:noProof/>
            <w:webHidden/>
          </w:rPr>
          <w:fldChar w:fldCharType="begin"/>
        </w:r>
        <w:r>
          <w:rPr>
            <w:noProof/>
            <w:webHidden/>
          </w:rPr>
          <w:instrText xml:space="preserve"> PAGEREF _Toc59567824 \h </w:instrText>
        </w:r>
      </w:ins>
      <w:r>
        <w:rPr>
          <w:noProof/>
          <w:webHidden/>
        </w:rPr>
      </w:r>
      <w:r>
        <w:rPr>
          <w:noProof/>
          <w:webHidden/>
        </w:rPr>
        <w:fldChar w:fldCharType="separate"/>
      </w:r>
      <w:ins w:id="103" w:author="Marco Petri" w:date="2020-12-22T22:16:00Z">
        <w:r>
          <w:rPr>
            <w:noProof/>
            <w:webHidden/>
          </w:rPr>
          <w:t>31</w:t>
        </w:r>
        <w:r>
          <w:rPr>
            <w:noProof/>
            <w:webHidden/>
          </w:rPr>
          <w:fldChar w:fldCharType="end"/>
        </w:r>
        <w:r w:rsidRPr="00023BEC">
          <w:rPr>
            <w:rStyle w:val="Hyperlink"/>
            <w:noProof/>
          </w:rPr>
          <w:fldChar w:fldCharType="end"/>
        </w:r>
      </w:ins>
    </w:p>
    <w:p w14:paraId="21D8C824" w14:textId="4FF11E6B" w:rsidR="001B01AB" w:rsidRDefault="001B01AB">
      <w:pPr>
        <w:pStyle w:val="TOC4"/>
        <w:rPr>
          <w:ins w:id="104" w:author="Marco Petri" w:date="2020-12-22T22:16:00Z"/>
          <w:rFonts w:asciiTheme="minorHAnsi" w:eastAsiaTheme="minorEastAsia" w:hAnsiTheme="minorHAnsi"/>
          <w:noProof/>
          <w:sz w:val="22"/>
          <w:lang w:val="en-GB" w:eastAsia="en-GB"/>
        </w:rPr>
      </w:pPr>
      <w:ins w:id="105"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"_Toc59567825"</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3.2.3.2 Login</w:t>
        </w:r>
        <w:r>
          <w:rPr>
            <w:noProof/>
            <w:webHidden/>
          </w:rPr>
          <w:tab/>
        </w:r>
        <w:r>
          <w:rPr>
            <w:noProof/>
            <w:webHidden/>
          </w:rPr>
          <w:fldChar w:fldCharType="begin"/>
        </w:r>
        <w:r>
          <w:rPr>
            <w:noProof/>
            <w:webHidden/>
          </w:rPr>
          <w:instrText xml:space="preserve"> PAGEREF _Toc59567825 \h </w:instrText>
        </w:r>
      </w:ins>
      <w:r>
        <w:rPr>
          <w:noProof/>
          <w:webHidden/>
        </w:rPr>
      </w:r>
      <w:r>
        <w:rPr>
          <w:noProof/>
          <w:webHidden/>
        </w:rPr>
        <w:fldChar w:fldCharType="separate"/>
      </w:r>
      <w:ins w:id="106" w:author="Marco Petri" w:date="2020-12-22T22:16:00Z">
        <w:r>
          <w:rPr>
            <w:noProof/>
            <w:webHidden/>
          </w:rPr>
          <w:t>32</w:t>
        </w:r>
        <w:r>
          <w:rPr>
            <w:noProof/>
            <w:webHidden/>
          </w:rPr>
          <w:fldChar w:fldCharType="end"/>
        </w:r>
        <w:r w:rsidRPr="00023BEC">
          <w:rPr>
            <w:rStyle w:val="Hyperlink"/>
            <w:noProof/>
          </w:rPr>
          <w:fldChar w:fldCharType="end"/>
        </w:r>
      </w:ins>
    </w:p>
    <w:p w14:paraId="1482E26D" w14:textId="20D8DD37" w:rsidR="001B01AB" w:rsidRDefault="001B01AB">
      <w:pPr>
        <w:pStyle w:val="TOC4"/>
        <w:rPr>
          <w:ins w:id="107" w:author="Marco Petri" w:date="2020-12-22T22:16:00Z"/>
          <w:rFonts w:asciiTheme="minorHAnsi" w:eastAsiaTheme="minorEastAsia" w:hAnsiTheme="minorHAnsi"/>
          <w:noProof/>
          <w:sz w:val="22"/>
          <w:lang w:val="en-GB" w:eastAsia="en-GB"/>
        </w:rPr>
      </w:pPr>
      <w:ins w:id="108"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"_Toc59567826"</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3.2.3.3 Store manager’s parameters’ modification</w:t>
        </w:r>
        <w:r>
          <w:rPr>
            <w:noProof/>
            <w:webHidden/>
          </w:rPr>
          <w:tab/>
        </w:r>
        <w:r>
          <w:rPr>
            <w:noProof/>
            <w:webHidden/>
          </w:rPr>
          <w:fldChar w:fldCharType="begin"/>
        </w:r>
        <w:r>
          <w:rPr>
            <w:noProof/>
            <w:webHidden/>
          </w:rPr>
          <w:instrText xml:space="preserve"> PAGEREF _Toc59567826 \h </w:instrText>
        </w:r>
      </w:ins>
      <w:r>
        <w:rPr>
          <w:noProof/>
          <w:webHidden/>
        </w:rPr>
      </w:r>
      <w:r>
        <w:rPr>
          <w:noProof/>
          <w:webHidden/>
        </w:rPr>
        <w:fldChar w:fldCharType="separate"/>
      </w:r>
      <w:ins w:id="109" w:author="Marco Petri" w:date="2020-12-22T22:16:00Z">
        <w:r>
          <w:rPr>
            <w:noProof/>
            <w:webHidden/>
          </w:rPr>
          <w:t>32</w:t>
        </w:r>
        <w:r>
          <w:rPr>
            <w:noProof/>
            <w:webHidden/>
          </w:rPr>
          <w:fldChar w:fldCharType="end"/>
        </w:r>
        <w:r w:rsidRPr="00023BEC">
          <w:rPr>
            <w:rStyle w:val="Hyperlink"/>
            <w:noProof/>
          </w:rPr>
          <w:fldChar w:fldCharType="end"/>
        </w:r>
      </w:ins>
    </w:p>
    <w:p w14:paraId="7C351ECD" w14:textId="7DBA925A" w:rsidR="001B01AB" w:rsidRDefault="001B01AB">
      <w:pPr>
        <w:pStyle w:val="TOC4"/>
        <w:rPr>
          <w:ins w:id="110" w:author="Marco Petri" w:date="2020-12-22T22:16:00Z"/>
          <w:rFonts w:asciiTheme="minorHAnsi" w:eastAsiaTheme="minorEastAsia" w:hAnsiTheme="minorHAnsi"/>
          <w:noProof/>
          <w:sz w:val="22"/>
          <w:lang w:val="en-GB" w:eastAsia="en-GB"/>
        </w:rPr>
      </w:pPr>
      <w:ins w:id="111"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"_Toc59567827"</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3.2.3.4 Online queue with notification</w:t>
        </w:r>
        <w:r>
          <w:rPr>
            <w:noProof/>
            <w:webHidden/>
          </w:rPr>
          <w:tab/>
        </w:r>
        <w:r>
          <w:rPr>
            <w:noProof/>
            <w:webHidden/>
          </w:rPr>
          <w:fldChar w:fldCharType="begin"/>
        </w:r>
        <w:r>
          <w:rPr>
            <w:noProof/>
            <w:webHidden/>
          </w:rPr>
          <w:instrText xml:space="preserve"> PAGEREF _Toc59567827 \h </w:instrText>
        </w:r>
      </w:ins>
      <w:r>
        <w:rPr>
          <w:noProof/>
          <w:webHidden/>
        </w:rPr>
      </w:r>
      <w:r>
        <w:rPr>
          <w:noProof/>
          <w:webHidden/>
        </w:rPr>
        <w:fldChar w:fldCharType="separate"/>
      </w:r>
      <w:ins w:id="112" w:author="Marco Petri" w:date="2020-12-22T22:16:00Z">
        <w:r>
          <w:rPr>
            <w:noProof/>
            <w:webHidden/>
          </w:rPr>
          <w:t>33</w:t>
        </w:r>
        <w:r>
          <w:rPr>
            <w:noProof/>
            <w:webHidden/>
          </w:rPr>
          <w:fldChar w:fldCharType="end"/>
        </w:r>
        <w:r w:rsidRPr="00023BEC">
          <w:rPr>
            <w:rStyle w:val="Hyperlink"/>
            <w:noProof/>
          </w:rPr>
          <w:fldChar w:fldCharType="end"/>
        </w:r>
      </w:ins>
    </w:p>
    <w:p w14:paraId="1CEB88F3" w14:textId="34FA7343" w:rsidR="001B01AB" w:rsidRDefault="001B01AB">
      <w:pPr>
        <w:pStyle w:val="TOC4"/>
        <w:rPr>
          <w:ins w:id="113" w:author="Marco Petri" w:date="2020-12-22T22:16:00Z"/>
          <w:rFonts w:asciiTheme="minorHAnsi" w:eastAsiaTheme="minorEastAsia" w:hAnsiTheme="minorHAnsi"/>
          <w:noProof/>
          <w:sz w:val="22"/>
          <w:lang w:val="en-GB" w:eastAsia="en-GB"/>
        </w:rPr>
      </w:pPr>
      <w:ins w:id="114"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"_Toc59567828"</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3.2.3.5 Physical queue</w:t>
        </w:r>
        <w:r>
          <w:rPr>
            <w:noProof/>
            <w:webHidden/>
          </w:rPr>
          <w:tab/>
        </w:r>
        <w:r>
          <w:rPr>
            <w:noProof/>
            <w:webHidden/>
          </w:rPr>
          <w:fldChar w:fldCharType="begin"/>
        </w:r>
        <w:r>
          <w:rPr>
            <w:noProof/>
            <w:webHidden/>
          </w:rPr>
          <w:instrText xml:space="preserve"> PAGEREF _Toc59567828 \h </w:instrText>
        </w:r>
      </w:ins>
      <w:r>
        <w:rPr>
          <w:noProof/>
          <w:webHidden/>
        </w:rPr>
      </w:r>
      <w:r>
        <w:rPr>
          <w:noProof/>
          <w:webHidden/>
        </w:rPr>
        <w:fldChar w:fldCharType="separate"/>
      </w:r>
      <w:ins w:id="115" w:author="Marco Petri" w:date="2020-12-22T22:16:00Z">
        <w:r>
          <w:rPr>
            <w:noProof/>
            <w:webHidden/>
          </w:rPr>
          <w:t>34</w:t>
        </w:r>
        <w:r>
          <w:rPr>
            <w:noProof/>
            <w:webHidden/>
          </w:rPr>
          <w:fldChar w:fldCharType="end"/>
        </w:r>
        <w:r w:rsidRPr="00023BEC">
          <w:rPr>
            <w:rStyle w:val="Hyperlink"/>
            <w:noProof/>
          </w:rPr>
          <w:fldChar w:fldCharType="end"/>
        </w:r>
      </w:ins>
    </w:p>
    <w:p w14:paraId="12F18A1A" w14:textId="44973A85" w:rsidR="001B01AB" w:rsidRDefault="001B01AB">
      <w:pPr>
        <w:pStyle w:val="TOC4"/>
        <w:rPr>
          <w:ins w:id="116" w:author="Marco Petri" w:date="2020-12-22T22:16:00Z"/>
          <w:rFonts w:asciiTheme="minorHAnsi" w:eastAsiaTheme="minorEastAsia" w:hAnsiTheme="minorHAnsi"/>
          <w:noProof/>
          <w:sz w:val="22"/>
          <w:lang w:val="en-GB" w:eastAsia="en-GB"/>
        </w:rPr>
      </w:pPr>
      <w:ins w:id="117"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"_Toc59567829"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3.2.3.6 Verification of digital or physical ticket</w:t>
        </w:r>
        <w:r>
          <w:rPr>
            <w:noProof/>
            <w:webHidden/>
          </w:rPr>
          <w:tab/>
        </w:r>
        <w:r>
          <w:rPr>
            <w:noProof/>
            <w:webHidden/>
          </w:rPr>
          <w:fldChar w:fldCharType="begin"/>
        </w:r>
        <w:r>
          <w:rPr>
            <w:noProof/>
            <w:webHidden/>
          </w:rPr>
          <w:instrText xml:space="preserve"> PAGEREF _Toc59567829 \h </w:instrText>
        </w:r>
      </w:ins>
      <w:r>
        <w:rPr>
          <w:noProof/>
          <w:webHidden/>
        </w:rPr>
      </w:r>
      <w:r>
        <w:rPr>
          <w:noProof/>
          <w:webHidden/>
        </w:rPr>
        <w:fldChar w:fldCharType="separate"/>
      </w:r>
      <w:ins w:id="118" w:author="Marco Petri" w:date="2020-12-22T22:16:00Z">
        <w:r>
          <w:rPr>
            <w:noProof/>
            <w:webHidden/>
          </w:rPr>
          <w:t>34</w:t>
        </w:r>
        <w:r>
          <w:rPr>
            <w:noProof/>
            <w:webHidden/>
          </w:rPr>
          <w:fldChar w:fldCharType="end"/>
        </w:r>
        <w:r w:rsidRPr="00023BEC">
          <w:rPr>
            <w:rStyle w:val="Hyperlink"/>
            <w:noProof/>
          </w:rPr>
          <w:fldChar w:fldCharType="end"/>
        </w:r>
      </w:ins>
    </w:p>
    <w:p w14:paraId="574BC748" w14:textId="6A9F146A" w:rsidR="001B01AB" w:rsidRDefault="001B01AB">
      <w:pPr>
        <w:pStyle w:val="TOC4"/>
        <w:rPr>
          <w:ins w:id="119" w:author="Marco Petri" w:date="2020-12-22T22:16:00Z"/>
          <w:rFonts w:asciiTheme="minorHAnsi" w:eastAsiaTheme="minorEastAsia" w:hAnsiTheme="minorHAnsi"/>
          <w:noProof/>
          <w:sz w:val="22"/>
          <w:lang w:val="en-GB" w:eastAsia="en-GB"/>
        </w:rPr>
      </w:pPr>
      <w:ins w:id="120"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3.2.3.7 Visit booking</w:t>
        </w:r>
        <w:r>
          <w:rPr>
            <w:noProof/>
            <w:webHidden/>
          </w:rPr>
          <w:tab/>
        </w:r>
        <w:r>
          <w:rPr>
            <w:noProof/>
            <w:webHidden/>
          </w:rPr>
          <w:fldChar w:fldCharType="begin"/>
        </w:r>
        <w:r>
          <w:rPr>
            <w:noProof/>
            <w:webHidden/>
          </w:rPr>
          <w:instrText xml:space="preserve"> PAGEREF _Toc59567830 \h </w:instrText>
        </w:r>
      </w:ins>
      <w:r>
        <w:rPr>
          <w:noProof/>
          <w:webHidden/>
        </w:rPr>
      </w:r>
      <w:r>
        <w:rPr>
          <w:noProof/>
          <w:webHidden/>
        </w:rPr>
        <w:fldChar w:fldCharType="separate"/>
      </w:r>
      <w:ins w:id="121" w:author="Marco Petri" w:date="2020-12-22T22:16:00Z">
        <w:r>
          <w:rPr>
            <w:noProof/>
            <w:webHidden/>
          </w:rPr>
          <w:t>35</w:t>
        </w:r>
        <w:r>
          <w:rPr>
            <w:noProof/>
            <w:webHidden/>
          </w:rPr>
          <w:fldChar w:fldCharType="end"/>
        </w:r>
        <w:r w:rsidRPr="00023BEC">
          <w:rPr>
            <w:rStyle w:val="Hyperlink"/>
            <w:noProof/>
          </w:rPr>
          <w:fldChar w:fldCharType="end"/>
        </w:r>
      </w:ins>
    </w:p>
    <w:p w14:paraId="11290C12" w14:textId="646597B5" w:rsidR="001B01AB" w:rsidRDefault="001B01AB">
      <w:pPr>
        <w:pStyle w:val="TOC4"/>
        <w:rPr>
          <w:ins w:id="122" w:author="Marco Petri" w:date="2020-12-22T22:16:00Z"/>
          <w:rFonts w:asciiTheme="minorHAnsi" w:eastAsiaTheme="minorEastAsia" w:hAnsiTheme="minorHAnsi"/>
          <w:noProof/>
          <w:sz w:val="22"/>
          <w:lang w:val="en-GB" w:eastAsia="en-GB"/>
        </w:rPr>
      </w:pPr>
      <w:ins w:id="123"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3.2.3.8 Booking deletion</w:t>
        </w:r>
        <w:r>
          <w:rPr>
            <w:noProof/>
            <w:webHidden/>
          </w:rPr>
          <w:tab/>
        </w:r>
        <w:r>
          <w:rPr>
            <w:noProof/>
            <w:webHidden/>
          </w:rPr>
          <w:fldChar w:fldCharType="begin"/>
        </w:r>
        <w:r>
          <w:rPr>
            <w:noProof/>
            <w:webHidden/>
          </w:rPr>
          <w:instrText xml:space="preserve"> PAGEREF _Toc59567831 \h </w:instrText>
        </w:r>
      </w:ins>
      <w:r>
        <w:rPr>
          <w:noProof/>
          <w:webHidden/>
        </w:rPr>
      </w:r>
      <w:r>
        <w:rPr>
          <w:noProof/>
          <w:webHidden/>
        </w:rPr>
        <w:fldChar w:fldCharType="separate"/>
      </w:r>
      <w:ins w:id="124" w:author="Marco Petri" w:date="2020-12-22T22:16:00Z">
        <w:r>
          <w:rPr>
            <w:noProof/>
            <w:webHidden/>
          </w:rPr>
          <w:t>35</w:t>
        </w:r>
        <w:r>
          <w:rPr>
            <w:noProof/>
            <w:webHidden/>
          </w:rPr>
          <w:fldChar w:fldCharType="end"/>
        </w:r>
        <w:r w:rsidRPr="00023BEC">
          <w:rPr>
            <w:rStyle w:val="Hyperlink"/>
            <w:noProof/>
          </w:rPr>
          <w:fldChar w:fldCharType="end"/>
        </w:r>
      </w:ins>
    </w:p>
    <w:p w14:paraId="6EC0CC21" w14:textId="44932772" w:rsidR="001B01AB" w:rsidRDefault="001B01AB">
      <w:pPr>
        <w:pStyle w:val="TOC4"/>
        <w:rPr>
          <w:ins w:id="125" w:author="Marco Petri" w:date="2020-12-22T22:16:00Z"/>
          <w:rFonts w:asciiTheme="minorHAnsi" w:eastAsiaTheme="minorEastAsia" w:hAnsiTheme="minorHAnsi"/>
          <w:noProof/>
          <w:sz w:val="22"/>
          <w:lang w:val="en-GB" w:eastAsia="en-GB"/>
        </w:rPr>
      </w:pPr>
      <w:ins w:id="126"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"_Toc59567832"</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3.2.3.9 Queue exit</w:t>
        </w:r>
        <w:r>
          <w:rPr>
            <w:noProof/>
            <w:webHidden/>
          </w:rPr>
          <w:tab/>
        </w:r>
        <w:r>
          <w:rPr>
            <w:noProof/>
            <w:webHidden/>
          </w:rPr>
          <w:fldChar w:fldCharType="begin"/>
        </w:r>
        <w:r>
          <w:rPr>
            <w:noProof/>
            <w:webHidden/>
          </w:rPr>
          <w:instrText xml:space="preserve"> PAGEREF _Toc59567832 \h </w:instrText>
        </w:r>
      </w:ins>
      <w:r>
        <w:rPr>
          <w:noProof/>
          <w:webHidden/>
        </w:rPr>
      </w:r>
      <w:r>
        <w:rPr>
          <w:noProof/>
          <w:webHidden/>
        </w:rPr>
        <w:fldChar w:fldCharType="separate"/>
      </w:r>
      <w:ins w:id="127" w:author="Marco Petri" w:date="2020-12-22T22:16:00Z">
        <w:r>
          <w:rPr>
            <w:noProof/>
            <w:webHidden/>
          </w:rPr>
          <w:t>36</w:t>
        </w:r>
        <w:r>
          <w:rPr>
            <w:noProof/>
            <w:webHidden/>
          </w:rPr>
          <w:fldChar w:fldCharType="end"/>
        </w:r>
        <w:r w:rsidRPr="00023BEC">
          <w:rPr>
            <w:rStyle w:val="Hyperlink"/>
            <w:noProof/>
          </w:rPr>
          <w:fldChar w:fldCharType="end"/>
        </w:r>
      </w:ins>
    </w:p>
    <w:p w14:paraId="7563F3AA" w14:textId="6324D05B" w:rsidR="001B01AB" w:rsidRDefault="001B01AB">
      <w:pPr>
        <w:pStyle w:val="TOC4"/>
        <w:rPr>
          <w:ins w:id="128" w:author="Marco Petri" w:date="2020-12-22T22:16:00Z"/>
          <w:rFonts w:asciiTheme="minorHAnsi" w:eastAsiaTheme="minorEastAsia" w:hAnsiTheme="minorHAnsi"/>
          <w:noProof/>
          <w:sz w:val="22"/>
          <w:lang w:val="en-GB" w:eastAsia="en-GB"/>
        </w:rPr>
      </w:pPr>
      <w:ins w:id="129"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"_Toc59567833"</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3.2.3.10 Scanning at exit a customer</w:t>
        </w:r>
        <w:r>
          <w:rPr>
            <w:noProof/>
            <w:webHidden/>
          </w:rPr>
          <w:tab/>
        </w:r>
        <w:r>
          <w:rPr>
            <w:noProof/>
            <w:webHidden/>
          </w:rPr>
          <w:fldChar w:fldCharType="begin"/>
        </w:r>
        <w:r>
          <w:rPr>
            <w:noProof/>
            <w:webHidden/>
          </w:rPr>
          <w:instrText xml:space="preserve"> PAGEREF _Toc59567833 \h </w:instrText>
        </w:r>
      </w:ins>
      <w:r>
        <w:rPr>
          <w:noProof/>
          <w:webHidden/>
        </w:rPr>
      </w:r>
      <w:r>
        <w:rPr>
          <w:noProof/>
          <w:webHidden/>
        </w:rPr>
        <w:fldChar w:fldCharType="separate"/>
      </w:r>
      <w:ins w:id="130" w:author="Marco Petri" w:date="2020-12-22T22:16:00Z">
        <w:r>
          <w:rPr>
            <w:noProof/>
            <w:webHidden/>
          </w:rPr>
          <w:t>36</w:t>
        </w:r>
        <w:r>
          <w:rPr>
            <w:noProof/>
            <w:webHidden/>
          </w:rPr>
          <w:fldChar w:fldCharType="end"/>
        </w:r>
        <w:r w:rsidRPr="00023BEC">
          <w:rPr>
            <w:rStyle w:val="Hyperlink"/>
            <w:noProof/>
          </w:rPr>
          <w:fldChar w:fldCharType="end"/>
        </w:r>
      </w:ins>
    </w:p>
    <w:p w14:paraId="1687AD55" w14:textId="05C2A586" w:rsidR="001B01AB" w:rsidRDefault="001B01AB">
      <w:pPr>
        <w:pStyle w:val="TOC2"/>
        <w:rPr>
          <w:ins w:id="131" w:author="Marco Petri" w:date="2020-12-22T22:16:00Z"/>
          <w:rFonts w:asciiTheme="minorHAnsi" w:eastAsiaTheme="minorEastAsia" w:hAnsiTheme="minorHAnsi"/>
          <w:noProof/>
          <w:sz w:val="22"/>
          <w:lang w:val="en-GB" w:eastAsia="en-GB"/>
        </w:rPr>
      </w:pPr>
      <w:ins w:id="132"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"_Toc59567834"</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3.3 Performance requirements</w:t>
        </w:r>
        <w:r>
          <w:rPr>
            <w:noProof/>
            <w:webHidden/>
          </w:rPr>
          <w:tab/>
        </w:r>
        <w:r>
          <w:rPr>
            <w:noProof/>
            <w:webHidden/>
          </w:rPr>
          <w:fldChar w:fldCharType="begin"/>
        </w:r>
        <w:r>
          <w:rPr>
            <w:noProof/>
            <w:webHidden/>
          </w:rPr>
          <w:instrText xml:space="preserve"> PAGEREF _Toc59567834 \h </w:instrText>
        </w:r>
      </w:ins>
      <w:r>
        <w:rPr>
          <w:noProof/>
          <w:webHidden/>
        </w:rPr>
      </w:r>
      <w:r>
        <w:rPr>
          <w:noProof/>
          <w:webHidden/>
        </w:rPr>
        <w:fldChar w:fldCharType="separate"/>
      </w:r>
      <w:ins w:id="133" w:author="Marco Petri" w:date="2020-12-22T22:16:00Z">
        <w:r>
          <w:rPr>
            <w:noProof/>
            <w:webHidden/>
          </w:rPr>
          <w:t>37</w:t>
        </w:r>
        <w:r>
          <w:rPr>
            <w:noProof/>
            <w:webHidden/>
          </w:rPr>
          <w:fldChar w:fldCharType="end"/>
        </w:r>
        <w:r w:rsidRPr="00023BEC">
          <w:rPr>
            <w:rStyle w:val="Hyperlink"/>
            <w:noProof/>
          </w:rPr>
          <w:fldChar w:fldCharType="end"/>
        </w:r>
      </w:ins>
    </w:p>
    <w:p w14:paraId="6E1150FF" w14:textId="67E3A48B" w:rsidR="001B01AB" w:rsidRDefault="001B01AB">
      <w:pPr>
        <w:pStyle w:val="TOC2"/>
        <w:rPr>
          <w:ins w:id="134" w:author="Marco Petri" w:date="2020-12-22T22:16:00Z"/>
          <w:rFonts w:asciiTheme="minorHAnsi" w:eastAsiaTheme="minorEastAsia" w:hAnsiTheme="minorHAnsi"/>
          <w:noProof/>
          <w:sz w:val="22"/>
          <w:lang w:val="en-GB" w:eastAsia="en-GB"/>
        </w:rPr>
      </w:pPr>
      <w:ins w:id="135"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"_Toc59567835"</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3.4 Design constraints</w:t>
        </w:r>
        <w:r>
          <w:rPr>
            <w:noProof/>
            <w:webHidden/>
          </w:rPr>
          <w:tab/>
        </w:r>
        <w:r>
          <w:rPr>
            <w:noProof/>
            <w:webHidden/>
          </w:rPr>
          <w:fldChar w:fldCharType="begin"/>
        </w:r>
        <w:r>
          <w:rPr>
            <w:noProof/>
            <w:webHidden/>
          </w:rPr>
          <w:instrText xml:space="preserve"> PAGEREF _Toc59567835 \h </w:instrText>
        </w:r>
      </w:ins>
      <w:r>
        <w:rPr>
          <w:noProof/>
          <w:webHidden/>
        </w:rPr>
      </w:r>
      <w:r>
        <w:rPr>
          <w:noProof/>
          <w:webHidden/>
        </w:rPr>
        <w:fldChar w:fldCharType="separate"/>
      </w:r>
      <w:ins w:id="136" w:author="Marco Petri" w:date="2020-12-22T22:16:00Z">
        <w:r>
          <w:rPr>
            <w:noProof/>
            <w:webHidden/>
          </w:rPr>
          <w:t>38</w:t>
        </w:r>
        <w:r>
          <w:rPr>
            <w:noProof/>
            <w:webHidden/>
          </w:rPr>
          <w:fldChar w:fldCharType="end"/>
        </w:r>
        <w:r w:rsidRPr="00023BEC">
          <w:rPr>
            <w:rStyle w:val="Hyperlink"/>
            <w:noProof/>
          </w:rPr>
          <w:fldChar w:fldCharType="end"/>
        </w:r>
      </w:ins>
    </w:p>
    <w:p w14:paraId="295D2C8A" w14:textId="1FAAEE00" w:rsidR="001B01AB" w:rsidRDefault="001B01AB">
      <w:pPr>
        <w:pStyle w:val="TOC3"/>
        <w:rPr>
          <w:ins w:id="137" w:author="Marco Petri" w:date="2020-12-22T22:16:00Z"/>
          <w:rFonts w:asciiTheme="minorHAnsi" w:eastAsiaTheme="minorEastAsia" w:hAnsiTheme="minorHAnsi"/>
          <w:noProof/>
          <w:sz w:val="22"/>
          <w:lang w:val="en-GB" w:eastAsia="en-GB"/>
        </w:rPr>
      </w:pPr>
      <w:ins w:id="138"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"_Toc59567836"</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3.4.1 Standard compliance</w:t>
        </w:r>
        <w:r>
          <w:rPr>
            <w:noProof/>
            <w:webHidden/>
          </w:rPr>
          <w:tab/>
        </w:r>
        <w:r>
          <w:rPr>
            <w:noProof/>
            <w:webHidden/>
          </w:rPr>
          <w:fldChar w:fldCharType="begin"/>
        </w:r>
        <w:r>
          <w:rPr>
            <w:noProof/>
            <w:webHidden/>
          </w:rPr>
          <w:instrText xml:space="preserve"> PAGEREF _Toc59567836 \h </w:instrText>
        </w:r>
      </w:ins>
      <w:r>
        <w:rPr>
          <w:noProof/>
          <w:webHidden/>
        </w:rPr>
      </w:r>
      <w:r>
        <w:rPr>
          <w:noProof/>
          <w:webHidden/>
        </w:rPr>
        <w:fldChar w:fldCharType="separate"/>
      </w:r>
      <w:ins w:id="139" w:author="Marco Petri" w:date="2020-12-22T22:16:00Z">
        <w:r>
          <w:rPr>
            <w:noProof/>
            <w:webHidden/>
          </w:rPr>
          <w:t>38</w:t>
        </w:r>
        <w:r>
          <w:rPr>
            <w:noProof/>
            <w:webHidden/>
          </w:rPr>
          <w:fldChar w:fldCharType="end"/>
        </w:r>
        <w:r w:rsidRPr="00023BEC">
          <w:rPr>
            <w:rStyle w:val="Hyperlink"/>
            <w:noProof/>
          </w:rPr>
          <w:fldChar w:fldCharType="end"/>
        </w:r>
      </w:ins>
    </w:p>
    <w:p w14:paraId="7682852B" w14:textId="03AA35D0" w:rsidR="001B01AB" w:rsidRDefault="001B01AB">
      <w:pPr>
        <w:pStyle w:val="TOC3"/>
        <w:rPr>
          <w:ins w:id="140" w:author="Marco Petri" w:date="2020-12-22T22:16:00Z"/>
          <w:rFonts w:asciiTheme="minorHAnsi" w:eastAsiaTheme="minorEastAsia" w:hAnsiTheme="minorHAnsi"/>
          <w:noProof/>
          <w:sz w:val="22"/>
          <w:lang w:val="en-GB" w:eastAsia="en-GB"/>
        </w:rPr>
      </w:pPr>
      <w:ins w:id="141"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"_Toc59567837"</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3.4.2 Hardware limitations</w:t>
        </w:r>
        <w:r>
          <w:rPr>
            <w:noProof/>
            <w:webHidden/>
          </w:rPr>
          <w:tab/>
        </w:r>
        <w:r>
          <w:rPr>
            <w:noProof/>
            <w:webHidden/>
          </w:rPr>
          <w:fldChar w:fldCharType="begin"/>
        </w:r>
        <w:r>
          <w:rPr>
            <w:noProof/>
            <w:webHidden/>
          </w:rPr>
          <w:instrText xml:space="preserve"> PAGEREF _Toc59567837 \h </w:instrText>
        </w:r>
      </w:ins>
      <w:r>
        <w:rPr>
          <w:noProof/>
          <w:webHidden/>
        </w:rPr>
      </w:r>
      <w:r>
        <w:rPr>
          <w:noProof/>
          <w:webHidden/>
        </w:rPr>
        <w:fldChar w:fldCharType="separate"/>
      </w:r>
      <w:ins w:id="142" w:author="Marco Petri" w:date="2020-12-22T22:16:00Z">
        <w:r>
          <w:rPr>
            <w:noProof/>
            <w:webHidden/>
          </w:rPr>
          <w:t>38</w:t>
        </w:r>
        <w:r>
          <w:rPr>
            <w:noProof/>
            <w:webHidden/>
          </w:rPr>
          <w:fldChar w:fldCharType="end"/>
        </w:r>
        <w:r w:rsidRPr="00023BEC">
          <w:rPr>
            <w:rStyle w:val="Hyperlink"/>
            <w:noProof/>
          </w:rPr>
          <w:fldChar w:fldCharType="end"/>
        </w:r>
      </w:ins>
    </w:p>
    <w:p w14:paraId="083BB710" w14:textId="2DD2384F" w:rsidR="001B01AB" w:rsidRDefault="001B01AB">
      <w:pPr>
        <w:pStyle w:val="TOC3"/>
        <w:rPr>
          <w:ins w:id="143" w:author="Marco Petri" w:date="2020-12-22T22:16:00Z"/>
          <w:rFonts w:asciiTheme="minorHAnsi" w:eastAsiaTheme="minorEastAsia" w:hAnsiTheme="minorHAnsi"/>
          <w:noProof/>
          <w:sz w:val="22"/>
          <w:lang w:val="en-GB" w:eastAsia="en-GB"/>
        </w:rPr>
      </w:pPr>
      <w:ins w:id="144"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"_Toc59567838"</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3.4.3 Any other constraint</w:t>
        </w:r>
        <w:r>
          <w:rPr>
            <w:noProof/>
            <w:webHidden/>
          </w:rPr>
          <w:tab/>
        </w:r>
        <w:r>
          <w:rPr>
            <w:noProof/>
            <w:webHidden/>
          </w:rPr>
          <w:fldChar w:fldCharType="begin"/>
        </w:r>
        <w:r>
          <w:rPr>
            <w:noProof/>
            <w:webHidden/>
          </w:rPr>
          <w:instrText xml:space="preserve"> PAGEREF _Toc59567838 \h </w:instrText>
        </w:r>
      </w:ins>
      <w:r>
        <w:rPr>
          <w:noProof/>
          <w:webHidden/>
        </w:rPr>
      </w:r>
      <w:r>
        <w:rPr>
          <w:noProof/>
          <w:webHidden/>
        </w:rPr>
        <w:fldChar w:fldCharType="separate"/>
      </w:r>
      <w:ins w:id="145" w:author="Marco Petri" w:date="2020-12-22T22:16:00Z">
        <w:r>
          <w:rPr>
            <w:noProof/>
            <w:webHidden/>
          </w:rPr>
          <w:t>38</w:t>
        </w:r>
        <w:r>
          <w:rPr>
            <w:noProof/>
            <w:webHidden/>
          </w:rPr>
          <w:fldChar w:fldCharType="end"/>
        </w:r>
        <w:r w:rsidRPr="00023BEC">
          <w:rPr>
            <w:rStyle w:val="Hyperlink"/>
            <w:noProof/>
          </w:rPr>
          <w:fldChar w:fldCharType="end"/>
        </w:r>
      </w:ins>
    </w:p>
    <w:p w14:paraId="75EA9EC6" w14:textId="52585B27" w:rsidR="001B01AB" w:rsidRDefault="001B01AB">
      <w:pPr>
        <w:pStyle w:val="TOC2"/>
        <w:rPr>
          <w:ins w:id="146" w:author="Marco Petri" w:date="2020-12-22T22:16:00Z"/>
          <w:rFonts w:asciiTheme="minorHAnsi" w:eastAsiaTheme="minorEastAsia" w:hAnsiTheme="minorHAnsi"/>
          <w:noProof/>
          <w:sz w:val="22"/>
          <w:lang w:val="en-GB" w:eastAsia="en-GB"/>
        </w:rPr>
      </w:pPr>
      <w:ins w:id="147"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"_Toc59567839"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3.5 Software system attributes</w:t>
        </w:r>
        <w:r>
          <w:rPr>
            <w:noProof/>
            <w:webHidden/>
          </w:rPr>
          <w:tab/>
        </w:r>
        <w:r>
          <w:rPr>
            <w:noProof/>
            <w:webHidden/>
          </w:rPr>
          <w:fldChar w:fldCharType="begin"/>
        </w:r>
        <w:r>
          <w:rPr>
            <w:noProof/>
            <w:webHidden/>
          </w:rPr>
          <w:instrText xml:space="preserve"> PAGEREF _Toc59567839 \h </w:instrText>
        </w:r>
      </w:ins>
      <w:r>
        <w:rPr>
          <w:noProof/>
          <w:webHidden/>
        </w:rPr>
      </w:r>
      <w:r>
        <w:rPr>
          <w:noProof/>
          <w:webHidden/>
        </w:rPr>
        <w:fldChar w:fldCharType="separate"/>
      </w:r>
      <w:ins w:id="148" w:author="Marco Petri" w:date="2020-12-22T22:16:00Z">
        <w:r>
          <w:rPr>
            <w:noProof/>
            <w:webHidden/>
          </w:rPr>
          <w:t>39</w:t>
        </w:r>
        <w:r>
          <w:rPr>
            <w:noProof/>
            <w:webHidden/>
          </w:rPr>
          <w:fldChar w:fldCharType="end"/>
        </w:r>
        <w:r w:rsidRPr="00023BEC">
          <w:rPr>
            <w:rStyle w:val="Hyperlink"/>
            <w:noProof/>
          </w:rPr>
          <w:fldChar w:fldCharType="end"/>
        </w:r>
      </w:ins>
    </w:p>
    <w:p w14:paraId="44DA1A73" w14:textId="370B9327" w:rsidR="001B01AB" w:rsidRDefault="001B01AB">
      <w:pPr>
        <w:pStyle w:val="TOC3"/>
        <w:rPr>
          <w:ins w:id="149" w:author="Marco Petri" w:date="2020-12-22T22:16:00Z"/>
          <w:rFonts w:asciiTheme="minorHAnsi" w:eastAsiaTheme="minorEastAsia" w:hAnsiTheme="minorHAnsi"/>
          <w:noProof/>
          <w:sz w:val="22"/>
          <w:lang w:val="en-GB" w:eastAsia="en-GB"/>
        </w:rPr>
      </w:pPr>
      <w:ins w:id="150"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3.5.1 Reliability</w:t>
        </w:r>
        <w:r>
          <w:rPr>
            <w:noProof/>
            <w:webHidden/>
          </w:rPr>
          <w:tab/>
        </w:r>
        <w:r>
          <w:rPr>
            <w:noProof/>
            <w:webHidden/>
          </w:rPr>
          <w:fldChar w:fldCharType="begin"/>
        </w:r>
        <w:r>
          <w:rPr>
            <w:noProof/>
            <w:webHidden/>
          </w:rPr>
          <w:instrText xml:space="preserve"> PAGEREF _Toc59567840 \h </w:instrText>
        </w:r>
      </w:ins>
      <w:r>
        <w:rPr>
          <w:noProof/>
          <w:webHidden/>
        </w:rPr>
      </w:r>
      <w:r>
        <w:rPr>
          <w:noProof/>
          <w:webHidden/>
        </w:rPr>
        <w:fldChar w:fldCharType="separate"/>
      </w:r>
      <w:ins w:id="151" w:author="Marco Petri" w:date="2020-12-22T22:16:00Z">
        <w:r>
          <w:rPr>
            <w:noProof/>
            <w:webHidden/>
          </w:rPr>
          <w:t>39</w:t>
        </w:r>
        <w:r>
          <w:rPr>
            <w:noProof/>
            <w:webHidden/>
          </w:rPr>
          <w:fldChar w:fldCharType="end"/>
        </w:r>
        <w:r w:rsidRPr="00023BEC">
          <w:rPr>
            <w:rStyle w:val="Hyperlink"/>
            <w:noProof/>
          </w:rPr>
          <w:fldChar w:fldCharType="end"/>
        </w:r>
      </w:ins>
    </w:p>
    <w:p w14:paraId="7E3585D1" w14:textId="7B7BD39D" w:rsidR="001B01AB" w:rsidRDefault="001B01AB">
      <w:pPr>
        <w:pStyle w:val="TOC3"/>
        <w:rPr>
          <w:ins w:id="152" w:author="Marco Petri" w:date="2020-12-22T22:16:00Z"/>
          <w:rFonts w:asciiTheme="minorHAnsi" w:eastAsiaTheme="minorEastAsia" w:hAnsiTheme="minorHAnsi"/>
          <w:noProof/>
          <w:sz w:val="22"/>
          <w:lang w:val="en-GB" w:eastAsia="en-GB"/>
        </w:rPr>
      </w:pPr>
      <w:ins w:id="153"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3.5.2 Availability</w:t>
        </w:r>
        <w:r>
          <w:rPr>
            <w:noProof/>
            <w:webHidden/>
          </w:rPr>
          <w:tab/>
        </w:r>
        <w:r>
          <w:rPr>
            <w:noProof/>
            <w:webHidden/>
          </w:rPr>
          <w:fldChar w:fldCharType="begin"/>
        </w:r>
        <w:r>
          <w:rPr>
            <w:noProof/>
            <w:webHidden/>
          </w:rPr>
          <w:instrText xml:space="preserve"> PAGEREF _Toc59567841 \h </w:instrText>
        </w:r>
      </w:ins>
      <w:r>
        <w:rPr>
          <w:noProof/>
          <w:webHidden/>
        </w:rPr>
      </w:r>
      <w:r>
        <w:rPr>
          <w:noProof/>
          <w:webHidden/>
        </w:rPr>
        <w:fldChar w:fldCharType="separate"/>
      </w:r>
      <w:ins w:id="154" w:author="Marco Petri" w:date="2020-12-22T22:16:00Z">
        <w:r>
          <w:rPr>
            <w:noProof/>
            <w:webHidden/>
          </w:rPr>
          <w:t>39</w:t>
        </w:r>
        <w:r>
          <w:rPr>
            <w:noProof/>
            <w:webHidden/>
          </w:rPr>
          <w:fldChar w:fldCharType="end"/>
        </w:r>
        <w:r w:rsidRPr="00023BEC">
          <w:rPr>
            <w:rStyle w:val="Hyperlink"/>
            <w:noProof/>
          </w:rPr>
          <w:fldChar w:fldCharType="end"/>
        </w:r>
      </w:ins>
    </w:p>
    <w:p w14:paraId="665B8D2C" w14:textId="0A565723" w:rsidR="001B01AB" w:rsidRDefault="001B01AB">
      <w:pPr>
        <w:pStyle w:val="TOC3"/>
        <w:rPr>
          <w:ins w:id="155" w:author="Marco Petri" w:date="2020-12-22T22:16:00Z"/>
          <w:rFonts w:asciiTheme="minorHAnsi" w:eastAsiaTheme="minorEastAsia" w:hAnsiTheme="minorHAnsi"/>
          <w:noProof/>
          <w:sz w:val="22"/>
          <w:lang w:val="en-GB" w:eastAsia="en-GB"/>
        </w:rPr>
      </w:pPr>
      <w:ins w:id="156"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"_Toc59567842"</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3.5.3 Security</w:t>
        </w:r>
        <w:r>
          <w:rPr>
            <w:noProof/>
            <w:webHidden/>
          </w:rPr>
          <w:tab/>
        </w:r>
        <w:r>
          <w:rPr>
            <w:noProof/>
            <w:webHidden/>
          </w:rPr>
          <w:fldChar w:fldCharType="begin"/>
        </w:r>
        <w:r>
          <w:rPr>
            <w:noProof/>
            <w:webHidden/>
          </w:rPr>
          <w:instrText xml:space="preserve"> PAGEREF _Toc59567842 \h </w:instrText>
        </w:r>
      </w:ins>
      <w:r>
        <w:rPr>
          <w:noProof/>
          <w:webHidden/>
        </w:rPr>
      </w:r>
      <w:r>
        <w:rPr>
          <w:noProof/>
          <w:webHidden/>
        </w:rPr>
        <w:fldChar w:fldCharType="separate"/>
      </w:r>
      <w:ins w:id="157" w:author="Marco Petri" w:date="2020-12-22T22:16:00Z">
        <w:r>
          <w:rPr>
            <w:noProof/>
            <w:webHidden/>
          </w:rPr>
          <w:t>39</w:t>
        </w:r>
        <w:r>
          <w:rPr>
            <w:noProof/>
            <w:webHidden/>
          </w:rPr>
          <w:fldChar w:fldCharType="end"/>
        </w:r>
        <w:r w:rsidRPr="00023BEC">
          <w:rPr>
            <w:rStyle w:val="Hyperlink"/>
            <w:noProof/>
          </w:rPr>
          <w:fldChar w:fldCharType="end"/>
        </w:r>
      </w:ins>
    </w:p>
    <w:p w14:paraId="6143C0B3" w14:textId="6B3D8407" w:rsidR="001B01AB" w:rsidRDefault="001B01AB">
      <w:pPr>
        <w:pStyle w:val="TOC3"/>
        <w:rPr>
          <w:ins w:id="158" w:author="Marco Petri" w:date="2020-12-22T22:16:00Z"/>
          <w:rFonts w:asciiTheme="minorHAnsi" w:eastAsiaTheme="minorEastAsia" w:hAnsiTheme="minorHAnsi"/>
          <w:noProof/>
          <w:sz w:val="22"/>
          <w:lang w:val="en-GB" w:eastAsia="en-GB"/>
        </w:rPr>
      </w:pPr>
      <w:ins w:id="159"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"_Toc59567843"</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3.5.4 Maintainability</w:t>
        </w:r>
        <w:r>
          <w:rPr>
            <w:noProof/>
            <w:webHidden/>
          </w:rPr>
          <w:tab/>
        </w:r>
        <w:r>
          <w:rPr>
            <w:noProof/>
            <w:webHidden/>
          </w:rPr>
          <w:fldChar w:fldCharType="begin"/>
        </w:r>
        <w:r>
          <w:rPr>
            <w:noProof/>
            <w:webHidden/>
          </w:rPr>
          <w:instrText xml:space="preserve"> PAGEREF _Toc59567843 \h </w:instrText>
        </w:r>
      </w:ins>
      <w:r>
        <w:rPr>
          <w:noProof/>
          <w:webHidden/>
        </w:rPr>
      </w:r>
      <w:r>
        <w:rPr>
          <w:noProof/>
          <w:webHidden/>
        </w:rPr>
        <w:fldChar w:fldCharType="separate"/>
      </w:r>
      <w:ins w:id="160" w:author="Marco Petri" w:date="2020-12-22T22:16:00Z">
        <w:r>
          <w:rPr>
            <w:noProof/>
            <w:webHidden/>
          </w:rPr>
          <w:t>40</w:t>
        </w:r>
        <w:r>
          <w:rPr>
            <w:noProof/>
            <w:webHidden/>
          </w:rPr>
          <w:fldChar w:fldCharType="end"/>
        </w:r>
        <w:r w:rsidRPr="00023BEC">
          <w:rPr>
            <w:rStyle w:val="Hyperlink"/>
            <w:noProof/>
          </w:rPr>
          <w:fldChar w:fldCharType="end"/>
        </w:r>
      </w:ins>
    </w:p>
    <w:p w14:paraId="7F448C8F" w14:textId="144A7355" w:rsidR="001B01AB" w:rsidRDefault="001B01AB">
      <w:pPr>
        <w:pStyle w:val="TOC3"/>
        <w:rPr>
          <w:ins w:id="161" w:author="Marco Petri" w:date="2020-12-22T22:16:00Z"/>
          <w:rFonts w:asciiTheme="minorHAnsi" w:eastAsiaTheme="minorEastAsia" w:hAnsiTheme="minorHAnsi"/>
          <w:noProof/>
          <w:sz w:val="22"/>
          <w:lang w:val="en-GB" w:eastAsia="en-GB"/>
        </w:rPr>
      </w:pPr>
      <w:ins w:id="162"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"_Toc59567844"</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3.5.5 Portability</w:t>
        </w:r>
        <w:r>
          <w:rPr>
            <w:noProof/>
            <w:webHidden/>
          </w:rPr>
          <w:tab/>
        </w:r>
        <w:r>
          <w:rPr>
            <w:noProof/>
            <w:webHidden/>
          </w:rPr>
          <w:fldChar w:fldCharType="begin"/>
        </w:r>
        <w:r>
          <w:rPr>
            <w:noProof/>
            <w:webHidden/>
          </w:rPr>
          <w:instrText xml:space="preserve"> PAGEREF _Toc59567844 \h </w:instrText>
        </w:r>
      </w:ins>
      <w:r>
        <w:rPr>
          <w:noProof/>
          <w:webHidden/>
        </w:rPr>
      </w:r>
      <w:r>
        <w:rPr>
          <w:noProof/>
          <w:webHidden/>
        </w:rPr>
        <w:fldChar w:fldCharType="separate"/>
      </w:r>
      <w:ins w:id="163" w:author="Marco Petri" w:date="2020-12-22T22:16:00Z">
        <w:r>
          <w:rPr>
            <w:noProof/>
            <w:webHidden/>
          </w:rPr>
          <w:t>40</w:t>
        </w:r>
        <w:r>
          <w:rPr>
            <w:noProof/>
            <w:webHidden/>
          </w:rPr>
          <w:fldChar w:fldCharType="end"/>
        </w:r>
        <w:r w:rsidRPr="00023BEC">
          <w:rPr>
            <w:rStyle w:val="Hyperlink"/>
            <w:noProof/>
          </w:rPr>
          <w:fldChar w:fldCharType="end"/>
        </w:r>
      </w:ins>
    </w:p>
    <w:p w14:paraId="03D13B9F" w14:textId="79273E32" w:rsidR="001B01AB" w:rsidRDefault="001B01AB">
      <w:pPr>
        <w:pStyle w:val="TOC1"/>
        <w:rPr>
          <w:ins w:id="164" w:author="Marco Petri" w:date="2020-12-22T22:16:00Z"/>
          <w:rFonts w:asciiTheme="minorHAnsi" w:eastAsiaTheme="minorEastAsia" w:hAnsiTheme="minorHAnsi"/>
          <w:b w:val="0"/>
          <w:smallCaps w:val="0"/>
          <w:noProof/>
          <w:sz w:val="22"/>
          <w:lang w:val="en-GB" w:eastAsia="en-GB"/>
        </w:rPr>
      </w:pPr>
      <w:ins w:id="165"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"_Toc59567845"</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Part 4: Formal analysis using alloy</w:t>
        </w:r>
        <w:r>
          <w:rPr>
            <w:noProof/>
            <w:webHidden/>
          </w:rPr>
          <w:tab/>
        </w:r>
        <w:r>
          <w:rPr>
            <w:noProof/>
            <w:webHidden/>
          </w:rPr>
          <w:fldChar w:fldCharType="begin"/>
        </w:r>
        <w:r>
          <w:rPr>
            <w:noProof/>
            <w:webHidden/>
          </w:rPr>
          <w:instrText xml:space="preserve"> PAGEREF _Toc59567845 \h </w:instrText>
        </w:r>
      </w:ins>
      <w:r>
        <w:rPr>
          <w:noProof/>
          <w:webHidden/>
        </w:rPr>
      </w:r>
      <w:r>
        <w:rPr>
          <w:noProof/>
          <w:webHidden/>
        </w:rPr>
        <w:fldChar w:fldCharType="separate"/>
      </w:r>
      <w:ins w:id="166" w:author="Marco Petri" w:date="2020-12-22T22:16:00Z">
        <w:r>
          <w:rPr>
            <w:noProof/>
            <w:webHidden/>
          </w:rPr>
          <w:t>41</w:t>
        </w:r>
        <w:r>
          <w:rPr>
            <w:noProof/>
            <w:webHidden/>
          </w:rPr>
          <w:fldChar w:fldCharType="end"/>
        </w:r>
        <w:r w:rsidRPr="00023BEC">
          <w:rPr>
            <w:rStyle w:val="Hyperlink"/>
            <w:noProof/>
          </w:rPr>
          <w:fldChar w:fldCharType="end"/>
        </w:r>
      </w:ins>
    </w:p>
    <w:p w14:paraId="0CE8E502" w14:textId="72F6A361" w:rsidR="001B01AB" w:rsidRDefault="001B01AB">
      <w:pPr>
        <w:pStyle w:val="TOC2"/>
        <w:rPr>
          <w:ins w:id="167" w:author="Marco Petri" w:date="2020-12-22T22:16:00Z"/>
          <w:rFonts w:asciiTheme="minorHAnsi" w:eastAsiaTheme="minorEastAsia" w:hAnsiTheme="minorHAnsi"/>
          <w:noProof/>
          <w:sz w:val="22"/>
          <w:lang w:val="en-GB" w:eastAsia="en-GB"/>
        </w:rPr>
      </w:pPr>
      <w:ins w:id="168"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"_Toc59567846"</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 xml:space="preserve"> Alloy source code</w:t>
        </w:r>
        <w:r>
          <w:rPr>
            <w:noProof/>
            <w:webHidden/>
          </w:rPr>
          <w:tab/>
        </w:r>
        <w:r>
          <w:rPr>
            <w:noProof/>
            <w:webHidden/>
          </w:rPr>
          <w:fldChar w:fldCharType="begin"/>
        </w:r>
        <w:r>
          <w:rPr>
            <w:noProof/>
            <w:webHidden/>
          </w:rPr>
          <w:instrText xml:space="preserve"> PAGEREF _Toc59567846 \h </w:instrText>
        </w:r>
      </w:ins>
      <w:r>
        <w:rPr>
          <w:noProof/>
          <w:webHidden/>
        </w:rPr>
      </w:r>
      <w:r>
        <w:rPr>
          <w:noProof/>
          <w:webHidden/>
        </w:rPr>
        <w:fldChar w:fldCharType="separate"/>
      </w:r>
      <w:ins w:id="169" w:author="Marco Petri" w:date="2020-12-22T22:16:00Z">
        <w:r>
          <w:rPr>
            <w:noProof/>
            <w:webHidden/>
          </w:rPr>
          <w:t>41</w:t>
        </w:r>
        <w:r>
          <w:rPr>
            <w:noProof/>
            <w:webHidden/>
          </w:rPr>
          <w:fldChar w:fldCharType="end"/>
        </w:r>
        <w:r w:rsidRPr="00023BEC">
          <w:rPr>
            <w:rStyle w:val="Hyperlink"/>
            <w:noProof/>
          </w:rPr>
          <w:fldChar w:fldCharType="end"/>
        </w:r>
      </w:ins>
    </w:p>
    <w:p w14:paraId="5DA63193" w14:textId="0B904D02" w:rsidR="001B01AB" w:rsidRDefault="001B01AB">
      <w:pPr>
        <w:pStyle w:val="TOC2"/>
        <w:rPr>
          <w:ins w:id="170" w:author="Marco Petri" w:date="2020-12-22T22:16:00Z"/>
          <w:rFonts w:asciiTheme="minorHAnsi" w:eastAsiaTheme="minorEastAsia" w:hAnsiTheme="minorHAnsi"/>
          <w:noProof/>
          <w:sz w:val="22"/>
          <w:lang w:val="en-GB" w:eastAsia="en-GB"/>
        </w:rPr>
      </w:pPr>
      <w:ins w:id="171"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"_Toc59567848"</w:instrText>
        </w:r>
        <w:r w:rsidRPr="00023BEC">
          <w:rPr>
            <w:rStyle w:val="Hyperlink"/>
            <w:noProof/>
          </w:rPr>
          <w:instrText xml:space="preserve"> </w:instrText>
        </w:r>
        <w:r w:rsidRPr="00023BEC">
          <w:rPr>
            <w:rStyle w:val="Hyperlink"/>
            <w:noProof/>
          </w:rPr>
          <w:fldChar w:fldCharType="separate"/>
        </w:r>
        <w:r w:rsidRPr="00023BEC">
          <w:rPr>
            <w:rStyle w:val="Hyperlink"/>
            <w:noProof/>
            <w:lang w:val="en-CA"/>
          </w:rPr>
          <w:t>4.1</w:t>
        </w:r>
        <w:r>
          <w:rPr>
            <w:noProof/>
            <w:webHidden/>
          </w:rPr>
          <w:tab/>
        </w:r>
        <w:r>
          <w:rPr>
            <w:noProof/>
            <w:webHidden/>
          </w:rPr>
          <w:fldChar w:fldCharType="begin"/>
        </w:r>
        <w:r>
          <w:rPr>
            <w:noProof/>
            <w:webHidden/>
          </w:rPr>
          <w:instrText xml:space="preserve"> PAGEREF _Toc59567848 \h </w:instrText>
        </w:r>
      </w:ins>
      <w:r>
        <w:rPr>
          <w:noProof/>
          <w:webHidden/>
        </w:rPr>
      </w:r>
      <w:r>
        <w:rPr>
          <w:noProof/>
          <w:webHidden/>
        </w:rPr>
        <w:fldChar w:fldCharType="separate"/>
      </w:r>
      <w:ins w:id="172" w:author="Marco Petri" w:date="2020-12-22T22:16:00Z">
        <w:r>
          <w:rPr>
            <w:noProof/>
            <w:webHidden/>
          </w:rPr>
          <w:t>41</w:t>
        </w:r>
        <w:r>
          <w:rPr>
            <w:noProof/>
            <w:webHidden/>
          </w:rPr>
          <w:fldChar w:fldCharType="end"/>
        </w:r>
        <w:r w:rsidRPr="00023BEC">
          <w:rPr>
            <w:rStyle w:val="Hyperlink"/>
            <w:noProof/>
          </w:rPr>
          <w:fldChar w:fldCharType="end"/>
        </w:r>
      </w:ins>
    </w:p>
    <w:p w14:paraId="4BC8C8EA" w14:textId="5CBB917C" w:rsidR="001B01AB" w:rsidRDefault="001B01AB">
      <w:pPr>
        <w:pStyle w:val="TOC2"/>
        <w:rPr>
          <w:ins w:id="173" w:author="Marco Petri" w:date="2020-12-22T22:16:00Z"/>
          <w:rFonts w:asciiTheme="minorHAnsi" w:eastAsiaTheme="minorEastAsia" w:hAnsiTheme="minorHAnsi"/>
          <w:noProof/>
          <w:sz w:val="22"/>
          <w:lang w:val="en-GB" w:eastAsia="en-GB"/>
        </w:rPr>
      </w:pPr>
      <w:ins w:id="174"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"_Toc59567849"</w:instrText>
        </w:r>
        <w:r w:rsidRPr="00023BEC">
          <w:rPr>
            <w:rStyle w:val="Hyperlink"/>
            <w:noProof/>
          </w:rPr>
          <w:instrText xml:space="preserve"> </w:instrText>
        </w:r>
        <w:r w:rsidRPr="00023BEC">
          <w:rPr>
            <w:rStyle w:val="Hyperlink"/>
            <w:noProof/>
          </w:rPr>
          <w:fldChar w:fldCharType="separate"/>
        </w:r>
        <w:r w:rsidRPr="00023BEC">
          <w:rPr>
            <w:rStyle w:val="Hyperlink"/>
            <w:noProof/>
            <w:lang w:val="en-CA"/>
          </w:rPr>
          <w:t>4.2 Alloy analysis</w:t>
        </w:r>
        <w:r>
          <w:rPr>
            <w:noProof/>
            <w:webHidden/>
          </w:rPr>
          <w:tab/>
        </w:r>
        <w:r>
          <w:rPr>
            <w:noProof/>
            <w:webHidden/>
          </w:rPr>
          <w:fldChar w:fldCharType="begin"/>
        </w:r>
        <w:r>
          <w:rPr>
            <w:noProof/>
            <w:webHidden/>
          </w:rPr>
          <w:instrText xml:space="preserve"> PAGEREF _Toc59567849 \h </w:instrText>
        </w:r>
      </w:ins>
      <w:r>
        <w:rPr>
          <w:noProof/>
          <w:webHidden/>
        </w:rPr>
      </w:r>
      <w:r>
        <w:rPr>
          <w:noProof/>
          <w:webHidden/>
        </w:rPr>
        <w:fldChar w:fldCharType="separate"/>
      </w:r>
      <w:ins w:id="175" w:author="Marco Petri" w:date="2020-12-22T22:16:00Z">
        <w:r>
          <w:rPr>
            <w:noProof/>
            <w:webHidden/>
          </w:rPr>
          <w:t>52</w:t>
        </w:r>
        <w:r>
          <w:rPr>
            <w:noProof/>
            <w:webHidden/>
          </w:rPr>
          <w:fldChar w:fldCharType="end"/>
        </w:r>
        <w:r w:rsidRPr="00023BEC">
          <w:rPr>
            <w:rStyle w:val="Hyperlink"/>
            <w:noProof/>
          </w:rPr>
          <w:fldChar w:fldCharType="end"/>
        </w:r>
      </w:ins>
    </w:p>
    <w:p w14:paraId="70D0A427" w14:textId="11FC4022" w:rsidR="001B01AB" w:rsidRDefault="001B01AB">
      <w:pPr>
        <w:pStyle w:val="TOC1"/>
        <w:rPr>
          <w:ins w:id="176" w:author="Marco Petri" w:date="2020-12-22T22:16:00Z"/>
          <w:rFonts w:asciiTheme="minorHAnsi" w:eastAsiaTheme="minorEastAsia" w:hAnsiTheme="minorHAnsi"/>
          <w:b w:val="0"/>
          <w:smallCaps w:val="0"/>
          <w:noProof/>
          <w:sz w:val="22"/>
          <w:lang w:val="en-GB" w:eastAsia="en-GB"/>
        </w:rPr>
      </w:pPr>
      <w:ins w:id="177"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"_Toc59567850"</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Part 5: Effort spent</w:t>
        </w:r>
        <w:r>
          <w:rPr>
            <w:noProof/>
            <w:webHidden/>
          </w:rPr>
          <w:tab/>
        </w:r>
        <w:r>
          <w:rPr>
            <w:noProof/>
            <w:webHidden/>
          </w:rPr>
          <w:fldChar w:fldCharType="begin"/>
        </w:r>
        <w:r>
          <w:rPr>
            <w:noProof/>
            <w:webHidden/>
          </w:rPr>
          <w:instrText xml:space="preserve"> PAGEREF _Toc59567850 \h </w:instrText>
        </w:r>
      </w:ins>
      <w:r>
        <w:rPr>
          <w:noProof/>
          <w:webHidden/>
        </w:rPr>
      </w:r>
      <w:r>
        <w:rPr>
          <w:noProof/>
          <w:webHidden/>
        </w:rPr>
        <w:fldChar w:fldCharType="separate"/>
      </w:r>
      <w:ins w:id="178" w:author="Marco Petri" w:date="2020-12-22T22:16:00Z">
        <w:r>
          <w:rPr>
            <w:noProof/>
            <w:webHidden/>
          </w:rPr>
          <w:t>53</w:t>
        </w:r>
        <w:r>
          <w:rPr>
            <w:noProof/>
            <w:webHidden/>
          </w:rPr>
          <w:fldChar w:fldCharType="end"/>
        </w:r>
        <w:r w:rsidRPr="00023BEC">
          <w:rPr>
            <w:rStyle w:val="Hyperlink"/>
            <w:noProof/>
          </w:rPr>
          <w:fldChar w:fldCharType="end"/>
        </w:r>
      </w:ins>
    </w:p>
    <w:p w14:paraId="0F3662A2" w14:textId="58027CD8" w:rsidR="001B01AB" w:rsidRDefault="001B01AB">
      <w:pPr>
        <w:pStyle w:val="TOC1"/>
        <w:rPr>
          <w:ins w:id="179" w:author="Marco Petri" w:date="2020-12-22T22:16:00Z"/>
          <w:rFonts w:asciiTheme="minorHAnsi" w:eastAsiaTheme="minorEastAsia" w:hAnsiTheme="minorHAnsi"/>
          <w:b w:val="0"/>
          <w:smallCaps w:val="0"/>
          <w:noProof/>
          <w:sz w:val="22"/>
          <w:lang w:val="en-GB" w:eastAsia="en-GB"/>
        </w:rPr>
      </w:pPr>
      <w:ins w:id="180" w:author="Marco Petri" w:date="2020-12-22T22:16:00Z">
        <w:r w:rsidRPr="00023BEC">
          <w:rPr>
            <w:rStyle w:val="Hyperlink"/>
            <w:noProof/>
          </w:rPr>
          <w:fldChar w:fldCharType="begin"/>
        </w:r>
        <w:r w:rsidRPr="00023BEC">
          <w:rPr>
            <w:rStyle w:val="Hyperlink"/>
            <w:noProof/>
          </w:rPr>
          <w:instrText xml:space="preserve"> </w:instrText>
        </w:r>
        <w:r>
          <w:rPr>
            <w:noProof/>
          </w:rPr>
          <w:instrText>HYPERLINK \l "_Toc59567851"</w:instrText>
        </w:r>
        <w:r w:rsidRPr="00023BEC">
          <w:rPr>
            <w:rStyle w:val="Hyperlink"/>
            <w:noProof/>
          </w:rPr>
          <w:instrText xml:space="preserve"> </w:instrText>
        </w:r>
        <w:r w:rsidRPr="00023BEC">
          <w:rPr>
            <w:rStyle w:val="Hyperlink"/>
            <w:noProof/>
          </w:rPr>
          <w:fldChar w:fldCharType="separate"/>
        </w:r>
        <w:r w:rsidRPr="00023BEC">
          <w:rPr>
            <w:rStyle w:val="Hyperlink"/>
            <w:noProof/>
            <w:lang w:val="en-GB"/>
          </w:rPr>
          <w:t>Part 6: References</w:t>
        </w:r>
        <w:r>
          <w:rPr>
            <w:noProof/>
            <w:webHidden/>
          </w:rPr>
          <w:tab/>
        </w:r>
        <w:r>
          <w:rPr>
            <w:noProof/>
            <w:webHidden/>
          </w:rPr>
          <w:fldChar w:fldCharType="begin"/>
        </w:r>
        <w:r>
          <w:rPr>
            <w:noProof/>
            <w:webHidden/>
          </w:rPr>
          <w:instrText xml:space="preserve"> PAGEREF _Toc59567851 \h </w:instrText>
        </w:r>
      </w:ins>
      <w:r>
        <w:rPr>
          <w:noProof/>
          <w:webHidden/>
        </w:rPr>
      </w:r>
      <w:r>
        <w:rPr>
          <w:noProof/>
          <w:webHidden/>
        </w:rPr>
        <w:fldChar w:fldCharType="separate"/>
      </w:r>
      <w:ins w:id="181" w:author="Marco Petri" w:date="2020-12-22T22:16:00Z">
        <w:r>
          <w:rPr>
            <w:noProof/>
            <w:webHidden/>
          </w:rPr>
          <w:t>54</w:t>
        </w:r>
        <w:r>
          <w:rPr>
            <w:noProof/>
            <w:webHidden/>
          </w:rPr>
          <w:fldChar w:fldCharType="end"/>
        </w:r>
        <w:r w:rsidRPr="00023BEC">
          <w:rPr>
            <w:rStyle w:val="Hyperlink"/>
            <w:noProof/>
          </w:rPr>
          <w:fldChar w:fldCharType="end"/>
        </w:r>
      </w:ins>
    </w:p>
    <w:p w14:paraId="0E03C737" w14:textId="24275E71" w:rsidR="00CA334D" w:rsidDel="001B01AB" w:rsidRDefault="00AC7D1A">
      <w:pPr>
        <w:pStyle w:val="TOC1"/>
        <w:rPr>
          <w:del w:id="182" w:author="Marco Petri" w:date="2020-12-22T22:16:00Z"/>
          <w:rFonts w:asciiTheme="minorHAnsi" w:eastAsiaTheme="minorEastAsia" w:hAnsiTheme="minorHAnsi"/>
          <w:b w:val="0"/>
          <w:smallCaps w:val="0"/>
          <w:noProof/>
          <w:sz w:val="22"/>
          <w:lang w:eastAsia="it-IT"/>
        </w:rPr>
      </w:pPr>
      <w:del w:id="183" w:author="Marco Petri" w:date="2020-12-22T22:16:00Z">
        <w:r w:rsidDel="001B01AB">
          <w:rPr>
            <w:b w:val="0"/>
            <w:smallCaps w:val="0"/>
            <w:noProof/>
          </w:rPr>
          <w:fldChar w:fldCharType="begin"/>
        </w:r>
        <w:r w:rsidDel="001B01AB">
          <w:rPr>
            <w:noProof/>
          </w:rPr>
          <w:delInstrText xml:space="preserve"> HYPERLINK \l "_Toc59565426" </w:delInstrText>
        </w:r>
        <w:r w:rsidDel="001B01AB">
          <w:rPr>
            <w:b w:val="0"/>
            <w:smallCaps w:val="0"/>
            <w:noProof/>
          </w:rPr>
          <w:fldChar w:fldCharType="separate"/>
        </w:r>
      </w:del>
      <w:ins w:id="184" w:author="Marco Petri" w:date="2020-12-22T22:16:00Z">
        <w:r w:rsidR="001B01AB">
          <w:rPr>
            <w:b w:val="0"/>
            <w:bCs/>
            <w:noProof/>
            <w:lang w:val="en-US"/>
          </w:rPr>
          <w:t>Error! Hyperlink reference not valid.</w:t>
        </w:r>
      </w:ins>
      <w:del w:id="185" w:author="Marco Petri" w:date="2020-12-22T22:16:00Z">
        <w:r w:rsidR="00CA334D" w:rsidRPr="00C909D4" w:rsidDel="001B01AB">
          <w:rPr>
            <w:rStyle w:val="Hyperlink"/>
            <w:noProof/>
            <w:lang w:val="en-GB"/>
          </w:rPr>
          <w:delText>Part 1: Introduction</w:delText>
        </w:r>
        <w:r w:rsidR="00CA334D" w:rsidDel="001B01AB">
          <w:rPr>
            <w:noProof/>
            <w:webHidden/>
          </w:rPr>
          <w:tab/>
        </w:r>
        <w:r w:rsidR="00CA334D" w:rsidDel="001B01AB">
          <w:rPr>
            <w:b w:val="0"/>
            <w:smallCaps w:val="0"/>
            <w:noProof/>
            <w:webHidden/>
          </w:rPr>
          <w:fldChar w:fldCharType="begin"/>
        </w:r>
        <w:r w:rsidR="00CA334D" w:rsidDel="001B01AB">
          <w:rPr>
            <w:noProof/>
            <w:webHidden/>
          </w:rPr>
          <w:delInstrText xml:space="preserve"> PAGEREF _Toc59565426 \h </w:delInstrText>
        </w:r>
        <w:r w:rsidR="00CA334D" w:rsidDel="001B01AB">
          <w:rPr>
            <w:b w:val="0"/>
            <w:smallCaps w:val="0"/>
            <w:noProof/>
            <w:webHidden/>
          </w:rPr>
        </w:r>
        <w:r w:rsidR="00CA334D" w:rsidDel="001B01AB">
          <w:rPr>
            <w:b w:val="0"/>
            <w:smallCaps w:val="0"/>
            <w:noProof/>
            <w:webHidden/>
          </w:rPr>
          <w:fldChar w:fldCharType="separate"/>
        </w:r>
        <w:r w:rsidR="00CA334D" w:rsidDel="001B01AB">
          <w:rPr>
            <w:noProof/>
            <w:webHidden/>
          </w:rPr>
          <w:delText>1</w:delText>
        </w:r>
        <w:r w:rsidR="00CA334D" w:rsidDel="001B01AB">
          <w:rPr>
            <w:b w:val="0"/>
            <w:smallCaps w:val="0"/>
            <w:noProof/>
            <w:webHidden/>
          </w:rPr>
          <w:fldChar w:fldCharType="end"/>
        </w:r>
        <w:r w:rsidDel="001B01AB">
          <w:rPr>
            <w:b w:val="0"/>
            <w:smallCaps w:val="0"/>
            <w:noProof/>
          </w:rPr>
          <w:fldChar w:fldCharType="end"/>
        </w:r>
      </w:del>
    </w:p>
    <w:p w14:paraId="41FE52C9" w14:textId="745605A3" w:rsidR="00CA334D" w:rsidDel="001B01AB" w:rsidRDefault="00AC7D1A">
      <w:pPr>
        <w:pStyle w:val="TOC1"/>
        <w:rPr>
          <w:del w:id="186" w:author="Marco Petri" w:date="2020-12-22T22:16:00Z"/>
          <w:rFonts w:asciiTheme="minorHAnsi" w:eastAsiaTheme="minorEastAsia" w:hAnsiTheme="minorHAnsi"/>
          <w:b w:val="0"/>
          <w:smallCaps w:val="0"/>
          <w:noProof/>
          <w:sz w:val="22"/>
          <w:lang w:eastAsia="it-IT"/>
        </w:rPr>
      </w:pPr>
      <w:del w:id="187" w:author="Marco Petri" w:date="2020-12-22T22:16:00Z">
        <w:r w:rsidDel="001B01AB">
          <w:rPr>
            <w:b w:val="0"/>
            <w:smallCaps w:val="0"/>
            <w:noProof/>
          </w:rPr>
          <w:fldChar w:fldCharType="begin"/>
        </w:r>
        <w:r w:rsidDel="001B01AB">
          <w:rPr>
            <w:noProof/>
          </w:rPr>
          <w:delInstrText xml:space="preserve"> HYPERLINK \l "_Toc59565427" </w:delInstrText>
        </w:r>
        <w:r w:rsidDel="001B01AB">
          <w:rPr>
            <w:b w:val="0"/>
            <w:smallCaps w:val="0"/>
            <w:noProof/>
          </w:rPr>
          <w:fldChar w:fldCharType="separate"/>
        </w:r>
      </w:del>
      <w:ins w:id="188" w:author="Marco Petri" w:date="2020-12-22T22:16:00Z">
        <w:r w:rsidR="001B01AB">
          <w:rPr>
            <w:b w:val="0"/>
            <w:bCs/>
            <w:noProof/>
            <w:lang w:val="en-US"/>
          </w:rPr>
          <w:t>Error! Hyperlink reference not valid.</w:t>
        </w:r>
      </w:ins>
      <w:del w:id="189" w:author="Marco Petri" w:date="2020-12-22T22:16:00Z">
        <w:r w:rsidR="00CA334D" w:rsidRPr="00C909D4" w:rsidDel="001B01AB">
          <w:rPr>
            <w:rStyle w:val="Hyperlink"/>
            <w:noProof/>
            <w:lang w:val="en-GB"/>
          </w:rPr>
          <w:delText>Part 2: Overall description</w:delText>
        </w:r>
        <w:r w:rsidR="00CA334D" w:rsidDel="001B01AB">
          <w:rPr>
            <w:noProof/>
            <w:webHidden/>
          </w:rPr>
          <w:tab/>
        </w:r>
        <w:r w:rsidR="00CA334D" w:rsidDel="001B01AB">
          <w:rPr>
            <w:b w:val="0"/>
            <w:smallCaps w:val="0"/>
            <w:noProof/>
            <w:webHidden/>
          </w:rPr>
          <w:fldChar w:fldCharType="begin"/>
        </w:r>
        <w:r w:rsidR="00CA334D" w:rsidDel="001B01AB">
          <w:rPr>
            <w:noProof/>
            <w:webHidden/>
          </w:rPr>
          <w:delInstrText xml:space="preserve"> PAGEREF _Toc59565427 \h </w:delInstrText>
        </w:r>
        <w:r w:rsidR="00CA334D" w:rsidDel="001B01AB">
          <w:rPr>
            <w:b w:val="0"/>
            <w:smallCaps w:val="0"/>
            <w:noProof/>
            <w:webHidden/>
          </w:rPr>
        </w:r>
        <w:r w:rsidR="00CA334D" w:rsidDel="001B01AB">
          <w:rPr>
            <w:b w:val="0"/>
            <w:smallCaps w:val="0"/>
            <w:noProof/>
            <w:webHidden/>
          </w:rPr>
          <w:fldChar w:fldCharType="separate"/>
        </w:r>
        <w:r w:rsidR="00CA334D" w:rsidDel="001B01AB">
          <w:rPr>
            <w:noProof/>
            <w:webHidden/>
          </w:rPr>
          <w:delText>8</w:delText>
        </w:r>
        <w:r w:rsidR="00CA334D" w:rsidDel="001B01AB">
          <w:rPr>
            <w:b w:val="0"/>
            <w:smallCaps w:val="0"/>
            <w:noProof/>
            <w:webHidden/>
          </w:rPr>
          <w:fldChar w:fldCharType="end"/>
        </w:r>
        <w:r w:rsidDel="001B01AB">
          <w:rPr>
            <w:b w:val="0"/>
            <w:smallCaps w:val="0"/>
            <w:noProof/>
          </w:rPr>
          <w:fldChar w:fldCharType="end"/>
        </w:r>
      </w:del>
    </w:p>
    <w:p w14:paraId="54BABFA3" w14:textId="1977A81F" w:rsidR="00CA334D" w:rsidDel="001B01AB" w:rsidRDefault="00AC7D1A">
      <w:pPr>
        <w:pStyle w:val="TOC1"/>
        <w:rPr>
          <w:del w:id="190" w:author="Marco Petri" w:date="2020-12-22T22:16:00Z"/>
          <w:rFonts w:asciiTheme="minorHAnsi" w:eastAsiaTheme="minorEastAsia" w:hAnsiTheme="minorHAnsi"/>
          <w:b w:val="0"/>
          <w:smallCaps w:val="0"/>
          <w:noProof/>
          <w:sz w:val="22"/>
          <w:lang w:eastAsia="it-IT"/>
        </w:rPr>
      </w:pPr>
      <w:del w:id="191" w:author="Marco Petri" w:date="2020-12-22T22:16:00Z">
        <w:r w:rsidDel="001B01AB">
          <w:rPr>
            <w:b w:val="0"/>
            <w:smallCaps w:val="0"/>
            <w:noProof/>
          </w:rPr>
          <w:fldChar w:fldCharType="begin"/>
        </w:r>
        <w:r w:rsidDel="001B01AB">
          <w:rPr>
            <w:noProof/>
          </w:rPr>
          <w:delInstrText xml:space="preserve"> HYPERLINK \l "_Toc59565428" </w:delInstrText>
        </w:r>
        <w:r w:rsidDel="001B01AB">
          <w:rPr>
            <w:b w:val="0"/>
            <w:smallCaps w:val="0"/>
            <w:noProof/>
          </w:rPr>
          <w:fldChar w:fldCharType="separate"/>
        </w:r>
      </w:del>
      <w:ins w:id="192" w:author="Marco Petri" w:date="2020-12-22T22:16:00Z">
        <w:r w:rsidR="001B01AB">
          <w:rPr>
            <w:b w:val="0"/>
            <w:bCs/>
            <w:noProof/>
            <w:lang w:val="en-US"/>
          </w:rPr>
          <w:t>Error! Hyperlink reference not valid.</w:t>
        </w:r>
      </w:ins>
      <w:del w:id="193" w:author="Marco Petri" w:date="2020-12-22T22:16:00Z">
        <w:r w:rsidR="00CA334D" w:rsidRPr="00C909D4" w:rsidDel="001B01AB">
          <w:rPr>
            <w:rStyle w:val="Hyperlink"/>
            <w:noProof/>
            <w:lang w:val="en-GB"/>
          </w:rPr>
          <w:delText>Part 3: Specific requirements</w:delText>
        </w:r>
        <w:r w:rsidR="00CA334D" w:rsidDel="001B01AB">
          <w:rPr>
            <w:noProof/>
            <w:webHidden/>
          </w:rPr>
          <w:tab/>
        </w:r>
        <w:r w:rsidR="00CA334D" w:rsidDel="001B01AB">
          <w:rPr>
            <w:b w:val="0"/>
            <w:smallCaps w:val="0"/>
            <w:noProof/>
            <w:webHidden/>
          </w:rPr>
          <w:fldChar w:fldCharType="begin"/>
        </w:r>
        <w:r w:rsidR="00CA334D" w:rsidDel="001B01AB">
          <w:rPr>
            <w:noProof/>
            <w:webHidden/>
          </w:rPr>
          <w:delInstrText xml:space="preserve"> PAGEREF _Toc59565428 \h </w:delInstrText>
        </w:r>
        <w:r w:rsidR="00CA334D" w:rsidDel="001B01AB">
          <w:rPr>
            <w:b w:val="0"/>
            <w:smallCaps w:val="0"/>
            <w:noProof/>
            <w:webHidden/>
          </w:rPr>
        </w:r>
        <w:r w:rsidR="00CA334D" w:rsidDel="001B01AB">
          <w:rPr>
            <w:b w:val="0"/>
            <w:smallCaps w:val="0"/>
            <w:noProof/>
            <w:webHidden/>
          </w:rPr>
          <w:fldChar w:fldCharType="separate"/>
        </w:r>
        <w:r w:rsidR="00CA334D" w:rsidDel="001B01AB">
          <w:rPr>
            <w:noProof/>
            <w:webHidden/>
          </w:rPr>
          <w:delText>18</w:delText>
        </w:r>
        <w:r w:rsidR="00CA334D" w:rsidDel="001B01AB">
          <w:rPr>
            <w:b w:val="0"/>
            <w:smallCaps w:val="0"/>
            <w:noProof/>
            <w:webHidden/>
          </w:rPr>
          <w:fldChar w:fldCharType="end"/>
        </w:r>
        <w:r w:rsidDel="001B01AB">
          <w:rPr>
            <w:b w:val="0"/>
            <w:smallCaps w:val="0"/>
            <w:noProof/>
          </w:rPr>
          <w:fldChar w:fldCharType="end"/>
        </w:r>
      </w:del>
    </w:p>
    <w:p w14:paraId="1B56A928" w14:textId="33CE49D2" w:rsidR="00CA334D" w:rsidDel="001B01AB" w:rsidRDefault="00AC7D1A">
      <w:pPr>
        <w:pStyle w:val="TOC1"/>
        <w:rPr>
          <w:del w:id="194" w:author="Marco Petri" w:date="2020-12-22T22:16:00Z"/>
          <w:rFonts w:asciiTheme="minorHAnsi" w:eastAsiaTheme="minorEastAsia" w:hAnsiTheme="minorHAnsi"/>
          <w:b w:val="0"/>
          <w:smallCaps w:val="0"/>
          <w:noProof/>
          <w:sz w:val="22"/>
          <w:lang w:eastAsia="it-IT"/>
        </w:rPr>
      </w:pPr>
      <w:del w:id="195" w:author="Marco Petri" w:date="2020-12-22T22:16:00Z">
        <w:r w:rsidDel="001B01AB">
          <w:rPr>
            <w:b w:val="0"/>
            <w:smallCaps w:val="0"/>
            <w:noProof/>
          </w:rPr>
          <w:fldChar w:fldCharType="begin"/>
        </w:r>
        <w:r w:rsidDel="001B01AB">
          <w:rPr>
            <w:noProof/>
          </w:rPr>
          <w:delInstrText xml:space="preserve"> HYPERLINK \l "_Toc59565429" </w:delInstrText>
        </w:r>
        <w:r w:rsidDel="001B01AB">
          <w:rPr>
            <w:b w:val="0"/>
            <w:smallCaps w:val="0"/>
            <w:noProof/>
          </w:rPr>
          <w:fldChar w:fldCharType="separate"/>
        </w:r>
      </w:del>
      <w:ins w:id="196" w:author="Marco Petri" w:date="2020-12-22T22:16:00Z">
        <w:r w:rsidR="001B01AB">
          <w:rPr>
            <w:b w:val="0"/>
            <w:bCs/>
            <w:noProof/>
            <w:lang w:val="en-US"/>
          </w:rPr>
          <w:t>Error! Hyperlink reference not valid.</w:t>
        </w:r>
      </w:ins>
      <w:del w:id="197" w:author="Marco Petri" w:date="2020-12-22T22:16:00Z">
        <w:r w:rsidR="00CA334D" w:rsidRPr="00C909D4" w:rsidDel="001B01AB">
          <w:rPr>
            <w:rStyle w:val="Hyperlink"/>
            <w:noProof/>
            <w:lang w:val="en-GB"/>
          </w:rPr>
          <w:delText>Part 4: Formal analysis using alloy</w:delText>
        </w:r>
        <w:r w:rsidR="00CA334D" w:rsidDel="001B01AB">
          <w:rPr>
            <w:noProof/>
            <w:webHidden/>
          </w:rPr>
          <w:tab/>
        </w:r>
        <w:r w:rsidR="00CA334D" w:rsidDel="001B01AB">
          <w:rPr>
            <w:b w:val="0"/>
            <w:smallCaps w:val="0"/>
            <w:noProof/>
            <w:webHidden/>
          </w:rPr>
          <w:fldChar w:fldCharType="begin"/>
        </w:r>
        <w:r w:rsidR="00CA334D" w:rsidDel="001B01AB">
          <w:rPr>
            <w:noProof/>
            <w:webHidden/>
          </w:rPr>
          <w:delInstrText xml:space="preserve"> PAGEREF _Toc59565429 \h </w:delInstrText>
        </w:r>
        <w:r w:rsidR="00CA334D" w:rsidDel="001B01AB">
          <w:rPr>
            <w:b w:val="0"/>
            <w:smallCaps w:val="0"/>
            <w:noProof/>
            <w:webHidden/>
          </w:rPr>
        </w:r>
        <w:r w:rsidR="00CA334D" w:rsidDel="001B01AB">
          <w:rPr>
            <w:b w:val="0"/>
            <w:smallCaps w:val="0"/>
            <w:noProof/>
            <w:webHidden/>
          </w:rPr>
          <w:fldChar w:fldCharType="separate"/>
        </w:r>
        <w:r w:rsidR="00CA334D" w:rsidDel="001B01AB">
          <w:rPr>
            <w:noProof/>
            <w:webHidden/>
          </w:rPr>
          <w:delText>41</w:delText>
        </w:r>
        <w:r w:rsidR="00CA334D" w:rsidDel="001B01AB">
          <w:rPr>
            <w:b w:val="0"/>
            <w:smallCaps w:val="0"/>
            <w:noProof/>
            <w:webHidden/>
          </w:rPr>
          <w:fldChar w:fldCharType="end"/>
        </w:r>
        <w:r w:rsidDel="001B01AB">
          <w:rPr>
            <w:b w:val="0"/>
            <w:smallCaps w:val="0"/>
            <w:noProof/>
          </w:rPr>
          <w:fldChar w:fldCharType="end"/>
        </w:r>
      </w:del>
    </w:p>
    <w:p w14:paraId="66A42E4F" w14:textId="7E0300DB" w:rsidR="00CA334D" w:rsidDel="001B01AB" w:rsidRDefault="00AC7D1A">
      <w:pPr>
        <w:pStyle w:val="TOC1"/>
        <w:rPr>
          <w:del w:id="198" w:author="Marco Petri" w:date="2020-12-22T22:16:00Z"/>
          <w:rFonts w:asciiTheme="minorHAnsi" w:eastAsiaTheme="minorEastAsia" w:hAnsiTheme="minorHAnsi"/>
          <w:b w:val="0"/>
          <w:smallCaps w:val="0"/>
          <w:noProof/>
          <w:sz w:val="22"/>
          <w:lang w:eastAsia="it-IT"/>
        </w:rPr>
      </w:pPr>
      <w:del w:id="199" w:author="Marco Petri" w:date="2020-12-22T22:16:00Z">
        <w:r w:rsidDel="001B01AB">
          <w:rPr>
            <w:b w:val="0"/>
            <w:smallCaps w:val="0"/>
            <w:noProof/>
          </w:rPr>
          <w:fldChar w:fldCharType="begin"/>
        </w:r>
        <w:r w:rsidDel="001B01AB">
          <w:rPr>
            <w:noProof/>
          </w:rPr>
          <w:delInstrText xml:space="preserve"> HYPERLINK \l "_Toc59565430" </w:delInstrText>
        </w:r>
        <w:r w:rsidDel="001B01AB">
          <w:rPr>
            <w:b w:val="0"/>
            <w:smallCaps w:val="0"/>
            <w:noProof/>
          </w:rPr>
          <w:fldChar w:fldCharType="separate"/>
        </w:r>
      </w:del>
      <w:ins w:id="200" w:author="Marco Petri" w:date="2020-12-22T22:16:00Z">
        <w:r w:rsidR="001B01AB">
          <w:rPr>
            <w:b w:val="0"/>
            <w:bCs/>
            <w:noProof/>
            <w:lang w:val="en-US"/>
          </w:rPr>
          <w:t>Error! Hyperlink reference not valid.</w:t>
        </w:r>
      </w:ins>
      <w:del w:id="201" w:author="Marco Petri" w:date="2020-12-22T22:16:00Z">
        <w:r w:rsidR="00CA334D" w:rsidRPr="00C909D4" w:rsidDel="001B01AB">
          <w:rPr>
            <w:rStyle w:val="Hyperlink"/>
            <w:noProof/>
            <w:lang w:val="en-GB"/>
          </w:rPr>
          <w:delText>Part 5: Effort spent</w:delText>
        </w:r>
        <w:r w:rsidR="00CA334D" w:rsidDel="001B01AB">
          <w:rPr>
            <w:noProof/>
            <w:webHidden/>
          </w:rPr>
          <w:tab/>
        </w:r>
        <w:r w:rsidR="00CA334D" w:rsidDel="001B01AB">
          <w:rPr>
            <w:b w:val="0"/>
            <w:smallCaps w:val="0"/>
            <w:noProof/>
            <w:webHidden/>
          </w:rPr>
          <w:fldChar w:fldCharType="begin"/>
        </w:r>
        <w:r w:rsidR="00CA334D" w:rsidDel="001B01AB">
          <w:rPr>
            <w:noProof/>
            <w:webHidden/>
          </w:rPr>
          <w:delInstrText xml:space="preserve"> PAGEREF _Toc59565430 \h </w:delInstrText>
        </w:r>
        <w:r w:rsidR="00CA334D" w:rsidDel="001B01AB">
          <w:rPr>
            <w:b w:val="0"/>
            <w:smallCaps w:val="0"/>
            <w:noProof/>
            <w:webHidden/>
          </w:rPr>
        </w:r>
        <w:r w:rsidR="00CA334D" w:rsidDel="001B01AB">
          <w:rPr>
            <w:b w:val="0"/>
            <w:smallCaps w:val="0"/>
            <w:noProof/>
            <w:webHidden/>
          </w:rPr>
          <w:fldChar w:fldCharType="separate"/>
        </w:r>
        <w:r w:rsidR="00CA334D" w:rsidDel="001B01AB">
          <w:rPr>
            <w:noProof/>
            <w:webHidden/>
          </w:rPr>
          <w:delText>42</w:delText>
        </w:r>
        <w:r w:rsidR="00CA334D" w:rsidDel="001B01AB">
          <w:rPr>
            <w:b w:val="0"/>
            <w:smallCaps w:val="0"/>
            <w:noProof/>
            <w:webHidden/>
          </w:rPr>
          <w:fldChar w:fldCharType="end"/>
        </w:r>
        <w:r w:rsidDel="001B01AB">
          <w:rPr>
            <w:b w:val="0"/>
            <w:smallCaps w:val="0"/>
            <w:noProof/>
          </w:rPr>
          <w:fldChar w:fldCharType="end"/>
        </w:r>
      </w:del>
    </w:p>
    <w:p w14:paraId="4391712E" w14:textId="6E1EE3CC" w:rsidR="00CA334D" w:rsidDel="001B01AB" w:rsidRDefault="00AC7D1A">
      <w:pPr>
        <w:pStyle w:val="TOC1"/>
        <w:rPr>
          <w:del w:id="202" w:author="Marco Petri" w:date="2020-12-22T22:16:00Z"/>
          <w:rFonts w:asciiTheme="minorHAnsi" w:eastAsiaTheme="minorEastAsia" w:hAnsiTheme="minorHAnsi"/>
          <w:b w:val="0"/>
          <w:smallCaps w:val="0"/>
          <w:noProof/>
          <w:sz w:val="22"/>
          <w:lang w:eastAsia="it-IT"/>
        </w:rPr>
      </w:pPr>
      <w:del w:id="203" w:author="Marco Petri" w:date="2020-12-22T22:16:00Z">
        <w:r w:rsidDel="001B01AB">
          <w:rPr>
            <w:b w:val="0"/>
            <w:smallCaps w:val="0"/>
            <w:noProof/>
          </w:rPr>
          <w:fldChar w:fldCharType="begin"/>
        </w:r>
        <w:r w:rsidDel="001B01AB">
          <w:rPr>
            <w:noProof/>
          </w:rPr>
          <w:delInstrText xml:space="preserve"> HYPERLINK \l "_Toc59565431" </w:delInstrText>
        </w:r>
        <w:r w:rsidDel="001B01AB">
          <w:rPr>
            <w:b w:val="0"/>
            <w:smallCaps w:val="0"/>
            <w:noProof/>
          </w:rPr>
          <w:fldChar w:fldCharType="separate"/>
        </w:r>
      </w:del>
      <w:ins w:id="204" w:author="Marco Petri" w:date="2020-12-22T22:16:00Z">
        <w:r w:rsidR="001B01AB">
          <w:rPr>
            <w:b w:val="0"/>
            <w:bCs/>
            <w:noProof/>
            <w:lang w:val="en-US"/>
          </w:rPr>
          <w:t>Error! Hyperlink reference not valid.</w:t>
        </w:r>
      </w:ins>
      <w:del w:id="205" w:author="Marco Petri" w:date="2020-12-22T22:16:00Z">
        <w:r w:rsidR="00CA334D" w:rsidRPr="00C909D4" w:rsidDel="001B01AB">
          <w:rPr>
            <w:rStyle w:val="Hyperlink"/>
            <w:noProof/>
            <w:lang w:val="en-GB"/>
          </w:rPr>
          <w:delText>Part 6: References</w:delText>
        </w:r>
        <w:r w:rsidR="00CA334D" w:rsidDel="001B01AB">
          <w:rPr>
            <w:noProof/>
            <w:webHidden/>
          </w:rPr>
          <w:tab/>
        </w:r>
        <w:r w:rsidR="00CA334D" w:rsidDel="001B01AB">
          <w:rPr>
            <w:b w:val="0"/>
            <w:smallCaps w:val="0"/>
            <w:noProof/>
            <w:webHidden/>
          </w:rPr>
          <w:fldChar w:fldCharType="begin"/>
        </w:r>
        <w:r w:rsidR="00CA334D" w:rsidDel="001B01AB">
          <w:rPr>
            <w:noProof/>
            <w:webHidden/>
          </w:rPr>
          <w:delInstrText xml:space="preserve"> PAGEREF _Toc59565431 \h </w:delInstrText>
        </w:r>
        <w:r w:rsidR="00CA334D" w:rsidDel="001B01AB">
          <w:rPr>
            <w:b w:val="0"/>
            <w:smallCaps w:val="0"/>
            <w:noProof/>
            <w:webHidden/>
          </w:rPr>
        </w:r>
        <w:r w:rsidR="00CA334D" w:rsidDel="001B01AB">
          <w:rPr>
            <w:b w:val="0"/>
            <w:smallCaps w:val="0"/>
            <w:noProof/>
            <w:webHidden/>
          </w:rPr>
          <w:fldChar w:fldCharType="separate"/>
        </w:r>
        <w:r w:rsidR="00CA334D" w:rsidDel="001B01AB">
          <w:rPr>
            <w:noProof/>
            <w:webHidden/>
          </w:rPr>
          <w:delText>43</w:delText>
        </w:r>
        <w:r w:rsidR="00CA334D" w:rsidDel="001B01AB">
          <w:rPr>
            <w:b w:val="0"/>
            <w:smallCaps w:val="0"/>
            <w:noProof/>
            <w:webHidden/>
          </w:rPr>
          <w:fldChar w:fldCharType="end"/>
        </w:r>
        <w:r w:rsidDel="001B01AB">
          <w:rPr>
            <w:b w:val="0"/>
            <w:smallCaps w:val="0"/>
            <w:noProof/>
          </w:rPr>
          <w:fldChar w:fldCharType="end"/>
        </w:r>
      </w:del>
    </w:p>
    <w:p w14:paraId="2FF9DA62" w14:textId="06693ADC" w:rsidR="00C83421" w:rsidRPr="00B206BC" w:rsidRDefault="00B6331F" w:rsidP="00D553E1">
      <w:pPr>
        <w:rPr>
          <w:rFonts w:ascii="CMU Serif" w:hAnsi="CMU Serif"/>
          <w:color w:val="0070C0"/>
          <w:lang w:val="en-GB"/>
        </w:rPr>
      </w:pPr>
      <w:r w:rsidRPr="00B206BC">
        <w:rPr>
          <w:rFonts w:ascii="CMU Serif" w:hAnsi="CMU Serif"/>
          <w:color w:val="0070C0"/>
          <w:lang w:val="en-GB"/>
        </w:rPr>
        <w:fldChar w:fldCharType="end"/>
      </w:r>
    </w:p>
    <w:p w14:paraId="5CA02E62" w14:textId="77777777" w:rsidR="0015120A" w:rsidRPr="00B206BC" w:rsidRDefault="0015120A" w:rsidP="0015120A">
      <w:pPr>
        <w:rPr>
          <w:lang w:val="en-GB"/>
        </w:rPr>
      </w:pPr>
    </w:p>
    <w:p w14:paraId="57A58C51" w14:textId="77777777" w:rsidR="001B02D0" w:rsidRPr="00B206BC" w:rsidRDefault="001B02D0">
      <w:pPr>
        <w:spacing w:after="160" w:line="259" w:lineRule="auto"/>
        <w:jc w:val="left"/>
        <w:rPr>
          <w:rFonts w:ascii="CMU Serif" w:hAnsi="CMU Serif"/>
          <w:color w:val="0070C0"/>
          <w:lang w:val="en-GB"/>
        </w:rPr>
        <w:sectPr w:rsidR="001B02D0" w:rsidRPr="00B206BC" w:rsidSect="00107CBC">
          <w:headerReference w:type="even" r:id="rId12"/>
          <w:headerReference w:type="default" r:id="rId13"/>
          <w:footerReference w:type="default" r:id="rId14"/>
          <w:pgSz w:w="11906" w:h="16838" w:code="9"/>
          <w:pgMar w:top="1417" w:right="1700" w:bottom="1134" w:left="1701" w:header="709" w:footer="709" w:gutter="0"/>
          <w:pgNumType w:fmt="lowerRoman" w:start="1"/>
          <w:cols w:space="708"/>
          <w:docGrid w:linePitch="360"/>
        </w:sectPr>
      </w:pPr>
    </w:p>
    <w:p w14:paraId="13016DFF" w14:textId="1DAA3110" w:rsidR="001B02D0" w:rsidRPr="00B206BC" w:rsidRDefault="00107CBC" w:rsidP="00107CBC">
      <w:pPr>
        <w:pStyle w:val="Capitolo"/>
        <w:rPr>
          <w:lang w:val="en-GB"/>
        </w:rPr>
      </w:pPr>
      <w:r w:rsidRPr="00B206BC">
        <w:rPr>
          <w:noProof/>
          <w:lang w:eastAsia="it-IT"/>
        </w:rPr>
        <mc:AlternateContent>
          <mc:Choice Requires="wps">
            <w:drawing>
              <wp:anchor distT="0" distB="0" distL="114300" distR="114300" simplePos="0" relativeHeight="251658240" behindDoc="0" locked="0" layoutInCell="1" allowOverlap="1" wp14:anchorId="76C2BEF7" wp14:editId="1CE444DB">
                <wp:simplePos x="0" y="0"/>
                <wp:positionH relativeFrom="column">
                  <wp:posOffset>-467995</wp:posOffset>
                </wp:positionH>
                <wp:positionV relativeFrom="page">
                  <wp:posOffset>200025</wp:posOffset>
                </wp:positionV>
                <wp:extent cx="6381750" cy="790575"/>
                <wp:effectExtent l="0" t="0" r="19050" b="28575"/>
                <wp:wrapSquare wrapText="bothSides"/>
                <wp:docPr id="5" name="Rectangle 5"/>
                <wp:cNvGraphicFramePr/>
                <a:graphic xmlns:a="http://schemas.openxmlformats.org/drawingml/2006/main">
                  <a:graphicData uri="http://schemas.microsoft.com/office/word/2010/wordprocessingShape">
                    <wps:wsp>
                      <wps:cNvSpPr/>
                      <wps:spPr>
                        <a:xfrm>
                          <a:off x="0" y="0"/>
                          <a:ext cx="6381750" cy="790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279F46C" id="Rectangle 5" o:spid="_x0000_s1026" style="position:absolute;margin-left:-36.85pt;margin-top:15.75pt;width:502.5pt;height:6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OkkwIAAKwFAAAOAAAAZHJzL2Uyb0RvYy54bWysVN9PGzEMfp+0/yHK+7i7jl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" fillcolor="white [3212]" strokecolor="white [3212]" strokeweight="1pt">
                <w10:wrap type="square" anchory="page"/>
              </v:rect>
            </w:pict>
          </mc:Fallback>
        </mc:AlternateContent>
      </w:r>
      <w:r w:rsidRPr="00B206BC">
        <w:rPr>
          <w:lang w:val="en-GB"/>
        </w:rPr>
        <w:t>Analytic index</w:t>
      </w:r>
      <w:r w:rsidR="001B02D0" w:rsidRPr="00B206BC">
        <w:rPr>
          <w:lang w:val="en-GB"/>
        </w:rPr>
        <w:t xml:space="preserve"> </w:t>
      </w:r>
    </w:p>
    <w:p w14:paraId="63447B1C" w14:textId="55079D50" w:rsidR="001B02D0" w:rsidRPr="00B206BC" w:rsidRDefault="00351B39" w:rsidP="001B02D0">
      <w:pPr>
        <w:rPr>
          <w:lang w:val="en-GB"/>
        </w:rPr>
      </w:pPr>
      <w:r w:rsidRPr="00B206BC">
        <w:rPr>
          <w:lang w:val="en-GB"/>
        </w:rPr>
        <w:fldChar w:fldCharType="begin"/>
      </w:r>
      <w:r w:rsidRPr="00B206BC">
        <w:rPr>
          <w:lang w:val="en-GB"/>
        </w:rPr>
        <w:instrText xml:space="preserve"> INDEX \e " " \h "A" \c "2" \z "1040" </w:instrText>
      </w:r>
      <w:r w:rsidRPr="00B206BC">
        <w:rPr>
          <w:lang w:val="en-GB"/>
        </w:rPr>
        <w:fldChar w:fldCharType="separate"/>
      </w:r>
      <w:r w:rsidR="00D053FF" w:rsidRPr="00B206BC">
        <w:rPr>
          <w:b/>
          <w:bCs/>
          <w:noProof/>
          <w:lang w:val="en-GB"/>
        </w:rPr>
        <w:t>No index entries found.</w:t>
      </w:r>
      <w:r w:rsidRPr="00B206BC">
        <w:rPr>
          <w:b/>
          <w:bCs/>
          <w:noProof/>
          <w:lang w:val="en-GB"/>
        </w:rPr>
        <w:fldChar w:fldCharType="end"/>
      </w:r>
    </w:p>
    <w:p w14:paraId="37383EAA" w14:textId="009AB0EB" w:rsidR="00C83421" w:rsidRPr="00B206BC" w:rsidRDefault="00660BCC" w:rsidP="0087681C">
      <w:pPr>
        <w:spacing w:after="160" w:line="259" w:lineRule="auto"/>
        <w:jc w:val="left"/>
        <w:rPr>
          <w:lang w:val="en-GB"/>
        </w:rPr>
        <w:sectPr w:rsidR="00C83421" w:rsidRPr="00B206BC" w:rsidSect="00107CBC">
          <w:pgSz w:w="11906" w:h="16838" w:code="9"/>
          <w:pgMar w:top="1417" w:right="1700" w:bottom="1134" w:left="1701" w:header="709" w:footer="709" w:gutter="0"/>
          <w:pgNumType w:fmt="lowerRoman"/>
          <w:cols w:num="2" w:space="708"/>
          <w:docGrid w:linePitch="360"/>
        </w:sectPr>
      </w:pPr>
      <w:r w:rsidRPr="00B206BC">
        <w:rPr>
          <w:lang w:val="en-GB"/>
        </w:rPr>
        <w:br w:type="page"/>
      </w:r>
    </w:p>
    <w:p w14:paraId="44CB2492" w14:textId="5D137D40" w:rsidR="008D27BE" w:rsidRPr="00B206BC" w:rsidRDefault="009E0E6D" w:rsidP="008D27BE">
      <w:pPr>
        <w:pStyle w:val="Heading1"/>
        <w:rPr>
          <w:lang w:val="en-GB"/>
        </w:rPr>
      </w:pPr>
      <w:r w:rsidRPr="00B206BC">
        <w:rPr>
          <w:noProof/>
          <w:lang w:eastAsia="it-IT"/>
        </w:rPr>
        <mc:AlternateContent>
          <mc:Choice Requires="wps">
            <w:drawing>
              <wp:anchor distT="0" distB="0" distL="114300" distR="114300" simplePos="0" relativeHeight="251658242" behindDoc="0" locked="0" layoutInCell="1" allowOverlap="1" wp14:anchorId="514AF46D" wp14:editId="397CAFA4">
                <wp:simplePos x="0" y="0"/>
                <wp:positionH relativeFrom="column">
                  <wp:posOffset>-661035</wp:posOffset>
                </wp:positionH>
                <wp:positionV relativeFrom="page">
                  <wp:posOffset>2667000</wp:posOffset>
                </wp:positionV>
                <wp:extent cx="1066800" cy="1038225"/>
                <wp:effectExtent l="0" t="0" r="19050" b="28575"/>
                <wp:wrapSquare wrapText="bothSides"/>
                <wp:docPr id="7" name="Rectangle 7"/>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F46D" id="Rectangle 7" o:spid="_x0000_s1026" style="position:absolute;left:0;text-align:left;margin-left:-52.05pt;margin-top:210pt;width:84pt;height:8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" fillcolor="white [3212]" strokecolor="white [3212]" strokeweight="1pt">
                <v:textbo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3" behindDoc="0" locked="0" layoutInCell="1" allowOverlap="1" wp14:anchorId="01B4AA16" wp14:editId="75EC5022">
                <wp:simplePos x="0" y="0"/>
                <wp:positionH relativeFrom="column">
                  <wp:posOffset>-1070610</wp:posOffset>
                </wp:positionH>
                <wp:positionV relativeFrom="page">
                  <wp:posOffset>1800225</wp:posOffset>
                </wp:positionV>
                <wp:extent cx="7581900" cy="24765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BD09A58" id="Rectangle 8" o:spid="_x0000_s1026" style="position:absolute;margin-left:-84.3pt;margin-top:141.75pt;width:597pt;height: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4" behindDoc="0" locked="0" layoutInCell="1" allowOverlap="1" wp14:anchorId="5C244149" wp14:editId="052E2C85">
                <wp:simplePos x="0" y="0"/>
                <wp:positionH relativeFrom="column">
                  <wp:posOffset>-1070610</wp:posOffset>
                </wp:positionH>
                <wp:positionV relativeFrom="page">
                  <wp:posOffset>2543175</wp:posOffset>
                </wp:positionV>
                <wp:extent cx="7534275" cy="295275"/>
                <wp:effectExtent l="0" t="0" r="28575" b="28575"/>
                <wp:wrapSquare wrapText="bothSides"/>
                <wp:docPr id="9" name="Rectangle 9"/>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767C05F" id="Rectangle 9" o:spid="_x0000_s1026" style="position:absolute;margin-left:-84.3pt;margin-top:200.25pt;width:593.25pt;height:2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" fillcolor="white [3212]" strokecolor="white [3212]" strokeweight="1pt">
                <w10:wrap type="square" anchory="page"/>
              </v:rect>
            </w:pict>
          </mc:Fallback>
        </mc:AlternateContent>
      </w:r>
      <w:r w:rsidR="008D27BE" w:rsidRPr="00B206BC">
        <w:rPr>
          <w:lang w:val="en-GB"/>
        </w:rPr>
        <w:fldChar w:fldCharType="begin"/>
      </w:r>
      <w:r w:rsidR="008D27BE" w:rsidRPr="00B206BC">
        <w:rPr>
          <w:lang w:val="en-GB"/>
        </w:rPr>
        <w:instrText xml:space="preserve"> TC “</w:instrText>
      </w:r>
      <w:bookmarkStart w:id="206" w:name="_Toc53691887"/>
      <w:bookmarkStart w:id="207" w:name="_Toc56547522"/>
      <w:bookmarkStart w:id="208" w:name="_Toc59565347"/>
      <w:bookmarkStart w:id="209" w:name="_Toc59567785"/>
      <w:r w:rsidR="00237F0D">
        <w:rPr>
          <w:lang w:val="en-GB"/>
        </w:rPr>
        <w:instrText>Part</w:instrText>
      </w:r>
      <w:r w:rsidR="008D27BE" w:rsidRPr="00B206BC">
        <w:rPr>
          <w:lang w:val="en-GB"/>
        </w:rPr>
        <w:instrText xml:space="preserve"> 1: </w:instrText>
      </w:r>
      <w:r w:rsidR="00237F0D">
        <w:rPr>
          <w:lang w:val="en-GB"/>
        </w:rPr>
        <w:instrText>Introduction</w:instrText>
      </w:r>
      <w:bookmarkEnd w:id="206"/>
      <w:bookmarkEnd w:id="207"/>
      <w:bookmarkEnd w:id="208"/>
      <w:bookmarkEnd w:id="209"/>
      <w:r w:rsidR="008D27BE" w:rsidRPr="00B206BC">
        <w:rPr>
          <w:lang w:val="en-GB"/>
        </w:rPr>
        <w:instrText xml:space="preserve">” \f a </w:instrText>
      </w:r>
      <w:r w:rsidR="008D27BE" w:rsidRPr="00B206BC">
        <w:rPr>
          <w:lang w:val="en-GB"/>
        </w:rPr>
        <w:fldChar w:fldCharType="end"/>
      </w:r>
      <w:r w:rsidR="008D27BE" w:rsidRPr="00B206BC">
        <w:rPr>
          <w:noProof/>
          <w:lang w:eastAsia="it-IT"/>
        </w:rPr>
        <mc:AlternateContent>
          <mc:Choice Requires="wps">
            <w:drawing>
              <wp:anchor distT="0" distB="0" distL="114300" distR="114300" simplePos="0" relativeHeight="251658241" behindDoc="0" locked="0" layoutInCell="1" allowOverlap="1" wp14:anchorId="0C050B5F" wp14:editId="1F99D078">
                <wp:simplePos x="0" y="0"/>
                <wp:positionH relativeFrom="column">
                  <wp:posOffset>-1070610</wp:posOffset>
                </wp:positionH>
                <wp:positionV relativeFrom="page">
                  <wp:posOffset>28575</wp:posOffset>
                </wp:positionV>
                <wp:extent cx="7534275" cy="1771650"/>
                <wp:effectExtent l="0" t="0" r="9525" b="0"/>
                <wp:wrapSquare wrapText="bothSides"/>
                <wp:docPr id="6" name="Rectangle 6"/>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4751530" id="Rectangle 6" o:spid="_x0000_s1026" style="position:absolute;margin-left:-84.3pt;margin-top:2.25pt;width:593.25pt;height:139.5pt;z-index:25165824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DEdQO3lgIAAIU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1C35B5">
        <w:rPr>
          <w:lang w:val="en-GB"/>
        </w:rPr>
        <w:t>Introduction</w:t>
      </w:r>
    </w:p>
    <w:p w14:paraId="56483A37" w14:textId="3E19DEDC" w:rsidR="00CF27D2" w:rsidRDefault="008867CF" w:rsidP="00AF15DB">
      <w:pPr>
        <w:rPr>
          <w:lang w:val="en-GB"/>
        </w:rPr>
      </w:pPr>
      <w:r>
        <w:rPr>
          <w:lang w:val="en-GB"/>
        </w:rPr>
        <w:t xml:space="preserve">Virus </w:t>
      </w:r>
      <w:r w:rsidR="00705AE8">
        <w:rPr>
          <w:lang w:val="en-GB"/>
        </w:rPr>
        <w:t>SARS</w:t>
      </w:r>
      <w:r>
        <w:rPr>
          <w:lang w:val="en-GB"/>
        </w:rPr>
        <w:t>-Cov</w:t>
      </w:r>
      <w:r w:rsidR="00705AE8">
        <w:rPr>
          <w:lang w:val="en-GB"/>
        </w:rPr>
        <w:t>-</w:t>
      </w:r>
      <w:r>
        <w:rPr>
          <w:lang w:val="en-GB"/>
        </w:rPr>
        <w:t>2</w:t>
      </w:r>
      <w:r w:rsidR="00705AE8">
        <w:rPr>
          <w:lang w:val="en-GB"/>
        </w:rPr>
        <w:t xml:space="preserve"> has influenced the whole world during 2019 and 2020 and continues to influence it</w:t>
      </w:r>
      <w:r w:rsidR="001E5C0D">
        <w:rPr>
          <w:lang w:val="en-GB"/>
        </w:rPr>
        <w:t xml:space="preserve">. Several governments across the world decided to </w:t>
      </w:r>
      <w:r w:rsidR="005809D8">
        <w:rPr>
          <w:lang w:val="en-GB"/>
        </w:rPr>
        <w:t xml:space="preserve">take restriction measures </w:t>
      </w:r>
      <w:r w:rsidR="009B3014">
        <w:rPr>
          <w:lang w:val="en-GB"/>
        </w:rPr>
        <w:t>to avoid the infection.</w:t>
      </w:r>
      <w:r w:rsidR="00F25052">
        <w:rPr>
          <w:lang w:val="en-GB"/>
        </w:rPr>
        <w:t xml:space="preserve"> The system to be should</w:t>
      </w:r>
      <w:r w:rsidR="00F84AC3">
        <w:rPr>
          <w:lang w:val="en-GB"/>
        </w:rPr>
        <w:t xml:space="preserve"> work in order to make store’s customers able to line up digitally </w:t>
      </w:r>
      <w:r w:rsidR="009735DA">
        <w:rPr>
          <w:lang w:val="en-GB"/>
        </w:rPr>
        <w:t>to enter a grocery store, or to make a reservation</w:t>
      </w:r>
      <w:r w:rsidR="00F25D75">
        <w:rPr>
          <w:lang w:val="en-GB"/>
        </w:rPr>
        <w:t xml:space="preserve"> </w:t>
      </w:r>
      <w:r w:rsidR="00F00747">
        <w:rPr>
          <w:lang w:val="en-GB"/>
        </w:rPr>
        <w:t>for a given time on a given day</w:t>
      </w:r>
      <w:r w:rsidR="00915F1D">
        <w:rPr>
          <w:lang w:val="en-GB"/>
        </w:rPr>
        <w:t xml:space="preserve">. This part </w:t>
      </w:r>
      <w:r w:rsidR="00963B7C">
        <w:rPr>
          <w:lang w:val="en-GB"/>
        </w:rPr>
        <w:t>of the document explains the purpose of the project, the scope, definitions and acronyms used, document’s revision history</w:t>
      </w:r>
      <w:r w:rsidR="00955975">
        <w:rPr>
          <w:lang w:val="en-GB"/>
        </w:rPr>
        <w:t>, reference documents and the document structure.</w:t>
      </w:r>
    </w:p>
    <w:p w14:paraId="66E9630D" w14:textId="6EA0EA3B" w:rsidR="00027BBC" w:rsidRDefault="00027BBC" w:rsidP="00027BBC">
      <w:pPr>
        <w:pStyle w:val="Heading2"/>
        <w:rPr>
          <w:lang w:val="en-GB"/>
        </w:rPr>
      </w:pPr>
      <w:bookmarkStart w:id="210" w:name="_Toc53691888"/>
      <w:bookmarkStart w:id="211" w:name="_Toc56547523"/>
      <w:bookmarkStart w:id="212" w:name="_Toc59565348"/>
      <w:bookmarkStart w:id="213" w:name="_Toc59567786"/>
      <w:r>
        <w:rPr>
          <w:lang w:val="en-GB"/>
        </w:rPr>
        <w:t>Purpose</w:t>
      </w:r>
      <w:bookmarkEnd w:id="210"/>
      <w:bookmarkEnd w:id="211"/>
      <w:bookmarkEnd w:id="212"/>
      <w:bookmarkEnd w:id="213"/>
    </w:p>
    <w:p w14:paraId="2F7EE6CF" w14:textId="37B90DB1" w:rsidR="00D71F19" w:rsidRDefault="004E7A7A" w:rsidP="00955975">
      <w:pPr>
        <w:rPr>
          <w:lang w:val="en-GB"/>
        </w:rPr>
      </w:pPr>
      <w:r>
        <w:rPr>
          <w:lang w:val="en-GB"/>
        </w:rPr>
        <w:t xml:space="preserve">The </w:t>
      </w:r>
      <w:r w:rsidR="00812FCA">
        <w:rPr>
          <w:lang w:val="en-GB"/>
        </w:rPr>
        <w:t xml:space="preserve">system is aimed to be used on the </w:t>
      </w:r>
      <w:r w:rsidR="00A502A3">
        <w:rPr>
          <w:lang w:val="en-GB"/>
        </w:rPr>
        <w:t>Italian</w:t>
      </w:r>
      <w:r w:rsidR="00812FCA">
        <w:rPr>
          <w:lang w:val="en-GB"/>
        </w:rPr>
        <w:t xml:space="preserve"> </w:t>
      </w:r>
      <w:r w:rsidR="00A502A3">
        <w:rPr>
          <w:lang w:val="en-GB"/>
        </w:rPr>
        <w:t>territory for a grocery store’s chain by customers</w:t>
      </w:r>
      <w:ins w:id="214" w:author="asus" w:date="2020-12-18T10:59:00Z">
        <w:r w:rsidR="00A502A3">
          <w:rPr>
            <w:lang w:val="en-GB"/>
          </w:rPr>
          <w:t xml:space="preserve"> </w:t>
        </w:r>
        <w:r w:rsidR="00F628EB">
          <w:rPr>
            <w:lang w:val="en-GB"/>
          </w:rPr>
          <w:t>and employees</w:t>
        </w:r>
      </w:ins>
      <w:r w:rsidR="00A502A3">
        <w:rPr>
          <w:lang w:val="en-GB"/>
        </w:rPr>
        <w:t xml:space="preserve"> of the stores. </w:t>
      </w:r>
      <w:r w:rsidR="00955975">
        <w:rPr>
          <w:lang w:val="en-GB"/>
        </w:rPr>
        <w:t xml:space="preserve">The </w:t>
      </w:r>
      <w:r>
        <w:rPr>
          <w:lang w:val="en-GB"/>
        </w:rPr>
        <w:t>system</w:t>
      </w:r>
      <w:r w:rsidR="00955975">
        <w:rPr>
          <w:lang w:val="en-GB"/>
        </w:rPr>
        <w:t xml:space="preserve">’s purpose </w:t>
      </w:r>
      <w:r w:rsidR="00D71F19">
        <w:rPr>
          <w:lang w:val="en-GB"/>
        </w:rPr>
        <w:t>can be divided in two different categories:</w:t>
      </w:r>
    </w:p>
    <w:p w14:paraId="5606FEFF" w14:textId="7B207D09" w:rsidR="004A6116" w:rsidRDefault="004A6116" w:rsidP="00D71F19">
      <w:pPr>
        <w:pStyle w:val="ListParagraph"/>
        <w:numPr>
          <w:ilvl w:val="0"/>
          <w:numId w:val="20"/>
        </w:numPr>
        <w:ind w:left="709"/>
        <w:rPr>
          <w:lang w:val="en-GB"/>
        </w:rPr>
      </w:pPr>
      <w:r w:rsidRPr="00464ADF">
        <w:rPr>
          <w:b/>
          <w:bCs/>
          <w:lang w:val="en-GB"/>
        </w:rPr>
        <w:t>Service for customers</w:t>
      </w:r>
      <w:r>
        <w:rPr>
          <w:lang w:val="en-GB"/>
        </w:rPr>
        <w:t>:</w:t>
      </w:r>
      <w:r w:rsidR="00076BDA">
        <w:rPr>
          <w:lang w:val="en-GB"/>
        </w:rPr>
        <w:t xml:space="preserve"> a service is offered to grocery stores’ clients </w:t>
      </w:r>
      <w:r w:rsidR="00366AC9">
        <w:rPr>
          <w:lang w:val="en-GB"/>
        </w:rPr>
        <w:t xml:space="preserve">and is realized with a digital </w:t>
      </w:r>
      <w:r w:rsidR="004E7A7A">
        <w:rPr>
          <w:lang w:val="en-GB"/>
        </w:rPr>
        <w:t>system</w:t>
      </w:r>
      <w:r w:rsidR="00366AC9">
        <w:rPr>
          <w:lang w:val="en-GB"/>
        </w:rPr>
        <w:t xml:space="preserve">. The service must allow users to </w:t>
      </w:r>
      <w:r w:rsidR="002C6383">
        <w:rPr>
          <w:lang w:val="en-GB"/>
        </w:rPr>
        <w:t xml:space="preserve">queue online in order to access the store until is their time of </w:t>
      </w:r>
      <w:r w:rsidR="0094761C">
        <w:rPr>
          <w:lang w:val="en-GB"/>
        </w:rPr>
        <w:t xml:space="preserve">entering and to book visits to the store </w:t>
      </w:r>
      <w:r w:rsidR="00E115AB">
        <w:rPr>
          <w:lang w:val="en-GB"/>
        </w:rPr>
        <w:t>later than at the time of reservation</w:t>
      </w:r>
      <w:r w:rsidR="00B10FE5">
        <w:rPr>
          <w:lang w:val="en-GB"/>
        </w:rPr>
        <w:t>;</w:t>
      </w:r>
    </w:p>
    <w:p w14:paraId="22D6EF7A" w14:textId="68607250" w:rsidR="009019F9" w:rsidRDefault="00076BDA" w:rsidP="00D71F19">
      <w:pPr>
        <w:pStyle w:val="ListParagraph"/>
        <w:numPr>
          <w:ilvl w:val="0"/>
          <w:numId w:val="20"/>
        </w:numPr>
        <w:ind w:left="709"/>
        <w:rPr>
          <w:lang w:val="en-GB"/>
        </w:rPr>
      </w:pPr>
      <w:r w:rsidRPr="00464ADF">
        <w:rPr>
          <w:b/>
          <w:bCs/>
          <w:lang w:val="en-GB"/>
        </w:rPr>
        <w:t>Avoiding crowds</w:t>
      </w:r>
      <w:r>
        <w:rPr>
          <w:lang w:val="en-GB"/>
        </w:rPr>
        <w:t>:</w:t>
      </w:r>
      <w:r w:rsidR="00B10FE5">
        <w:rPr>
          <w:lang w:val="en-GB"/>
        </w:rPr>
        <w:t xml:space="preserve"> avoiding crowds is the aim of the </w:t>
      </w:r>
      <w:r w:rsidR="004E7A7A">
        <w:rPr>
          <w:lang w:val="en-GB"/>
        </w:rPr>
        <w:t xml:space="preserve">system </w:t>
      </w:r>
      <w:r w:rsidR="00B10FE5">
        <w:rPr>
          <w:lang w:val="en-GB"/>
        </w:rPr>
        <w:t xml:space="preserve">which </w:t>
      </w:r>
      <w:r w:rsidR="006213AE">
        <w:rPr>
          <w:lang w:val="en-GB"/>
        </w:rPr>
        <w:t>is intended to substitute</w:t>
      </w:r>
      <w:r w:rsidR="00B431F4">
        <w:rPr>
          <w:lang w:val="en-GB"/>
        </w:rPr>
        <w:t xml:space="preserve"> when possible</w:t>
      </w:r>
      <w:r w:rsidR="006213AE">
        <w:rPr>
          <w:lang w:val="en-GB"/>
        </w:rPr>
        <w:t xml:space="preserve"> the classical lining up methods (tickets and queues)</w:t>
      </w:r>
      <w:r w:rsidR="009019F9">
        <w:rPr>
          <w:lang w:val="en-GB"/>
        </w:rPr>
        <w:t>.</w:t>
      </w:r>
    </w:p>
    <w:p w14:paraId="5C8C3B04" w14:textId="64E45601" w:rsidR="00272848" w:rsidRDefault="00AA7429" w:rsidP="009019F9">
      <w:pPr>
        <w:rPr>
          <w:lang w:val="en-GB"/>
        </w:rPr>
      </w:pPr>
      <w:r>
        <w:rPr>
          <w:lang w:val="en-GB"/>
        </w:rPr>
        <w:t xml:space="preserve">The </w:t>
      </w:r>
      <w:r w:rsidR="004E7A7A">
        <w:rPr>
          <w:lang w:val="en-GB"/>
        </w:rPr>
        <w:t xml:space="preserve">system </w:t>
      </w:r>
      <w:r>
        <w:rPr>
          <w:lang w:val="en-GB"/>
        </w:rPr>
        <w:t xml:space="preserve">is intended to be easily usable and accessible almost to everyone who has access to </w:t>
      </w:r>
      <w:r w:rsidR="004C4BD0">
        <w:rPr>
          <w:lang w:val="en-GB"/>
        </w:rPr>
        <w:t>an electronic device where external applications can be installed.</w:t>
      </w:r>
      <w:r w:rsidR="00CA69FE">
        <w:rPr>
          <w:lang w:val="en-GB"/>
        </w:rPr>
        <w:t xml:space="preserve"> No hardware design is requested</w:t>
      </w:r>
      <w:r w:rsidR="00FF6992">
        <w:rPr>
          <w:lang w:val="en-GB"/>
        </w:rPr>
        <w:t xml:space="preserve"> and customers use their own devices.</w:t>
      </w:r>
      <w:r w:rsidR="004C4BD0">
        <w:rPr>
          <w:lang w:val="en-GB"/>
        </w:rPr>
        <w:t xml:space="preserve"> </w:t>
      </w:r>
      <w:r w:rsidR="00F65928">
        <w:rPr>
          <w:lang w:val="en-GB"/>
        </w:rPr>
        <w:t xml:space="preserve">The </w:t>
      </w:r>
      <w:r w:rsidR="004E7A7A">
        <w:rPr>
          <w:lang w:val="en-GB"/>
        </w:rPr>
        <w:t xml:space="preserve">system </w:t>
      </w:r>
      <w:r w:rsidR="00F65928">
        <w:rPr>
          <w:lang w:val="en-GB"/>
        </w:rPr>
        <w:t xml:space="preserve">can be used by the user to queue and to see how much wait time there is to </w:t>
      </w:r>
      <w:r w:rsidR="009F1305">
        <w:rPr>
          <w:lang w:val="en-GB"/>
        </w:rPr>
        <w:t xml:space="preserve">achieve the possibility to </w:t>
      </w:r>
      <w:r w:rsidR="005E7FFA">
        <w:rPr>
          <w:lang w:val="en-GB"/>
        </w:rPr>
        <w:t xml:space="preserve">get in </w:t>
      </w:r>
      <w:r w:rsidR="009F1305">
        <w:rPr>
          <w:lang w:val="en-GB"/>
        </w:rPr>
        <w:t>the store.</w:t>
      </w:r>
      <w:r w:rsidR="00A31A59">
        <w:rPr>
          <w:lang w:val="en-GB"/>
        </w:rPr>
        <w:t xml:space="preserve"> These two </w:t>
      </w:r>
      <w:r w:rsidR="007362C9">
        <w:rPr>
          <w:lang w:val="en-GB"/>
        </w:rPr>
        <w:t xml:space="preserve">system’s </w:t>
      </w:r>
      <w:r w:rsidR="001C3941">
        <w:rPr>
          <w:lang w:val="en-GB"/>
        </w:rPr>
        <w:t>characteristics</w:t>
      </w:r>
      <w:r w:rsidR="00A31A59">
        <w:rPr>
          <w:lang w:val="en-GB"/>
        </w:rPr>
        <w:t xml:space="preserve"> are used to ensure the goal of having the minimum amount of people waiting outside the store</w:t>
      </w:r>
      <w:r w:rsidR="003B041A">
        <w:rPr>
          <w:lang w:val="en-GB"/>
        </w:rPr>
        <w:t xml:space="preserve"> to be able to enter on it.</w:t>
      </w:r>
    </w:p>
    <w:p w14:paraId="4C93881C" w14:textId="20B0BB8F" w:rsidR="00EC1655" w:rsidRDefault="00783B42" w:rsidP="009019F9">
      <w:pPr>
        <w:rPr>
          <w:lang w:val="en-GB"/>
        </w:rPr>
      </w:pPr>
      <w:r>
        <w:rPr>
          <w:lang w:val="en-GB"/>
        </w:rPr>
        <w:t>The system</w:t>
      </w:r>
      <w:r w:rsidR="00272848">
        <w:rPr>
          <w:lang w:val="en-GB"/>
        </w:rPr>
        <w:t xml:space="preserve"> should be able to trace customers visits</w:t>
      </w:r>
      <w:r>
        <w:rPr>
          <w:lang w:val="en-GB"/>
        </w:rPr>
        <w:t xml:space="preserve"> and to save customers mean visit time</w:t>
      </w:r>
      <w:r w:rsidR="001C0994">
        <w:rPr>
          <w:lang w:val="en-GB"/>
        </w:rPr>
        <w:t xml:space="preserve"> and store it for future computations. Once the system has traced </w:t>
      </w:r>
      <w:r w:rsidR="007D784C">
        <w:rPr>
          <w:lang w:val="en-GB"/>
        </w:rPr>
        <w:t>a certain number of visits of a customer</w:t>
      </w:r>
      <w:r w:rsidR="009C05A4">
        <w:rPr>
          <w:lang w:val="en-GB"/>
        </w:rPr>
        <w:t>,</w:t>
      </w:r>
      <w:r w:rsidR="007D784C">
        <w:rPr>
          <w:lang w:val="en-GB"/>
        </w:rPr>
        <w:t xml:space="preserve"> it </w:t>
      </w:r>
      <w:r w:rsidR="00E67A58">
        <w:rPr>
          <w:lang w:val="en-GB"/>
        </w:rPr>
        <w:t xml:space="preserve">will </w:t>
      </w:r>
      <w:r w:rsidR="007D784C">
        <w:rPr>
          <w:lang w:val="en-GB"/>
        </w:rPr>
        <w:t xml:space="preserve">be able to estimate the visit duration time for </w:t>
      </w:r>
      <w:r w:rsidR="009C05A4">
        <w:rPr>
          <w:lang w:val="en-GB"/>
        </w:rPr>
        <w:t>it and use this estimation to compute the number of</w:t>
      </w:r>
      <w:r w:rsidR="00C677F1">
        <w:rPr>
          <w:lang w:val="en-GB"/>
        </w:rPr>
        <w:t xml:space="preserve"> people able to access the market at that visit time. The system should trace every customer which visits the store and save the visits durations in order to be able to compute the mean time of a visit for </w:t>
      </w:r>
      <w:r w:rsidR="00936D50">
        <w:rPr>
          <w:lang w:val="en-GB"/>
        </w:rPr>
        <w:t>that client.</w:t>
      </w:r>
    </w:p>
    <w:p w14:paraId="50594F79" w14:textId="1DE92E1B" w:rsidR="007026F3" w:rsidRDefault="00EC1655" w:rsidP="0020227A">
      <w:pPr>
        <w:spacing w:after="240"/>
        <w:rPr>
          <w:lang w:val="en-GB"/>
        </w:rPr>
      </w:pPr>
      <w:r>
        <w:rPr>
          <w:lang w:val="en-GB"/>
        </w:rPr>
        <w:t xml:space="preserve">The system should be </w:t>
      </w:r>
      <w:r w:rsidR="0014407E">
        <w:rPr>
          <w:lang w:val="en-GB"/>
        </w:rPr>
        <w:t>possible</w:t>
      </w:r>
      <w:r>
        <w:rPr>
          <w:lang w:val="en-GB"/>
        </w:rPr>
        <w:t xml:space="preserve"> to be used </w:t>
      </w:r>
      <w:r w:rsidR="0014407E">
        <w:rPr>
          <w:lang w:val="en-GB"/>
        </w:rPr>
        <w:t xml:space="preserve">parallelly to a physical system of lining up </w:t>
      </w:r>
      <w:r w:rsidR="00B20143">
        <w:rPr>
          <w:lang w:val="en-GB"/>
        </w:rPr>
        <w:t xml:space="preserve">at the store’s entrance for those people who cannot afford the application due to technology limitations. The system </w:t>
      </w:r>
      <w:r w:rsidR="005D5952">
        <w:rPr>
          <w:lang w:val="en-GB"/>
        </w:rPr>
        <w:t>goal is to balance the digital queue with physical queue of people which cannot use the digital system.</w:t>
      </w:r>
      <w:r w:rsidR="00270995">
        <w:rPr>
          <w:lang w:val="en-GB"/>
        </w:rPr>
        <w:t xml:space="preserve"> </w:t>
      </w:r>
      <w:r w:rsidR="007026F3">
        <w:rPr>
          <w:lang w:val="en-GB"/>
        </w:rPr>
        <w:t>Goal of the system can then be summarized as follows:</w:t>
      </w:r>
    </w:p>
    <w:tbl>
      <w:tblPr>
        <w:tblStyle w:val="ListTable2-Accent3"/>
        <w:tblW w:w="0" w:type="auto"/>
        <w:jc w:val="center"/>
        <w:tblLook w:val="04A0" w:firstRow="1" w:lastRow="0" w:firstColumn="1" w:lastColumn="0" w:noHBand="0" w:noVBand="1"/>
      </w:tblPr>
      <w:tblGrid>
        <w:gridCol w:w="1701"/>
        <w:gridCol w:w="6236"/>
      </w:tblGrid>
      <w:tr w:rsidR="00987F9F" w14:paraId="15608C68" w14:textId="77777777" w:rsidTr="001A2B59">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701" w:type="dxa"/>
          </w:tcPr>
          <w:p w14:paraId="10E1CE6D" w14:textId="3A3EBBE4" w:rsidR="00987F9F" w:rsidRDefault="00987F9F" w:rsidP="0050034D">
            <w:pPr>
              <w:pStyle w:val="NoSpacing"/>
              <w:rPr>
                <w:lang w:val="en-GB"/>
              </w:rPr>
            </w:pPr>
            <w:r>
              <w:rPr>
                <w:lang w:val="en-GB"/>
              </w:rPr>
              <w:t>Goal number</w:t>
            </w:r>
          </w:p>
        </w:tc>
        <w:tc>
          <w:tcPr>
            <w:tcW w:w="6236" w:type="dxa"/>
          </w:tcPr>
          <w:p w14:paraId="41B8E165" w14:textId="65D384EB" w:rsidR="00987F9F" w:rsidRDefault="00EA4FF3" w:rsidP="0050034D">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 description</w:t>
            </w:r>
          </w:p>
        </w:tc>
      </w:tr>
      <w:tr w:rsidR="00987F9F" w:rsidRPr="0080605A" w14:paraId="3C8285E4"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3F72542" w14:textId="72669689" w:rsidR="00987F9F" w:rsidRDefault="00270995" w:rsidP="00A87326">
            <w:pPr>
              <w:pStyle w:val="NoSpacing"/>
              <w:jc w:val="center"/>
              <w:rPr>
                <w:lang w:val="en-GB"/>
              </w:rPr>
            </w:pPr>
            <w:r>
              <w:rPr>
                <w:lang w:val="en-GB"/>
              </w:rPr>
              <w:t>1</w:t>
            </w:r>
          </w:p>
        </w:tc>
        <w:tc>
          <w:tcPr>
            <w:tcW w:w="0" w:type="dxa"/>
            <w:vAlign w:val="center"/>
          </w:tcPr>
          <w:p w14:paraId="2B5D26A6" w14:textId="26C45129"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can queue online without reaching the store </w:t>
            </w:r>
            <w:r w:rsidR="002E4CD4">
              <w:rPr>
                <w:lang w:val="en-GB"/>
              </w:rPr>
              <w:t>physically</w:t>
            </w:r>
          </w:p>
        </w:tc>
      </w:tr>
      <w:tr w:rsidR="00987F9F" w:rsidRPr="0080605A" w14:paraId="14BB5990"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6574794" w14:textId="791656D6" w:rsidR="00987F9F" w:rsidRDefault="00270995">
            <w:pPr>
              <w:pStyle w:val="NoSpacing"/>
              <w:jc w:val="center"/>
              <w:rPr>
                <w:lang w:val="en-GB"/>
              </w:rPr>
            </w:pPr>
            <w:r>
              <w:rPr>
                <w:lang w:val="en-GB"/>
              </w:rPr>
              <w:t>2</w:t>
            </w:r>
          </w:p>
        </w:tc>
        <w:tc>
          <w:tcPr>
            <w:tcW w:w="0" w:type="dxa"/>
            <w:vAlign w:val="center"/>
          </w:tcPr>
          <w:p w14:paraId="0D61EB1C" w14:textId="1671DDBB"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 make a reservation for a store registered in the system</w:t>
            </w:r>
          </w:p>
        </w:tc>
      </w:tr>
      <w:tr w:rsidR="00987F9F" w:rsidRPr="0080605A" w14:paraId="4B8D6FDB"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267B6B6" w14:textId="0600FD5E" w:rsidR="00987F9F" w:rsidRDefault="00270995">
            <w:pPr>
              <w:pStyle w:val="NoSpacing"/>
              <w:jc w:val="center"/>
              <w:rPr>
                <w:lang w:val="en-GB"/>
              </w:rPr>
            </w:pPr>
            <w:r>
              <w:rPr>
                <w:lang w:val="en-GB"/>
              </w:rPr>
              <w:t>3</w:t>
            </w:r>
          </w:p>
        </w:tc>
        <w:tc>
          <w:tcPr>
            <w:tcW w:w="0" w:type="dxa"/>
            <w:vAlign w:val="center"/>
          </w:tcPr>
          <w:p w14:paraId="0FD961D0" w14:textId="546A61D8"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0D42E5">
              <w:rPr>
                <w:lang w:val="en-GB"/>
              </w:rPr>
              <w:t xml:space="preserve">customers can choose their preferred store by </w:t>
            </w:r>
            <w:r w:rsidR="002E4CD4" w:rsidRPr="000D42E5">
              <w:rPr>
                <w:lang w:val="en-GB"/>
              </w:rPr>
              <w:t>all</w:t>
            </w:r>
            <w:r w:rsidRPr="000D42E5">
              <w:rPr>
                <w:lang w:val="en-GB"/>
              </w:rPr>
              <w:t xml:space="preserve"> present</w:t>
            </w:r>
          </w:p>
        </w:tc>
      </w:tr>
      <w:tr w:rsidR="00987F9F" w:rsidRPr="0080605A" w14:paraId="59267088"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C08F75C" w14:textId="0A682829" w:rsidR="00987F9F" w:rsidRDefault="00270995">
            <w:pPr>
              <w:pStyle w:val="NoSpacing"/>
              <w:jc w:val="center"/>
              <w:rPr>
                <w:lang w:val="en-GB"/>
              </w:rPr>
            </w:pPr>
            <w:r>
              <w:rPr>
                <w:lang w:val="en-GB"/>
              </w:rPr>
              <w:t>4</w:t>
            </w:r>
          </w:p>
        </w:tc>
        <w:tc>
          <w:tcPr>
            <w:tcW w:w="0" w:type="dxa"/>
            <w:vAlign w:val="center"/>
          </w:tcPr>
          <w:p w14:paraId="4F062CE2" w14:textId="01915C0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EE0BDA">
              <w:rPr>
                <w:lang w:val="en-GB"/>
              </w:rPr>
              <w:t>customers must be safe during their visit at a store</w:t>
            </w:r>
          </w:p>
        </w:tc>
      </w:tr>
      <w:tr w:rsidR="00987F9F" w:rsidRPr="0080605A" w14:paraId="45536E45"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FB27193" w14:textId="6B508C7E" w:rsidR="00987F9F" w:rsidRDefault="00A87326">
            <w:pPr>
              <w:pStyle w:val="NoSpacing"/>
              <w:jc w:val="center"/>
              <w:rPr>
                <w:lang w:val="en-GB"/>
              </w:rPr>
            </w:pPr>
            <w:r>
              <w:rPr>
                <w:lang w:val="en-GB"/>
              </w:rPr>
              <w:t>5</w:t>
            </w:r>
          </w:p>
        </w:tc>
        <w:tc>
          <w:tcPr>
            <w:tcW w:w="0" w:type="dxa"/>
            <w:vAlign w:val="center"/>
          </w:tcPr>
          <w:p w14:paraId="2BBC07CB" w14:textId="0A493807"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every customer must be allowed to queue aiming to enter in a store</w:t>
            </w:r>
          </w:p>
        </w:tc>
      </w:tr>
      <w:tr w:rsidR="00987F9F" w:rsidRPr="0080605A" w14:paraId="4399A10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A27F5" w14:textId="0C2AAD45" w:rsidR="00987F9F" w:rsidRDefault="00A87326">
            <w:pPr>
              <w:pStyle w:val="NoSpacing"/>
              <w:jc w:val="center"/>
              <w:rPr>
                <w:lang w:val="en-GB"/>
              </w:rPr>
            </w:pPr>
            <w:r>
              <w:rPr>
                <w:lang w:val="en-GB"/>
              </w:rPr>
              <w:t>6</w:t>
            </w:r>
          </w:p>
        </w:tc>
        <w:tc>
          <w:tcPr>
            <w:tcW w:w="0" w:type="dxa"/>
            <w:vAlign w:val="center"/>
          </w:tcPr>
          <w:p w14:paraId="7C9BA224" w14:textId="5353FFD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no crowds have to be present outside the store</w:t>
            </w:r>
          </w:p>
        </w:tc>
      </w:tr>
      <w:tr w:rsidR="00987F9F" w:rsidRPr="0080605A" w14:paraId="380552AD"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7C41136" w14:textId="5C45EE55" w:rsidR="00987F9F" w:rsidRDefault="00A87326">
            <w:pPr>
              <w:pStyle w:val="NoSpacing"/>
              <w:jc w:val="center"/>
              <w:rPr>
                <w:lang w:val="en-GB"/>
              </w:rPr>
            </w:pPr>
            <w:r>
              <w:rPr>
                <w:lang w:val="en-GB"/>
              </w:rPr>
              <w:t>7</w:t>
            </w:r>
          </w:p>
        </w:tc>
        <w:tc>
          <w:tcPr>
            <w:tcW w:w="0" w:type="dxa"/>
            <w:vAlign w:val="center"/>
          </w:tcPr>
          <w:p w14:paraId="37D54C3D" w14:textId="2352E6EC"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who queue first are the first to enter the store</w:t>
            </w:r>
          </w:p>
        </w:tc>
      </w:tr>
      <w:tr w:rsidR="00987F9F" w:rsidRPr="0080605A" w14:paraId="2A7E35D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F417B8F" w14:textId="01D50A8D" w:rsidR="00987F9F" w:rsidRDefault="00A87326">
            <w:pPr>
              <w:pStyle w:val="NoSpacing"/>
              <w:jc w:val="center"/>
              <w:rPr>
                <w:lang w:val="en-GB"/>
              </w:rPr>
            </w:pPr>
            <w:r>
              <w:rPr>
                <w:lang w:val="en-GB"/>
              </w:rPr>
              <w:t>8</w:t>
            </w:r>
          </w:p>
        </w:tc>
        <w:tc>
          <w:tcPr>
            <w:tcW w:w="0" w:type="dxa"/>
            <w:vAlign w:val="center"/>
          </w:tcPr>
          <w:p w14:paraId="4E2DE614" w14:textId="316BAB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precise estimation of the waiting time must be accessible to the queuing customers</w:t>
            </w:r>
          </w:p>
        </w:tc>
      </w:tr>
      <w:tr w:rsidR="00987F9F" w:rsidRPr="0080605A" w14:paraId="1EB2DF88"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E50054" w14:textId="65026444" w:rsidR="00987F9F" w:rsidRDefault="00A87326">
            <w:pPr>
              <w:pStyle w:val="NoSpacing"/>
              <w:jc w:val="center"/>
              <w:rPr>
                <w:lang w:val="en-GB"/>
              </w:rPr>
            </w:pPr>
            <w:r>
              <w:rPr>
                <w:lang w:val="en-GB"/>
              </w:rPr>
              <w:t>9</w:t>
            </w:r>
          </w:p>
        </w:tc>
        <w:tc>
          <w:tcPr>
            <w:tcW w:w="0" w:type="dxa"/>
            <w:vAlign w:val="center"/>
          </w:tcPr>
          <w:p w14:paraId="5A4A7453" w14:textId="07E1B51B"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receive a notification when they need to get out in order to reach the store</w:t>
            </w:r>
          </w:p>
        </w:tc>
      </w:tr>
      <w:tr w:rsidR="00987F9F" w:rsidRPr="0080605A" w14:paraId="5D8D59B9"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F362046" w14:textId="27CD6284" w:rsidR="00987F9F" w:rsidRDefault="00270995">
            <w:pPr>
              <w:pStyle w:val="NoSpacing"/>
              <w:jc w:val="center"/>
              <w:rPr>
                <w:lang w:val="en-GB"/>
              </w:rPr>
            </w:pPr>
            <w:r>
              <w:rPr>
                <w:lang w:val="en-GB"/>
              </w:rPr>
              <w:t>1</w:t>
            </w:r>
            <w:r w:rsidR="00A87326">
              <w:rPr>
                <w:lang w:val="en-GB"/>
              </w:rPr>
              <w:t>0</w:t>
            </w:r>
          </w:p>
        </w:tc>
        <w:tc>
          <w:tcPr>
            <w:tcW w:w="0" w:type="dxa"/>
            <w:vAlign w:val="center"/>
          </w:tcPr>
          <w:p w14:paraId="6A80FC49" w14:textId="7B124C86"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cannot overload a store's queue</w:t>
            </w:r>
          </w:p>
        </w:tc>
      </w:tr>
      <w:tr w:rsidR="00987F9F" w:rsidRPr="0080605A" w14:paraId="049A8856"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2B7F589" w14:textId="0D493C52" w:rsidR="00987F9F" w:rsidRDefault="00270995">
            <w:pPr>
              <w:pStyle w:val="NoSpacing"/>
              <w:jc w:val="center"/>
              <w:rPr>
                <w:lang w:val="en-GB"/>
              </w:rPr>
            </w:pPr>
            <w:r>
              <w:rPr>
                <w:lang w:val="en-GB"/>
              </w:rPr>
              <w:t>1</w:t>
            </w:r>
            <w:r w:rsidR="00A87326">
              <w:rPr>
                <w:lang w:val="en-GB"/>
              </w:rPr>
              <w:t>1</w:t>
            </w:r>
          </w:p>
        </w:tc>
        <w:tc>
          <w:tcPr>
            <w:tcW w:w="0" w:type="dxa"/>
            <w:vAlign w:val="center"/>
          </w:tcPr>
          <w:p w14:paraId="36534EC1" w14:textId="5CD0E14F"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system is configurable for the needs of every store</w:t>
            </w:r>
          </w:p>
        </w:tc>
      </w:tr>
      <w:tr w:rsidR="00987F9F" w:rsidRPr="0080605A" w14:paraId="5CA7809F"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76D02EA" w14:textId="4D9BCB83" w:rsidR="00987F9F" w:rsidRDefault="00270995">
            <w:pPr>
              <w:pStyle w:val="NoSpacing"/>
              <w:jc w:val="center"/>
              <w:rPr>
                <w:lang w:val="en-GB"/>
              </w:rPr>
            </w:pPr>
            <w:r>
              <w:rPr>
                <w:lang w:val="en-GB"/>
              </w:rPr>
              <w:t>1</w:t>
            </w:r>
            <w:r w:rsidR="00A87326">
              <w:rPr>
                <w:lang w:val="en-GB"/>
              </w:rPr>
              <w:t>2</w:t>
            </w:r>
          </w:p>
        </w:tc>
        <w:tc>
          <w:tcPr>
            <w:tcW w:w="0" w:type="dxa"/>
            <w:vAlign w:val="center"/>
          </w:tcPr>
          <w:p w14:paraId="6C15A345" w14:textId="5AA699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access must be supervised</w:t>
            </w:r>
          </w:p>
        </w:tc>
      </w:tr>
      <w:tr w:rsidR="00987F9F" w:rsidRPr="0080605A" w14:paraId="4E8A8590"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0FE4774" w14:textId="6CDB437E" w:rsidR="00987F9F" w:rsidRDefault="00270995">
            <w:pPr>
              <w:pStyle w:val="NoSpacing"/>
              <w:jc w:val="center"/>
              <w:rPr>
                <w:lang w:val="en-GB"/>
              </w:rPr>
            </w:pPr>
            <w:r>
              <w:rPr>
                <w:lang w:val="en-GB"/>
              </w:rPr>
              <w:t>1</w:t>
            </w:r>
            <w:r w:rsidR="00A87326">
              <w:rPr>
                <w:lang w:val="en-GB"/>
              </w:rPr>
              <w:t>3</w:t>
            </w:r>
          </w:p>
        </w:tc>
        <w:tc>
          <w:tcPr>
            <w:tcW w:w="0" w:type="dxa"/>
            <w:vAlign w:val="center"/>
          </w:tcPr>
          <w:p w14:paraId="5607F200" w14:textId="0A389A35"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customers must be helped through suggestions to choose the safest way of buying their products</w:t>
            </w:r>
          </w:p>
        </w:tc>
      </w:tr>
    </w:tbl>
    <w:p w14:paraId="26CEB06C" w14:textId="57AE2F4C" w:rsidR="00027BBC" w:rsidRDefault="00027BBC" w:rsidP="009019F9">
      <w:pPr>
        <w:rPr>
          <w:lang w:val="en-GB"/>
        </w:rPr>
      </w:pPr>
      <w:r>
        <w:rPr>
          <w:lang w:val="en-GB"/>
        </w:rPr>
        <w:br w:type="page"/>
      </w:r>
    </w:p>
    <w:p w14:paraId="51EFFB98" w14:textId="65BB7B7E" w:rsidR="00027BBC" w:rsidRDefault="00027BBC" w:rsidP="00027BBC">
      <w:pPr>
        <w:pStyle w:val="Heading2"/>
      </w:pPr>
      <w:bookmarkStart w:id="215" w:name="_Toc53691889"/>
      <w:bookmarkStart w:id="216" w:name="_Toc56547524"/>
      <w:bookmarkStart w:id="217" w:name="_Toc59565349"/>
      <w:bookmarkStart w:id="218" w:name="_Toc59567787"/>
      <w:r w:rsidRPr="00027BBC">
        <w:t>Scope</w:t>
      </w:r>
      <w:bookmarkEnd w:id="215"/>
      <w:bookmarkEnd w:id="216"/>
      <w:bookmarkEnd w:id="217"/>
      <w:bookmarkEnd w:id="218"/>
    </w:p>
    <w:p w14:paraId="6F217AD9" w14:textId="0906DB83" w:rsidR="00755EB6" w:rsidRDefault="002A6A29" w:rsidP="00801C5F">
      <w:pPr>
        <w:rPr>
          <w:lang w:val="en-GB"/>
        </w:rPr>
      </w:pPr>
      <w:r>
        <w:rPr>
          <w:lang w:val="en-GB"/>
        </w:rPr>
        <w:t>The system is put on an environment composed of different entities</w:t>
      </w:r>
      <w:r w:rsidR="00247BA5">
        <w:rPr>
          <w:lang w:val="en-GB"/>
        </w:rPr>
        <w:t xml:space="preserve"> which are part of the world: customers, store</w:t>
      </w:r>
      <w:r w:rsidR="00570602">
        <w:rPr>
          <w:lang w:val="en-GB"/>
        </w:rPr>
        <w:t xml:space="preserve"> managers</w:t>
      </w:r>
      <w:r w:rsidR="004C442E">
        <w:rPr>
          <w:lang w:val="en-GB"/>
        </w:rPr>
        <w:t xml:space="preserve"> and</w:t>
      </w:r>
      <w:r w:rsidR="00247BA5">
        <w:rPr>
          <w:lang w:val="en-GB"/>
        </w:rPr>
        <w:t xml:space="preserve"> </w:t>
      </w:r>
      <w:r w:rsidR="00485190">
        <w:rPr>
          <w:lang w:val="en-GB"/>
        </w:rPr>
        <w:t>checkpoint controllers</w:t>
      </w:r>
      <w:r w:rsidR="00D173FD">
        <w:rPr>
          <w:lang w:val="en-GB"/>
        </w:rPr>
        <w:t>.</w:t>
      </w:r>
      <w:r w:rsidR="004C442E">
        <w:rPr>
          <w:lang w:val="en-GB"/>
        </w:rPr>
        <w:t xml:space="preserve"> </w:t>
      </w:r>
      <w:r w:rsidR="00C1159C">
        <w:rPr>
          <w:lang w:val="en-GB"/>
        </w:rPr>
        <w:t xml:space="preserve">With </w:t>
      </w:r>
      <w:r w:rsidR="003D49EC">
        <w:rPr>
          <w:lang w:val="en-GB"/>
        </w:rPr>
        <w:t>checkpoint controllers</w:t>
      </w:r>
      <w:r w:rsidR="00C1159C">
        <w:rPr>
          <w:lang w:val="en-GB"/>
        </w:rPr>
        <w:t xml:space="preserve"> we </w:t>
      </w:r>
      <w:r w:rsidR="003D49EC">
        <w:rPr>
          <w:lang w:val="en-GB"/>
        </w:rPr>
        <w:t xml:space="preserve">mean </w:t>
      </w:r>
      <w:r w:rsidR="00C1159C">
        <w:rPr>
          <w:lang w:val="en-GB"/>
        </w:rPr>
        <w:t>the people involved in the activity of controlling people’s numbers</w:t>
      </w:r>
      <w:r w:rsidR="00980E81">
        <w:rPr>
          <w:lang w:val="en-GB"/>
        </w:rPr>
        <w:t xml:space="preserve"> when a number is</w:t>
      </w:r>
      <w:r w:rsidR="00260F86">
        <w:rPr>
          <w:lang w:val="en-GB"/>
        </w:rPr>
        <w:t xml:space="preserve"> called and a </w:t>
      </w:r>
      <w:r w:rsidR="00364641">
        <w:rPr>
          <w:lang w:val="en-GB"/>
        </w:rPr>
        <w:t>person</w:t>
      </w:r>
      <w:r w:rsidR="00260F86">
        <w:rPr>
          <w:lang w:val="en-GB"/>
        </w:rPr>
        <w:t xml:space="preserve"> </w:t>
      </w:r>
      <w:r w:rsidR="003D49EC">
        <w:rPr>
          <w:lang w:val="en-GB"/>
        </w:rPr>
        <w:t xml:space="preserve">approaches the entrance wanting to be granted </w:t>
      </w:r>
      <w:r w:rsidR="00153BC4">
        <w:rPr>
          <w:lang w:val="en-GB"/>
        </w:rPr>
        <w:t xml:space="preserve">the </w:t>
      </w:r>
      <w:r w:rsidR="003D49EC">
        <w:rPr>
          <w:lang w:val="en-GB"/>
        </w:rPr>
        <w:t>access</w:t>
      </w:r>
      <w:r w:rsidR="00364641">
        <w:rPr>
          <w:lang w:val="en-GB"/>
        </w:rPr>
        <w:t>.</w:t>
      </w:r>
      <w:r w:rsidR="009F7BE6">
        <w:rPr>
          <w:lang w:val="en-GB"/>
        </w:rPr>
        <w:t xml:space="preserve"> Here </w:t>
      </w:r>
      <w:r w:rsidR="00153BC4">
        <w:rPr>
          <w:lang w:val="en-GB"/>
        </w:rPr>
        <w:t>follow</w:t>
      </w:r>
      <w:r w:rsidR="009F7BE6">
        <w:rPr>
          <w:lang w:val="en-GB"/>
        </w:rPr>
        <w:t xml:space="preserve"> lists of phenomena for this system and the world </w:t>
      </w:r>
      <w:r w:rsidR="00755EB6">
        <w:rPr>
          <w:lang w:val="en-GB"/>
        </w:rPr>
        <w:t>related to it.</w:t>
      </w:r>
    </w:p>
    <w:p w14:paraId="51617555" w14:textId="7A7810E3" w:rsidR="00C249E2" w:rsidRDefault="00755EB6" w:rsidP="00EB4837">
      <w:pPr>
        <w:pStyle w:val="Heading3"/>
        <w:rPr>
          <w:lang w:val="en-GB"/>
        </w:rPr>
      </w:pPr>
      <w:bookmarkStart w:id="219" w:name="_Toc56547525"/>
      <w:bookmarkStart w:id="220" w:name="_Toc59565350"/>
      <w:bookmarkStart w:id="221" w:name="_Toc59567788"/>
      <w:r>
        <w:rPr>
          <w:lang w:val="en-GB"/>
        </w:rPr>
        <w:t>World phenomena</w:t>
      </w:r>
      <w:bookmarkEnd w:id="219"/>
      <w:bookmarkEnd w:id="220"/>
      <w:bookmarkEnd w:id="221"/>
    </w:p>
    <w:tbl>
      <w:tblPr>
        <w:tblStyle w:val="ListTable2-Accent3"/>
        <w:tblW w:w="0" w:type="auto"/>
        <w:jc w:val="center"/>
        <w:tblLook w:val="04A0" w:firstRow="1" w:lastRow="0" w:firstColumn="1" w:lastColumn="0" w:noHBand="0" w:noVBand="1"/>
      </w:tblPr>
      <w:tblGrid>
        <w:gridCol w:w="1474"/>
        <w:gridCol w:w="1247"/>
        <w:gridCol w:w="5046"/>
        <w:tblGridChange w:id="222">
          <w:tblGrid>
            <w:gridCol w:w="1474"/>
            <w:gridCol w:w="1247"/>
            <w:gridCol w:w="5046"/>
          </w:tblGrid>
        </w:tblGridChange>
      </w:tblGrid>
      <w:tr w:rsidR="00D050A1" w14:paraId="18613815"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D33CEE4" w14:textId="2973EBD1" w:rsidR="002B414A" w:rsidRDefault="002B414A" w:rsidP="00801C5F">
            <w:pPr>
              <w:rPr>
                <w:lang w:val="en-GB"/>
              </w:rPr>
            </w:pPr>
            <w:r>
              <w:rPr>
                <w:lang w:val="en-GB"/>
              </w:rPr>
              <w:t>Phenomena</w:t>
            </w:r>
          </w:p>
        </w:tc>
        <w:tc>
          <w:tcPr>
            <w:tcW w:w="1247" w:type="dxa"/>
          </w:tcPr>
          <w:p w14:paraId="193D95B8" w14:textId="3A6B61E7" w:rsidR="002B414A" w:rsidRDefault="00EF3078"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2794F3FF" w14:textId="4BF1E07A" w:rsidR="002B414A" w:rsidRDefault="002B414A"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050A1" w:rsidRPr="0080605A" w14:paraId="4811FC06" w14:textId="77777777" w:rsidTr="00345702">
        <w:tblPrEx>
          <w:tblW w:w="0" w:type="auto"/>
          <w:jc w:val="center"/>
          <w:tblPrExChange w:id="223"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24"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25" w:author="Marco Petri" w:date="2020-12-18T10:54:00Z">
              <w:tcPr>
                <w:tcW w:w="1474" w:type="dxa"/>
                <w:vAlign w:val="center"/>
              </w:tcPr>
            </w:tcPrChange>
          </w:tcPr>
          <w:p w14:paraId="64B14B2E" w14:textId="064A5F19" w:rsidR="002B414A" w:rsidRDefault="002B414A"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1</w:t>
            </w:r>
          </w:p>
        </w:tc>
        <w:tc>
          <w:tcPr>
            <w:tcW w:w="0" w:type="dxa"/>
            <w:tcPrChange w:id="226" w:author="Marco Petri" w:date="2020-12-18T10:54:00Z">
              <w:tcPr>
                <w:tcW w:w="1247" w:type="dxa"/>
              </w:tcPr>
            </w:tcPrChange>
          </w:tcPr>
          <w:p w14:paraId="6309D2BA" w14:textId="4FC201E8"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27" w:author="Marco Petri" w:date="2020-12-18T10:54:00Z">
              <w:tcPr>
                <w:tcW w:w="5046" w:type="dxa"/>
              </w:tcPr>
            </w:tcPrChange>
          </w:tcPr>
          <w:p w14:paraId="009DFD7B" w14:textId="671FDA79"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Customer </w:t>
            </w:r>
            <w:r w:rsidR="00F04D38">
              <w:rPr>
                <w:lang w:val="en-GB"/>
              </w:rPr>
              <w:t>choose where to go shopping</w:t>
            </w:r>
          </w:p>
        </w:tc>
      </w:tr>
      <w:tr w:rsidR="00D050A1" w14:paraId="5D8AFEA7" w14:textId="77777777" w:rsidTr="00345702">
        <w:tblPrEx>
          <w:tblW w:w="0" w:type="auto"/>
          <w:jc w:val="center"/>
          <w:tblPrExChange w:id="228" w:author="Marco Petri" w:date="2020-12-18T10:54:00Z">
            <w:tblPrEx>
              <w:tblW w:w="0" w:type="auto"/>
              <w:jc w:val="center"/>
            </w:tblPrEx>
          </w:tblPrExChange>
        </w:tblPrEx>
        <w:trPr>
          <w:trHeight w:val="454"/>
          <w:jc w:val="center"/>
          <w:trPrChange w:id="229"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30" w:author="Marco Petri" w:date="2020-12-18T10:54:00Z">
              <w:tcPr>
                <w:tcW w:w="1474" w:type="dxa"/>
                <w:vAlign w:val="center"/>
              </w:tcPr>
            </w:tcPrChange>
          </w:tcPr>
          <w:p w14:paraId="74FE4FB0" w14:textId="6AA2F0D7" w:rsidR="002B414A" w:rsidRDefault="002B414A" w:rsidP="009D6FA3">
            <w:pPr>
              <w:jc w:val="center"/>
              <w:rPr>
                <w:lang w:val="en-GB"/>
              </w:rPr>
            </w:pPr>
            <w:r>
              <w:rPr>
                <w:lang w:val="en-GB"/>
              </w:rPr>
              <w:t>2</w:t>
            </w:r>
          </w:p>
        </w:tc>
        <w:tc>
          <w:tcPr>
            <w:tcW w:w="0" w:type="dxa"/>
            <w:tcPrChange w:id="231" w:author="Marco Petri" w:date="2020-12-18T10:54:00Z">
              <w:tcPr>
                <w:tcW w:w="1247" w:type="dxa"/>
              </w:tcPr>
            </w:tcPrChange>
          </w:tcPr>
          <w:p w14:paraId="454FE0D6" w14:textId="7F00EEFA"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232" w:author="Marco Petri" w:date="2020-12-18T10:54:00Z">
              <w:tcPr>
                <w:tcW w:w="5046" w:type="dxa"/>
              </w:tcPr>
            </w:tcPrChange>
          </w:tcPr>
          <w:p w14:paraId="5B44129D" w14:textId="2D843E1E"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opens the application</w:t>
            </w:r>
          </w:p>
        </w:tc>
      </w:tr>
      <w:tr w:rsidR="00D050A1" w:rsidRPr="0080605A" w14:paraId="2EB58782" w14:textId="77777777" w:rsidTr="00345702">
        <w:tblPrEx>
          <w:tblW w:w="0" w:type="auto"/>
          <w:jc w:val="center"/>
          <w:tblPrExChange w:id="233"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34"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35" w:author="Marco Petri" w:date="2020-12-18T10:54:00Z">
              <w:tcPr>
                <w:tcW w:w="1474" w:type="dxa"/>
                <w:vAlign w:val="center"/>
              </w:tcPr>
            </w:tcPrChange>
          </w:tcPr>
          <w:p w14:paraId="385842E8" w14:textId="10A05637" w:rsidR="002B414A" w:rsidRDefault="002B414A"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3</w:t>
            </w:r>
          </w:p>
        </w:tc>
        <w:tc>
          <w:tcPr>
            <w:tcW w:w="0" w:type="dxa"/>
            <w:tcPrChange w:id="236" w:author="Marco Petri" w:date="2020-12-18T10:54:00Z">
              <w:tcPr>
                <w:tcW w:w="1247" w:type="dxa"/>
              </w:tcPr>
            </w:tcPrChange>
          </w:tcPr>
          <w:p w14:paraId="00DEC056" w14:textId="69484105"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37" w:author="Marco Petri" w:date="2020-12-18T10:54:00Z">
              <w:tcPr>
                <w:tcW w:w="5046" w:type="dxa"/>
              </w:tcPr>
            </w:tcPrChange>
          </w:tcPr>
          <w:p w14:paraId="2D0B89E3" w14:textId="64E002F8"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goes to the store</w:t>
            </w:r>
          </w:p>
        </w:tc>
      </w:tr>
      <w:tr w:rsidR="00D050A1" w:rsidRPr="0080605A" w14:paraId="210020E6" w14:textId="77777777" w:rsidTr="00345702">
        <w:tblPrEx>
          <w:tblW w:w="0" w:type="auto"/>
          <w:jc w:val="center"/>
          <w:tblPrExChange w:id="238" w:author="Marco Petri" w:date="2020-12-18T10:54:00Z">
            <w:tblPrEx>
              <w:tblW w:w="0" w:type="auto"/>
              <w:jc w:val="center"/>
            </w:tblPrEx>
          </w:tblPrExChange>
        </w:tblPrEx>
        <w:trPr>
          <w:trHeight w:val="454"/>
          <w:jc w:val="center"/>
          <w:trPrChange w:id="239"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40" w:author="Marco Petri" w:date="2020-12-18T10:54:00Z">
              <w:tcPr>
                <w:tcW w:w="1474" w:type="dxa"/>
                <w:vAlign w:val="center"/>
              </w:tcPr>
            </w:tcPrChange>
          </w:tcPr>
          <w:p w14:paraId="051C48FE" w14:textId="02E3B1FB" w:rsidR="002B414A" w:rsidRDefault="002B414A" w:rsidP="009D6FA3">
            <w:pPr>
              <w:jc w:val="center"/>
              <w:rPr>
                <w:lang w:val="en-GB"/>
              </w:rPr>
            </w:pPr>
            <w:r>
              <w:rPr>
                <w:lang w:val="en-GB"/>
              </w:rPr>
              <w:t>4</w:t>
            </w:r>
          </w:p>
        </w:tc>
        <w:tc>
          <w:tcPr>
            <w:tcW w:w="0" w:type="dxa"/>
            <w:tcPrChange w:id="241" w:author="Marco Petri" w:date="2020-12-18T10:54:00Z">
              <w:tcPr>
                <w:tcW w:w="1247" w:type="dxa"/>
              </w:tcPr>
            </w:tcPrChange>
          </w:tcPr>
          <w:p w14:paraId="67D0FF94" w14:textId="70179E85"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242" w:author="Marco Petri" w:date="2020-12-18T10:54:00Z">
              <w:tcPr>
                <w:tcW w:w="5046" w:type="dxa"/>
              </w:tcPr>
            </w:tcPrChange>
          </w:tcPr>
          <w:p w14:paraId="2928E5AF" w14:textId="4C0D4267" w:rsidR="002B414A" w:rsidRDefault="00B3166B"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Customer </w:t>
            </w:r>
            <w:r w:rsidR="00F9653A">
              <w:rPr>
                <w:lang w:val="en-GB"/>
              </w:rPr>
              <w:t>get</w:t>
            </w:r>
            <w:r w:rsidR="007F44BF">
              <w:rPr>
                <w:lang w:val="en-GB"/>
              </w:rPr>
              <w:t>s</w:t>
            </w:r>
            <w:r w:rsidR="007B2D9A">
              <w:rPr>
                <w:lang w:val="en-GB"/>
              </w:rPr>
              <w:t xml:space="preserve"> access to</w:t>
            </w:r>
            <w:r w:rsidR="00F9653A">
              <w:rPr>
                <w:lang w:val="en-GB"/>
              </w:rPr>
              <w:t xml:space="preserve"> the application</w:t>
            </w:r>
            <w:r w:rsidR="00CD1E38">
              <w:rPr>
                <w:lang w:val="en-GB"/>
              </w:rPr>
              <w:t xml:space="preserve"> for lining up</w:t>
            </w:r>
          </w:p>
        </w:tc>
      </w:tr>
      <w:tr w:rsidR="00D050A1" w:rsidRPr="0080605A" w14:paraId="70B2E18E" w14:textId="77777777" w:rsidTr="00345702">
        <w:tblPrEx>
          <w:tblW w:w="0" w:type="auto"/>
          <w:jc w:val="center"/>
          <w:tblPrExChange w:id="243"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44"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45" w:author="Marco Petri" w:date="2020-12-18T10:54:00Z">
              <w:tcPr>
                <w:tcW w:w="1474" w:type="dxa"/>
                <w:vAlign w:val="center"/>
              </w:tcPr>
            </w:tcPrChange>
          </w:tcPr>
          <w:p w14:paraId="1CFAE57C" w14:textId="1052F63E" w:rsidR="002B414A" w:rsidRDefault="002B414A"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5</w:t>
            </w:r>
          </w:p>
        </w:tc>
        <w:tc>
          <w:tcPr>
            <w:tcW w:w="0" w:type="dxa"/>
            <w:tcPrChange w:id="246" w:author="Marco Petri" w:date="2020-12-18T10:54:00Z">
              <w:tcPr>
                <w:tcW w:w="1247" w:type="dxa"/>
              </w:tcPr>
            </w:tcPrChange>
          </w:tcPr>
          <w:p w14:paraId="45001BC3" w14:textId="1155AE97"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47" w:author="Marco Petri" w:date="2020-12-18T10:54:00Z">
              <w:tcPr>
                <w:tcW w:w="5046" w:type="dxa"/>
              </w:tcPr>
            </w:tcPrChange>
          </w:tcPr>
          <w:p w14:paraId="604275ED" w14:textId="4CAA86BF"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its shopping items</w:t>
            </w:r>
          </w:p>
        </w:tc>
      </w:tr>
      <w:tr w:rsidR="00D050A1" w14:paraId="429FE1F0" w14:textId="77777777" w:rsidTr="00345702">
        <w:tblPrEx>
          <w:tblW w:w="0" w:type="auto"/>
          <w:jc w:val="center"/>
          <w:tblPrExChange w:id="248" w:author="Marco Petri" w:date="2020-12-18T10:54:00Z">
            <w:tblPrEx>
              <w:tblW w:w="0" w:type="auto"/>
              <w:jc w:val="center"/>
            </w:tblPrEx>
          </w:tblPrExChange>
        </w:tblPrEx>
        <w:trPr>
          <w:trHeight w:val="454"/>
          <w:jc w:val="center"/>
          <w:trPrChange w:id="249"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50" w:author="Marco Petri" w:date="2020-12-18T10:54:00Z">
              <w:tcPr>
                <w:tcW w:w="1474" w:type="dxa"/>
                <w:vAlign w:val="center"/>
              </w:tcPr>
            </w:tcPrChange>
          </w:tcPr>
          <w:p w14:paraId="16D0961B" w14:textId="0A49B724" w:rsidR="002B414A" w:rsidRDefault="002B414A" w:rsidP="009D6FA3">
            <w:pPr>
              <w:jc w:val="center"/>
              <w:rPr>
                <w:lang w:val="en-GB"/>
              </w:rPr>
            </w:pPr>
            <w:r>
              <w:rPr>
                <w:lang w:val="en-GB"/>
              </w:rPr>
              <w:t>6</w:t>
            </w:r>
          </w:p>
        </w:tc>
        <w:tc>
          <w:tcPr>
            <w:tcW w:w="0" w:type="dxa"/>
            <w:tcPrChange w:id="251" w:author="Marco Petri" w:date="2020-12-18T10:54:00Z">
              <w:tcPr>
                <w:tcW w:w="1247" w:type="dxa"/>
              </w:tcPr>
            </w:tcPrChange>
          </w:tcPr>
          <w:p w14:paraId="035BF399" w14:textId="758A9E6D"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252" w:author="Marco Petri" w:date="2020-12-18T10:54:00Z">
              <w:tcPr>
                <w:tcW w:w="5046" w:type="dxa"/>
              </w:tcPr>
            </w:tcPrChange>
          </w:tcPr>
          <w:p w14:paraId="5B1B552F" w14:textId="620560B5"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pays</w:t>
            </w:r>
          </w:p>
        </w:tc>
      </w:tr>
    </w:tbl>
    <w:p w14:paraId="374661B4" w14:textId="77777777" w:rsidR="00245DB1" w:rsidRPr="00C249E2" w:rsidRDefault="00245DB1" w:rsidP="00801C5F">
      <w:pPr>
        <w:rPr>
          <w:lang w:val="en-GB"/>
        </w:rPr>
      </w:pPr>
    </w:p>
    <w:p w14:paraId="7EB1B974" w14:textId="2B02E8BD" w:rsidR="00607D10" w:rsidRDefault="00755EB6" w:rsidP="00755EB6">
      <w:pPr>
        <w:pStyle w:val="Heading3"/>
        <w:rPr>
          <w:lang w:val="en-GB"/>
        </w:rPr>
      </w:pPr>
      <w:bookmarkStart w:id="253" w:name="_Toc56547532"/>
      <w:bookmarkStart w:id="254" w:name="_Toc59565351"/>
      <w:bookmarkStart w:id="255" w:name="_Toc59567789"/>
      <w:r>
        <w:rPr>
          <w:lang w:val="en-GB"/>
        </w:rPr>
        <w:t>Shared phenomena</w:t>
      </w:r>
      <w:bookmarkEnd w:id="253"/>
      <w:bookmarkEnd w:id="254"/>
      <w:bookmarkEnd w:id="255"/>
    </w:p>
    <w:tbl>
      <w:tblPr>
        <w:tblStyle w:val="ListTable2-Accent3"/>
        <w:tblW w:w="0" w:type="auto"/>
        <w:jc w:val="center"/>
        <w:tblLook w:val="04A0" w:firstRow="1" w:lastRow="0" w:firstColumn="1" w:lastColumn="0" w:noHBand="0" w:noVBand="1"/>
      </w:tblPr>
      <w:tblGrid>
        <w:gridCol w:w="1474"/>
        <w:gridCol w:w="1247"/>
        <w:gridCol w:w="5046"/>
        <w:tblGridChange w:id="256">
          <w:tblGrid>
            <w:gridCol w:w="1474"/>
            <w:gridCol w:w="1247"/>
            <w:gridCol w:w="5046"/>
          </w:tblGrid>
        </w:tblGridChange>
      </w:tblGrid>
      <w:tr w:rsidR="007E56C5" w14:paraId="7AD2CEBE"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47D9EBA" w14:textId="160549E9" w:rsidR="007E56C5" w:rsidRDefault="007E56C5" w:rsidP="0050034D">
            <w:pPr>
              <w:rPr>
                <w:lang w:val="en-GB"/>
              </w:rPr>
            </w:pPr>
            <w:r>
              <w:rPr>
                <w:lang w:val="en-GB"/>
              </w:rPr>
              <w:t>Phenomena</w:t>
            </w:r>
          </w:p>
        </w:tc>
        <w:tc>
          <w:tcPr>
            <w:tcW w:w="1247" w:type="dxa"/>
          </w:tcPr>
          <w:p w14:paraId="4611DBD9" w14:textId="38B6A05E"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723F209B" w14:textId="7A73C322"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E56C5" w:rsidRPr="0080605A" w14:paraId="0BBD5BFB" w14:textId="77777777" w:rsidTr="00345702">
        <w:tblPrEx>
          <w:tblW w:w="0" w:type="auto"/>
          <w:jc w:val="center"/>
          <w:tblPrExChange w:id="25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5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59" w:author="Marco Petri" w:date="2020-12-18T10:54:00Z">
              <w:tcPr>
                <w:tcW w:w="1474" w:type="dxa"/>
                <w:vAlign w:val="center"/>
              </w:tcPr>
            </w:tcPrChange>
          </w:tcPr>
          <w:p w14:paraId="045259B8" w14:textId="77777777"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1</w:t>
            </w:r>
          </w:p>
        </w:tc>
        <w:tc>
          <w:tcPr>
            <w:tcW w:w="0" w:type="dxa"/>
            <w:vAlign w:val="center"/>
            <w:tcPrChange w:id="260" w:author="Marco Petri" w:date="2020-12-18T10:54:00Z">
              <w:tcPr>
                <w:tcW w:w="1247" w:type="dxa"/>
                <w:vAlign w:val="center"/>
              </w:tcPr>
            </w:tcPrChange>
          </w:tcPr>
          <w:p w14:paraId="45DDC195" w14:textId="49C8547A"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61" w:author="Marco Petri" w:date="2020-12-18T10:54:00Z">
              <w:tcPr>
                <w:tcW w:w="5046" w:type="dxa"/>
              </w:tcPr>
            </w:tcPrChange>
          </w:tcPr>
          <w:p w14:paraId="6648A3B6" w14:textId="201A5EAD"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for a group</w:t>
            </w:r>
          </w:p>
        </w:tc>
      </w:tr>
      <w:tr w:rsidR="007E56C5" w:rsidRPr="0080605A" w14:paraId="01B753FA" w14:textId="77777777" w:rsidTr="00345702">
        <w:tblPrEx>
          <w:tblW w:w="0" w:type="auto"/>
          <w:jc w:val="center"/>
          <w:tblPrExChange w:id="262" w:author="Marco Petri" w:date="2020-12-18T10:54:00Z">
            <w:tblPrEx>
              <w:tblW w:w="0" w:type="auto"/>
              <w:jc w:val="center"/>
            </w:tblPrEx>
          </w:tblPrExChange>
        </w:tblPrEx>
        <w:trPr>
          <w:trHeight w:val="454"/>
          <w:jc w:val="center"/>
          <w:trPrChange w:id="263"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64" w:author="Marco Petri" w:date="2020-12-18T10:54:00Z">
              <w:tcPr>
                <w:tcW w:w="1474" w:type="dxa"/>
                <w:vAlign w:val="center"/>
              </w:tcPr>
            </w:tcPrChange>
          </w:tcPr>
          <w:p w14:paraId="7A7E5E02" w14:textId="77777777" w:rsidR="007E56C5" w:rsidRDefault="007E56C5" w:rsidP="009D6FA3">
            <w:pPr>
              <w:jc w:val="center"/>
              <w:rPr>
                <w:lang w:val="en-GB"/>
              </w:rPr>
            </w:pPr>
            <w:r>
              <w:rPr>
                <w:lang w:val="en-GB"/>
              </w:rPr>
              <w:t>2</w:t>
            </w:r>
          </w:p>
        </w:tc>
        <w:tc>
          <w:tcPr>
            <w:tcW w:w="0" w:type="dxa"/>
            <w:vAlign w:val="center"/>
            <w:tcPrChange w:id="265" w:author="Marco Petri" w:date="2020-12-18T10:54:00Z">
              <w:tcPr>
                <w:tcW w:w="1247" w:type="dxa"/>
                <w:vAlign w:val="center"/>
              </w:tcPr>
            </w:tcPrChange>
          </w:tcPr>
          <w:p w14:paraId="146027E7" w14:textId="17854025" w:rsidR="007E56C5" w:rsidRDefault="00F770A5"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266" w:author="Marco Petri" w:date="2020-12-18T10:54:00Z">
              <w:tcPr>
                <w:tcW w:w="5046" w:type="dxa"/>
              </w:tcPr>
            </w:tcPrChange>
          </w:tcPr>
          <w:p w14:paraId="5CE96AE9" w14:textId="41417595"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inside a certain sector</w:t>
            </w:r>
          </w:p>
        </w:tc>
      </w:tr>
      <w:tr w:rsidR="007E56C5" w:rsidRPr="0080605A" w14:paraId="47AEF786" w14:textId="77777777" w:rsidTr="00345702">
        <w:tblPrEx>
          <w:tblW w:w="0" w:type="auto"/>
          <w:jc w:val="center"/>
          <w:tblPrExChange w:id="26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6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69" w:author="Marco Petri" w:date="2020-12-18T10:54:00Z">
              <w:tcPr>
                <w:tcW w:w="1474" w:type="dxa"/>
                <w:vAlign w:val="center"/>
              </w:tcPr>
            </w:tcPrChange>
          </w:tcPr>
          <w:p w14:paraId="711D3D70" w14:textId="77777777"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3</w:t>
            </w:r>
          </w:p>
        </w:tc>
        <w:tc>
          <w:tcPr>
            <w:tcW w:w="0" w:type="dxa"/>
            <w:vAlign w:val="center"/>
            <w:tcPrChange w:id="270" w:author="Marco Petri" w:date="2020-12-18T10:54:00Z">
              <w:tcPr>
                <w:tcW w:w="1247" w:type="dxa"/>
                <w:vAlign w:val="center"/>
              </w:tcPr>
            </w:tcPrChange>
          </w:tcPr>
          <w:p w14:paraId="0821BBC0" w14:textId="62AE77CF"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71" w:author="Marco Petri" w:date="2020-12-18T10:54:00Z">
              <w:tcPr>
                <w:tcW w:w="5046" w:type="dxa"/>
              </w:tcPr>
            </w:tcPrChange>
          </w:tcPr>
          <w:p w14:paraId="09CAE48F" w14:textId="12FCD270"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enters in the (digital) queue</w:t>
            </w:r>
          </w:p>
        </w:tc>
      </w:tr>
      <w:tr w:rsidR="007E56C5" w:rsidRPr="0080605A" w14:paraId="2D84F468" w14:textId="77777777" w:rsidTr="00345702">
        <w:tblPrEx>
          <w:tblW w:w="0" w:type="auto"/>
          <w:jc w:val="center"/>
          <w:tblPrExChange w:id="272" w:author="Marco Petri" w:date="2020-12-18T10:54:00Z">
            <w:tblPrEx>
              <w:tblW w:w="0" w:type="auto"/>
              <w:jc w:val="center"/>
            </w:tblPrEx>
          </w:tblPrExChange>
        </w:tblPrEx>
        <w:trPr>
          <w:trHeight w:val="454"/>
          <w:jc w:val="center"/>
          <w:trPrChange w:id="273"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74" w:author="Marco Petri" w:date="2020-12-18T10:54:00Z">
              <w:tcPr>
                <w:tcW w:w="1474" w:type="dxa"/>
                <w:vAlign w:val="center"/>
              </w:tcPr>
            </w:tcPrChange>
          </w:tcPr>
          <w:p w14:paraId="1E5AA4A7" w14:textId="77777777" w:rsidR="007E56C5" w:rsidRDefault="007E56C5" w:rsidP="009D6FA3">
            <w:pPr>
              <w:jc w:val="center"/>
              <w:rPr>
                <w:lang w:val="en-GB"/>
              </w:rPr>
            </w:pPr>
            <w:r>
              <w:rPr>
                <w:lang w:val="en-GB"/>
              </w:rPr>
              <w:t>4</w:t>
            </w:r>
          </w:p>
        </w:tc>
        <w:tc>
          <w:tcPr>
            <w:tcW w:w="0" w:type="dxa"/>
            <w:vAlign w:val="center"/>
            <w:tcPrChange w:id="275" w:author="Marco Petri" w:date="2020-12-18T10:54:00Z">
              <w:tcPr>
                <w:tcW w:w="1247" w:type="dxa"/>
                <w:vAlign w:val="center"/>
              </w:tcPr>
            </w:tcPrChange>
          </w:tcPr>
          <w:p w14:paraId="0B8D0CC6" w14:textId="0D70398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276" w:author="Marco Petri" w:date="2020-12-18T10:54:00Z">
              <w:tcPr>
                <w:tcW w:w="5046" w:type="dxa"/>
              </w:tcPr>
            </w:tcPrChange>
          </w:tcPr>
          <w:p w14:paraId="166B4D66" w14:textId="63D55E3C"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checks the estimated waiting time</w:t>
            </w:r>
          </w:p>
        </w:tc>
      </w:tr>
      <w:tr w:rsidR="007E56C5" w14:paraId="27379437" w14:textId="77777777" w:rsidTr="00345702">
        <w:tblPrEx>
          <w:tblW w:w="0" w:type="auto"/>
          <w:jc w:val="center"/>
          <w:tblPrExChange w:id="27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7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79" w:author="Marco Petri" w:date="2020-12-18T10:54:00Z">
              <w:tcPr>
                <w:tcW w:w="1474" w:type="dxa"/>
                <w:vAlign w:val="center"/>
              </w:tcPr>
            </w:tcPrChange>
          </w:tcPr>
          <w:p w14:paraId="60A11604" w14:textId="77777777"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5</w:t>
            </w:r>
          </w:p>
        </w:tc>
        <w:tc>
          <w:tcPr>
            <w:tcW w:w="0" w:type="dxa"/>
            <w:vAlign w:val="center"/>
            <w:tcPrChange w:id="280" w:author="Marco Petri" w:date="2020-12-18T10:54:00Z">
              <w:tcPr>
                <w:tcW w:w="1247" w:type="dxa"/>
                <w:vAlign w:val="center"/>
              </w:tcPr>
            </w:tcPrChange>
          </w:tcPr>
          <w:p w14:paraId="5145E675" w14:textId="54BD6A38"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81" w:author="Marco Petri" w:date="2020-12-18T10:54:00Z">
              <w:tcPr>
                <w:tcW w:w="5046" w:type="dxa"/>
              </w:tcPr>
            </w:tcPrChange>
          </w:tcPr>
          <w:p w14:paraId="1ED6884C" w14:textId="01A5D0BF"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books a visit</w:t>
            </w:r>
          </w:p>
        </w:tc>
      </w:tr>
      <w:tr w:rsidR="007E56C5" w:rsidRPr="0080605A" w14:paraId="7E969B66" w14:textId="77777777" w:rsidTr="00345702">
        <w:tblPrEx>
          <w:tblW w:w="0" w:type="auto"/>
          <w:jc w:val="center"/>
          <w:tblPrExChange w:id="282" w:author="Marco Petri" w:date="2020-12-18T10:54:00Z">
            <w:tblPrEx>
              <w:tblW w:w="0" w:type="auto"/>
              <w:jc w:val="center"/>
            </w:tblPrEx>
          </w:tblPrExChange>
        </w:tblPrEx>
        <w:trPr>
          <w:trHeight w:val="454"/>
          <w:jc w:val="center"/>
          <w:trPrChange w:id="283"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84" w:author="Marco Petri" w:date="2020-12-18T10:54:00Z">
              <w:tcPr>
                <w:tcW w:w="1474" w:type="dxa"/>
                <w:vAlign w:val="center"/>
              </w:tcPr>
            </w:tcPrChange>
          </w:tcPr>
          <w:p w14:paraId="5360914C" w14:textId="33B93938" w:rsidR="007E56C5" w:rsidRDefault="00111DAF" w:rsidP="009D6FA3">
            <w:pPr>
              <w:jc w:val="center"/>
              <w:rPr>
                <w:lang w:val="en-GB"/>
              </w:rPr>
            </w:pPr>
            <w:r>
              <w:rPr>
                <w:lang w:val="en-GB"/>
              </w:rPr>
              <w:t>6</w:t>
            </w:r>
          </w:p>
        </w:tc>
        <w:tc>
          <w:tcPr>
            <w:tcW w:w="0" w:type="dxa"/>
            <w:vAlign w:val="center"/>
            <w:tcPrChange w:id="285" w:author="Marco Petri" w:date="2020-12-18T10:54:00Z">
              <w:tcPr>
                <w:tcW w:w="1247" w:type="dxa"/>
                <w:vAlign w:val="center"/>
              </w:tcPr>
            </w:tcPrChange>
          </w:tcPr>
          <w:p w14:paraId="4BBE8DBD" w14:textId="4A5EB5E2"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286" w:author="Marco Petri" w:date="2020-12-18T10:54:00Z">
              <w:tcPr>
                <w:tcW w:w="5046" w:type="dxa"/>
              </w:tcPr>
            </w:tcPrChange>
          </w:tcPr>
          <w:p w14:paraId="3AB2F610" w14:textId="2EB75EDA"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inserts the items or items’ categories in to-buy list</w:t>
            </w:r>
          </w:p>
        </w:tc>
      </w:tr>
      <w:tr w:rsidR="007E56C5" w:rsidRPr="0080605A" w14:paraId="04EA14E1" w14:textId="77777777" w:rsidTr="00345702">
        <w:tblPrEx>
          <w:tblW w:w="0" w:type="auto"/>
          <w:jc w:val="center"/>
          <w:tblPrExChange w:id="28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8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89" w:author="Marco Petri" w:date="2020-12-18T10:54:00Z">
              <w:tcPr>
                <w:tcW w:w="1474" w:type="dxa"/>
                <w:vAlign w:val="center"/>
              </w:tcPr>
            </w:tcPrChange>
          </w:tcPr>
          <w:p w14:paraId="14C65623" w14:textId="63D4DDFA" w:rsidR="007E56C5" w:rsidRDefault="00111DAF"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7</w:t>
            </w:r>
          </w:p>
        </w:tc>
        <w:tc>
          <w:tcPr>
            <w:tcW w:w="0" w:type="dxa"/>
            <w:vAlign w:val="center"/>
            <w:tcPrChange w:id="290" w:author="Marco Petri" w:date="2020-12-18T10:54:00Z">
              <w:tcPr>
                <w:tcW w:w="1247" w:type="dxa"/>
                <w:vAlign w:val="center"/>
              </w:tcPr>
            </w:tcPrChange>
          </w:tcPr>
          <w:p w14:paraId="4BC59ED8" w14:textId="744F536A"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291" w:author="Marco Petri" w:date="2020-12-18T10:54:00Z">
              <w:tcPr>
                <w:tcW w:w="5046" w:type="dxa"/>
              </w:tcPr>
            </w:tcPrChange>
          </w:tcPr>
          <w:p w14:paraId="17E34566" w14:textId="21621B7F"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inserts the approximate duration of the visit</w:t>
            </w:r>
          </w:p>
        </w:tc>
      </w:tr>
      <w:tr w:rsidR="007E56C5" w:rsidRPr="0080605A" w14:paraId="33B1857A" w14:textId="77777777" w:rsidTr="00345702">
        <w:tblPrEx>
          <w:tblW w:w="0" w:type="auto"/>
          <w:jc w:val="center"/>
          <w:tblPrExChange w:id="292" w:author="Marco Petri" w:date="2020-12-18T10:54:00Z">
            <w:tblPrEx>
              <w:tblW w:w="0" w:type="auto"/>
              <w:jc w:val="center"/>
            </w:tblPrEx>
          </w:tblPrExChange>
        </w:tblPrEx>
        <w:trPr>
          <w:trHeight w:val="454"/>
          <w:jc w:val="center"/>
          <w:trPrChange w:id="293"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94" w:author="Marco Petri" w:date="2020-12-18T10:54:00Z">
              <w:tcPr>
                <w:tcW w:w="1474" w:type="dxa"/>
                <w:vAlign w:val="center"/>
              </w:tcPr>
            </w:tcPrChange>
          </w:tcPr>
          <w:p w14:paraId="7EA75035" w14:textId="7854A858" w:rsidR="007E56C5" w:rsidRDefault="00111DAF" w:rsidP="009D6FA3">
            <w:pPr>
              <w:jc w:val="center"/>
              <w:rPr>
                <w:lang w:val="en-GB"/>
              </w:rPr>
            </w:pPr>
            <w:r>
              <w:rPr>
                <w:lang w:val="en-GB"/>
              </w:rPr>
              <w:t>8</w:t>
            </w:r>
          </w:p>
        </w:tc>
        <w:tc>
          <w:tcPr>
            <w:tcW w:w="0" w:type="dxa"/>
            <w:vAlign w:val="center"/>
            <w:tcPrChange w:id="295" w:author="Marco Petri" w:date="2020-12-18T10:54:00Z">
              <w:tcPr>
                <w:tcW w:w="1247" w:type="dxa"/>
                <w:vAlign w:val="center"/>
              </w:tcPr>
            </w:tcPrChange>
          </w:tcPr>
          <w:p w14:paraId="4F25A973" w14:textId="2D8AA498"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Change w:id="296" w:author="Marco Petri" w:date="2020-12-18T10:54:00Z">
              <w:tcPr>
                <w:tcW w:w="5046" w:type="dxa"/>
              </w:tcPr>
            </w:tcPrChange>
          </w:tcPr>
          <w:p w14:paraId="73BCF936" w14:textId="3B372F7D"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an alert about the time needed to get to the store</w:t>
            </w:r>
          </w:p>
        </w:tc>
      </w:tr>
      <w:tr w:rsidR="007E56C5" w:rsidRPr="0080605A" w14:paraId="2BC978C8" w14:textId="77777777" w:rsidTr="00345702">
        <w:tblPrEx>
          <w:tblW w:w="0" w:type="auto"/>
          <w:jc w:val="center"/>
          <w:tblPrExChange w:id="29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29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299" w:author="Marco Petri" w:date="2020-12-18T10:54:00Z">
              <w:tcPr>
                <w:tcW w:w="1474" w:type="dxa"/>
                <w:vAlign w:val="center"/>
              </w:tcPr>
            </w:tcPrChange>
          </w:tcPr>
          <w:p w14:paraId="1A85D166" w14:textId="62CB20B7" w:rsidR="007E56C5" w:rsidRDefault="00111DAF"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9</w:t>
            </w:r>
          </w:p>
        </w:tc>
        <w:tc>
          <w:tcPr>
            <w:tcW w:w="0" w:type="dxa"/>
            <w:vAlign w:val="center"/>
            <w:tcPrChange w:id="300" w:author="Marco Petri" w:date="2020-12-18T10:54:00Z">
              <w:tcPr>
                <w:tcW w:w="1247" w:type="dxa"/>
                <w:vAlign w:val="center"/>
              </w:tcPr>
            </w:tcPrChange>
          </w:tcPr>
          <w:p w14:paraId="76D4C0CB" w14:textId="31571271"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w:t>
            </w:r>
          </w:p>
        </w:tc>
        <w:tc>
          <w:tcPr>
            <w:tcW w:w="0" w:type="dxa"/>
            <w:vAlign w:val="center"/>
            <w:tcPrChange w:id="301" w:author="Marco Petri" w:date="2020-12-18T10:54:00Z">
              <w:tcPr>
                <w:tcW w:w="5046" w:type="dxa"/>
              </w:tcPr>
            </w:tcPrChange>
          </w:tcPr>
          <w:p w14:paraId="1ABEFBAA" w14:textId="2EE0882C"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receives a list of alternative time slots</w:t>
            </w:r>
          </w:p>
        </w:tc>
      </w:tr>
      <w:tr w:rsidR="007E56C5" w:rsidRPr="0080605A" w14:paraId="6E78ACF2" w14:textId="77777777" w:rsidTr="00345702">
        <w:tblPrEx>
          <w:tblW w:w="0" w:type="auto"/>
          <w:jc w:val="center"/>
          <w:tblPrExChange w:id="302" w:author="Marco Petri" w:date="2020-12-18T10:54:00Z">
            <w:tblPrEx>
              <w:tblW w:w="0" w:type="auto"/>
              <w:jc w:val="center"/>
            </w:tblPrEx>
          </w:tblPrExChange>
        </w:tblPrEx>
        <w:trPr>
          <w:trHeight w:val="454"/>
          <w:jc w:val="center"/>
          <w:trPrChange w:id="303"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04" w:author="Marco Petri" w:date="2020-12-18T10:54:00Z">
              <w:tcPr>
                <w:tcW w:w="1474" w:type="dxa"/>
                <w:vAlign w:val="center"/>
              </w:tcPr>
            </w:tcPrChange>
          </w:tcPr>
          <w:p w14:paraId="512E7470" w14:textId="25B30A49" w:rsidR="007E56C5" w:rsidRDefault="007E56C5" w:rsidP="009D6FA3">
            <w:pPr>
              <w:jc w:val="center"/>
              <w:rPr>
                <w:lang w:val="en-GB"/>
              </w:rPr>
            </w:pPr>
            <w:r>
              <w:rPr>
                <w:lang w:val="en-GB"/>
              </w:rPr>
              <w:t>1</w:t>
            </w:r>
            <w:r w:rsidR="00111DAF">
              <w:rPr>
                <w:lang w:val="en-GB"/>
              </w:rPr>
              <w:t>0</w:t>
            </w:r>
          </w:p>
        </w:tc>
        <w:tc>
          <w:tcPr>
            <w:tcW w:w="0" w:type="dxa"/>
            <w:vAlign w:val="center"/>
            <w:tcPrChange w:id="305" w:author="Marco Petri" w:date="2020-12-18T10:54:00Z">
              <w:tcPr>
                <w:tcW w:w="1247" w:type="dxa"/>
                <w:vAlign w:val="center"/>
              </w:tcPr>
            </w:tcPrChange>
          </w:tcPr>
          <w:p w14:paraId="0DC50BB8" w14:textId="785DD9BA"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Change w:id="306" w:author="Marco Petri" w:date="2020-12-18T10:54:00Z">
              <w:tcPr>
                <w:tcW w:w="5046" w:type="dxa"/>
              </w:tcPr>
            </w:tcPrChange>
          </w:tcPr>
          <w:p w14:paraId="7E35BBF5" w14:textId="11DAB100"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 notification of a free slot</w:t>
            </w:r>
          </w:p>
        </w:tc>
      </w:tr>
      <w:tr w:rsidR="007E56C5" w:rsidRPr="0080605A" w14:paraId="66C4249C" w14:textId="77777777" w:rsidTr="00345702">
        <w:tblPrEx>
          <w:tblW w:w="0" w:type="auto"/>
          <w:jc w:val="center"/>
          <w:tblPrExChange w:id="30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30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09" w:author="Marco Petri" w:date="2020-12-18T10:54:00Z">
              <w:tcPr>
                <w:tcW w:w="1474" w:type="dxa"/>
                <w:vAlign w:val="center"/>
              </w:tcPr>
            </w:tcPrChange>
          </w:tcPr>
          <w:p w14:paraId="5EB6FCF8" w14:textId="609E6B62"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1</w:t>
            </w:r>
            <w:r w:rsidR="00111DAF">
              <w:rPr>
                <w:lang w:val="en-GB"/>
              </w:rPr>
              <w:t>1</w:t>
            </w:r>
          </w:p>
        </w:tc>
        <w:tc>
          <w:tcPr>
            <w:tcW w:w="0" w:type="dxa"/>
            <w:vAlign w:val="center"/>
            <w:tcPrChange w:id="310" w:author="Marco Petri" w:date="2020-12-18T10:54:00Z">
              <w:tcPr>
                <w:tcW w:w="1247" w:type="dxa"/>
                <w:vAlign w:val="center"/>
              </w:tcPr>
            </w:tcPrChange>
          </w:tcPr>
          <w:p w14:paraId="3FD8F9CD" w14:textId="1B866F8E"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311" w:author="Marco Petri" w:date="2020-12-18T10:54:00Z">
              <w:tcPr>
                <w:tcW w:w="5046" w:type="dxa"/>
              </w:tcPr>
            </w:tcPrChange>
          </w:tcPr>
          <w:p w14:paraId="2D13AC42" w14:textId="0EAA8C67"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shows the QR code representing their number to the checkpoint controller</w:t>
            </w:r>
          </w:p>
        </w:tc>
      </w:tr>
      <w:tr w:rsidR="007E56C5" w:rsidRPr="0080605A" w14:paraId="262FA9C2" w14:textId="77777777" w:rsidTr="00345702">
        <w:tblPrEx>
          <w:tblW w:w="0" w:type="auto"/>
          <w:jc w:val="center"/>
          <w:tblPrExChange w:id="312" w:author="Marco Petri" w:date="2020-12-18T10:54:00Z">
            <w:tblPrEx>
              <w:tblW w:w="0" w:type="auto"/>
              <w:jc w:val="center"/>
            </w:tblPrEx>
          </w:tblPrExChange>
        </w:tblPrEx>
        <w:trPr>
          <w:trHeight w:val="454"/>
          <w:jc w:val="center"/>
          <w:trPrChange w:id="313"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14" w:author="Marco Petri" w:date="2020-12-18T10:54:00Z">
              <w:tcPr>
                <w:tcW w:w="1474" w:type="dxa"/>
                <w:vAlign w:val="center"/>
              </w:tcPr>
            </w:tcPrChange>
          </w:tcPr>
          <w:p w14:paraId="326D1DCA" w14:textId="388A78C7" w:rsidR="007E56C5" w:rsidRDefault="007E56C5" w:rsidP="009D6FA3">
            <w:pPr>
              <w:jc w:val="center"/>
              <w:rPr>
                <w:lang w:val="en-GB"/>
              </w:rPr>
            </w:pPr>
            <w:r>
              <w:rPr>
                <w:lang w:val="en-GB"/>
              </w:rPr>
              <w:t>1</w:t>
            </w:r>
            <w:r w:rsidR="00D95ACC">
              <w:rPr>
                <w:lang w:val="en-GB"/>
              </w:rPr>
              <w:t>2</w:t>
            </w:r>
          </w:p>
        </w:tc>
        <w:tc>
          <w:tcPr>
            <w:tcW w:w="0" w:type="dxa"/>
            <w:vAlign w:val="center"/>
            <w:tcPrChange w:id="315" w:author="Marco Petri" w:date="2020-12-18T10:54:00Z">
              <w:tcPr>
                <w:tcW w:w="1247" w:type="dxa"/>
                <w:vAlign w:val="center"/>
              </w:tcPr>
            </w:tcPrChange>
          </w:tcPr>
          <w:p w14:paraId="6EFC0114" w14:textId="1D5F55D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Change w:id="316" w:author="Marco Petri" w:date="2020-12-18T10:54:00Z">
              <w:tcPr>
                <w:tcW w:w="5046" w:type="dxa"/>
              </w:tcPr>
            </w:tcPrChange>
          </w:tcPr>
          <w:p w14:paraId="1F1C9292" w14:textId="6E9F43E1"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Checkpoint controllers</w:t>
            </w:r>
            <w:r w:rsidRPr="005548FE">
              <w:rPr>
                <w:lang w:val="en-GB"/>
              </w:rPr>
              <w:t xml:space="preserve"> controls </w:t>
            </w:r>
            <w:r>
              <w:rPr>
                <w:lang w:val="en-GB"/>
              </w:rPr>
              <w:t>a</w:t>
            </w:r>
            <w:r w:rsidRPr="005548FE">
              <w:rPr>
                <w:lang w:val="en-GB"/>
              </w:rPr>
              <w:t xml:space="preserve"> QR code</w:t>
            </w:r>
            <w:r>
              <w:rPr>
                <w:lang w:val="en-GB"/>
              </w:rPr>
              <w:t xml:space="preserve"> shown by a Customer</w:t>
            </w:r>
          </w:p>
        </w:tc>
      </w:tr>
      <w:tr w:rsidR="00D95ACC" w:rsidRPr="0080605A" w14:paraId="2BAA97E9" w14:textId="77777777" w:rsidTr="00345702">
        <w:tblPrEx>
          <w:tblW w:w="0" w:type="auto"/>
          <w:jc w:val="center"/>
          <w:tblPrExChange w:id="317"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trPrChange w:id="31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19" w:author="Marco Petri" w:date="2020-12-18T10:54:00Z">
              <w:tcPr>
                <w:tcW w:w="1474" w:type="dxa"/>
                <w:vAlign w:val="center"/>
              </w:tcPr>
            </w:tcPrChange>
          </w:tcPr>
          <w:p w14:paraId="7097B039" w14:textId="3AC5A3C6" w:rsidR="00D95ACC" w:rsidRDefault="00D95ACC" w:rsidP="009D6FA3">
            <w:pPr>
              <w:jc w:val="center"/>
              <w:cnfStyle w:val="001000100000" w:firstRow="0" w:lastRow="0" w:firstColumn="1" w:lastColumn="0" w:oddVBand="0" w:evenVBand="0" w:oddHBand="1" w:evenHBand="0" w:firstRowFirstColumn="0" w:firstRowLastColumn="0" w:lastRowFirstColumn="0" w:lastRowLastColumn="0"/>
              <w:rPr>
                <w:lang w:val="en-GB"/>
              </w:rPr>
            </w:pPr>
            <w:r>
              <w:rPr>
                <w:lang w:val="en-GB"/>
              </w:rPr>
              <w:t>13</w:t>
            </w:r>
          </w:p>
        </w:tc>
        <w:tc>
          <w:tcPr>
            <w:tcW w:w="0" w:type="dxa"/>
            <w:vAlign w:val="center"/>
            <w:tcPrChange w:id="320" w:author="Marco Petri" w:date="2020-12-18T10:54:00Z">
              <w:tcPr>
                <w:tcW w:w="1247" w:type="dxa"/>
                <w:vAlign w:val="center"/>
              </w:tcPr>
            </w:tcPrChange>
          </w:tcPr>
          <w:p w14:paraId="06507F8F" w14:textId="2385886D" w:rsidR="00D95ACC" w:rsidRDefault="00D95ACC"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Change w:id="321" w:author="Marco Petri" w:date="2020-12-18T10:54:00Z">
              <w:tcPr>
                <w:tcW w:w="5046" w:type="dxa"/>
              </w:tcPr>
            </w:tcPrChange>
          </w:tcPr>
          <w:p w14:paraId="593A465F" w14:textId="5AC06145" w:rsidR="00D95ACC" w:rsidRDefault="00D95ACC"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a physical ticket for a store</w:t>
            </w:r>
          </w:p>
        </w:tc>
      </w:tr>
    </w:tbl>
    <w:p w14:paraId="79E4832A" w14:textId="77777777" w:rsidR="00755EB6" w:rsidRPr="0020227A" w:rsidRDefault="00755EB6" w:rsidP="0020227A">
      <w:pPr>
        <w:rPr>
          <w:lang w:val="en-GB"/>
        </w:rPr>
      </w:pPr>
    </w:p>
    <w:p w14:paraId="160FC7E4" w14:textId="2ABAF149" w:rsidR="0010021C" w:rsidRDefault="00755EB6" w:rsidP="00755EB6">
      <w:pPr>
        <w:pStyle w:val="Heading3"/>
        <w:rPr>
          <w:del w:id="322" w:author="Marco Petri" w:date="2020-12-18T11:01:00Z"/>
          <w:lang w:val="en-GB"/>
        </w:rPr>
      </w:pPr>
      <w:bookmarkStart w:id="323" w:name="_Toc56547533"/>
      <w:commentRangeStart w:id="324"/>
      <w:del w:id="325" w:author="Marco Petri" w:date="2020-12-18T11:01:00Z">
        <w:r>
          <w:rPr>
            <w:lang w:val="en-GB"/>
          </w:rPr>
          <w:delText>Machine phenomena</w:delText>
        </w:r>
        <w:bookmarkEnd w:id="323"/>
        <w:commentRangeEnd w:id="324"/>
        <w:r w:rsidR="009B6826">
          <w:rPr>
            <w:rStyle w:val="CommentReference"/>
            <w:rFonts w:eastAsiaTheme="minorHAnsi" w:cstheme="minorBidi"/>
            <w:b w:val="0"/>
            <w:color w:val="auto"/>
          </w:rPr>
          <w:commentReference w:id="324"/>
        </w:r>
      </w:del>
    </w:p>
    <w:tbl>
      <w:tblPr>
        <w:tblStyle w:val="ListTable2-Accent3"/>
        <w:tblW w:w="0" w:type="auto"/>
        <w:jc w:val="center"/>
        <w:tblLook w:val="04A0" w:firstRow="1" w:lastRow="0" w:firstColumn="1" w:lastColumn="0" w:noHBand="0" w:noVBand="1"/>
      </w:tblPr>
      <w:tblGrid>
        <w:gridCol w:w="1474"/>
        <w:gridCol w:w="1247"/>
        <w:gridCol w:w="5046"/>
        <w:tblGridChange w:id="326">
          <w:tblGrid>
            <w:gridCol w:w="1474"/>
            <w:gridCol w:w="1247"/>
            <w:gridCol w:w="5046"/>
          </w:tblGrid>
        </w:tblGridChange>
      </w:tblGrid>
      <w:tr w:rsidR="00A070F5" w:rsidRPr="0080605A" w14:paraId="16F6BF59" w14:textId="77777777" w:rsidTr="00C061C8">
        <w:trPr>
          <w:cnfStyle w:val="100000000000" w:firstRow="1" w:lastRow="0" w:firstColumn="0" w:lastColumn="0" w:oddVBand="0" w:evenVBand="0" w:oddHBand="0" w:evenHBand="0" w:firstRowFirstColumn="0" w:firstRowLastColumn="0" w:lastRowFirstColumn="0" w:lastRowLastColumn="0"/>
          <w:jc w:val="center"/>
          <w:del w:id="327" w:author="Marco Petri" w:date="2020-12-18T11:01:00Z"/>
        </w:trPr>
        <w:tc>
          <w:tcPr>
            <w:cnfStyle w:val="001000000000" w:firstRow="0" w:lastRow="0" w:firstColumn="1" w:lastColumn="0" w:oddVBand="0" w:evenVBand="0" w:oddHBand="0" w:evenHBand="0" w:firstRowFirstColumn="0" w:firstRowLastColumn="0" w:lastRowFirstColumn="0" w:lastRowLastColumn="0"/>
            <w:tcW w:w="1474" w:type="dxa"/>
          </w:tcPr>
          <w:p w14:paraId="62EE8E59" w14:textId="718829B3" w:rsidR="007E56C5" w:rsidRDefault="007E56C5" w:rsidP="0050034D">
            <w:pPr>
              <w:rPr>
                <w:del w:id="328" w:author="Marco Petri" w:date="2020-12-18T11:01:00Z"/>
                <w:lang w:val="en-GB"/>
              </w:rPr>
            </w:pPr>
            <w:del w:id="329" w:author="Marco Petri" w:date="2020-12-18T11:01:00Z">
              <w:r>
                <w:rPr>
                  <w:lang w:val="en-GB"/>
                </w:rPr>
                <w:delText>Phenomena</w:delText>
              </w:r>
            </w:del>
          </w:p>
        </w:tc>
        <w:tc>
          <w:tcPr>
            <w:tcW w:w="1247" w:type="dxa"/>
          </w:tcPr>
          <w:p w14:paraId="125D6F77" w14:textId="228B2714" w:rsidR="007E56C5" w:rsidRDefault="007E56C5" w:rsidP="0050034D">
            <w:pPr>
              <w:cnfStyle w:val="100000000000" w:firstRow="1" w:lastRow="0" w:firstColumn="0" w:lastColumn="0" w:oddVBand="0" w:evenVBand="0" w:oddHBand="0" w:evenHBand="0" w:firstRowFirstColumn="0" w:firstRowLastColumn="0" w:lastRowFirstColumn="0" w:lastRowLastColumn="0"/>
              <w:rPr>
                <w:del w:id="330" w:author="Marco Petri" w:date="2020-12-18T11:01:00Z"/>
                <w:lang w:val="en-GB"/>
              </w:rPr>
            </w:pPr>
            <w:del w:id="331" w:author="Marco Petri" w:date="2020-12-18T11:01:00Z">
              <w:r>
                <w:rPr>
                  <w:lang w:val="en-GB"/>
                </w:rPr>
                <w:delText>Controller</w:delText>
              </w:r>
            </w:del>
          </w:p>
        </w:tc>
        <w:tc>
          <w:tcPr>
            <w:tcW w:w="5046" w:type="dxa"/>
          </w:tcPr>
          <w:p w14:paraId="74D7D441" w14:textId="3966A769" w:rsidR="007E56C5" w:rsidRDefault="007E56C5" w:rsidP="0050034D">
            <w:pPr>
              <w:cnfStyle w:val="100000000000" w:firstRow="1" w:lastRow="0" w:firstColumn="0" w:lastColumn="0" w:oddVBand="0" w:evenVBand="0" w:oddHBand="0" w:evenHBand="0" w:firstRowFirstColumn="0" w:firstRowLastColumn="0" w:lastRowFirstColumn="0" w:lastRowLastColumn="0"/>
              <w:rPr>
                <w:del w:id="332" w:author="Marco Petri" w:date="2020-12-18T11:01:00Z"/>
                <w:lang w:val="en-GB"/>
              </w:rPr>
            </w:pPr>
            <w:del w:id="333" w:author="Marco Petri" w:date="2020-12-18T11:01:00Z">
              <w:r>
                <w:rPr>
                  <w:lang w:val="en-GB"/>
                </w:rPr>
                <w:delText>Description</w:delText>
              </w:r>
            </w:del>
          </w:p>
        </w:tc>
      </w:tr>
      <w:tr w:rsidR="00A070F5" w:rsidRPr="0080605A" w14:paraId="0B63C9C7" w14:textId="77777777" w:rsidTr="00345702">
        <w:tblPrEx>
          <w:tblW w:w="0" w:type="auto"/>
          <w:jc w:val="center"/>
          <w:tblPrExChange w:id="334"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del w:id="335" w:author="Marco Petri" w:date="2020-12-18T11:01:00Z"/>
          <w:trPrChange w:id="336"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37" w:author="Marco Petri" w:date="2020-12-18T10:54:00Z">
              <w:tcPr>
                <w:tcW w:w="1474" w:type="dxa"/>
                <w:vAlign w:val="center"/>
              </w:tcPr>
            </w:tcPrChange>
          </w:tcPr>
          <w:p w14:paraId="13176505" w14:textId="32F6B4DF"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del w:id="338" w:author="Marco Petri" w:date="2020-12-18T11:01:00Z"/>
                <w:lang w:val="en-GB"/>
              </w:rPr>
            </w:pPr>
            <w:del w:id="339" w:author="Marco Petri" w:date="2020-12-18T11:01:00Z">
              <w:r>
                <w:rPr>
                  <w:lang w:val="en-GB"/>
                </w:rPr>
                <w:delText>1</w:delText>
              </w:r>
            </w:del>
          </w:p>
        </w:tc>
        <w:tc>
          <w:tcPr>
            <w:tcW w:w="0" w:type="dxa"/>
            <w:tcPrChange w:id="340" w:author="Marco Petri" w:date="2020-12-18T10:54:00Z">
              <w:tcPr>
                <w:tcW w:w="1247" w:type="dxa"/>
              </w:tcPr>
            </w:tcPrChange>
          </w:tcPr>
          <w:p w14:paraId="259A0330" w14:textId="49725E79" w:rsidR="007E56C5" w:rsidRDefault="00984F42" w:rsidP="00EB4837">
            <w:pPr>
              <w:jc w:val="center"/>
              <w:cnfStyle w:val="000000100000" w:firstRow="0" w:lastRow="0" w:firstColumn="0" w:lastColumn="0" w:oddVBand="0" w:evenVBand="0" w:oddHBand="1" w:evenHBand="0" w:firstRowFirstColumn="0" w:firstRowLastColumn="0" w:lastRowFirstColumn="0" w:lastRowLastColumn="0"/>
              <w:rPr>
                <w:del w:id="341" w:author="Marco Petri" w:date="2020-12-18T11:01:00Z"/>
                <w:lang w:val="en-GB"/>
              </w:rPr>
            </w:pPr>
            <w:del w:id="342" w:author="Marco Petri" w:date="2020-12-18T11:01:00Z">
              <w:r>
                <w:rPr>
                  <w:lang w:val="en-GB"/>
                </w:rPr>
                <w:delText>M</w:delText>
              </w:r>
            </w:del>
          </w:p>
        </w:tc>
        <w:tc>
          <w:tcPr>
            <w:tcW w:w="0" w:type="dxa"/>
            <w:vAlign w:val="center"/>
            <w:tcPrChange w:id="343" w:author="Marco Petri" w:date="2020-12-18T10:54:00Z">
              <w:tcPr>
                <w:tcW w:w="5046" w:type="dxa"/>
              </w:tcPr>
            </w:tcPrChange>
          </w:tcPr>
          <w:p w14:paraId="038B2053" w14:textId="4C5BCFB6"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del w:id="344" w:author="Marco Petri" w:date="2020-12-18T11:01:00Z"/>
                <w:lang w:val="en-GB"/>
              </w:rPr>
            </w:pPr>
            <w:del w:id="345" w:author="Marco Petri" w:date="2020-12-18T11:01:00Z">
              <w:r>
                <w:rPr>
                  <w:lang w:val="en-GB"/>
                </w:rPr>
                <w:delText>System computes the number of a client</w:delText>
              </w:r>
            </w:del>
          </w:p>
        </w:tc>
      </w:tr>
      <w:tr w:rsidR="00A070F5" w:rsidRPr="0080605A" w14:paraId="581A865F" w14:textId="77777777" w:rsidTr="00345702">
        <w:tblPrEx>
          <w:tblW w:w="0" w:type="auto"/>
          <w:jc w:val="center"/>
          <w:tblPrExChange w:id="346" w:author="Marco Petri" w:date="2020-12-18T10:54:00Z">
            <w:tblPrEx>
              <w:tblW w:w="0" w:type="auto"/>
              <w:jc w:val="center"/>
            </w:tblPrEx>
          </w:tblPrExChange>
        </w:tblPrEx>
        <w:trPr>
          <w:trHeight w:val="454"/>
          <w:jc w:val="center"/>
          <w:del w:id="347" w:author="Marco Petri" w:date="2020-12-18T11:01:00Z"/>
          <w:trPrChange w:id="34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49" w:author="Marco Petri" w:date="2020-12-18T10:54:00Z">
              <w:tcPr>
                <w:tcW w:w="1474" w:type="dxa"/>
                <w:vAlign w:val="center"/>
              </w:tcPr>
            </w:tcPrChange>
          </w:tcPr>
          <w:p w14:paraId="0E407E8F" w14:textId="064706F5" w:rsidR="007E56C5" w:rsidRDefault="007E56C5" w:rsidP="009D6FA3">
            <w:pPr>
              <w:jc w:val="center"/>
              <w:rPr>
                <w:del w:id="350" w:author="Marco Petri" w:date="2020-12-18T11:01:00Z"/>
                <w:lang w:val="en-GB"/>
              </w:rPr>
            </w:pPr>
            <w:del w:id="351" w:author="Marco Petri" w:date="2020-12-18T11:01:00Z">
              <w:r>
                <w:rPr>
                  <w:lang w:val="en-GB"/>
                </w:rPr>
                <w:delText>2</w:delText>
              </w:r>
            </w:del>
          </w:p>
        </w:tc>
        <w:tc>
          <w:tcPr>
            <w:tcW w:w="0" w:type="dxa"/>
            <w:tcPrChange w:id="352" w:author="Marco Petri" w:date="2020-12-18T10:54:00Z">
              <w:tcPr>
                <w:tcW w:w="1247" w:type="dxa"/>
              </w:tcPr>
            </w:tcPrChange>
          </w:tcPr>
          <w:p w14:paraId="7B3D9467" w14:textId="2782298F" w:rsidR="007E56C5" w:rsidRDefault="00984F42" w:rsidP="00EB4837">
            <w:pPr>
              <w:jc w:val="center"/>
              <w:cnfStyle w:val="000000000000" w:firstRow="0" w:lastRow="0" w:firstColumn="0" w:lastColumn="0" w:oddVBand="0" w:evenVBand="0" w:oddHBand="0" w:evenHBand="0" w:firstRowFirstColumn="0" w:firstRowLastColumn="0" w:lastRowFirstColumn="0" w:lastRowLastColumn="0"/>
              <w:rPr>
                <w:del w:id="353" w:author="Marco Petri" w:date="2020-12-18T11:01:00Z"/>
                <w:lang w:val="en-GB"/>
              </w:rPr>
            </w:pPr>
            <w:del w:id="354" w:author="Marco Petri" w:date="2020-12-18T11:01:00Z">
              <w:r>
                <w:rPr>
                  <w:lang w:val="en-GB"/>
                </w:rPr>
                <w:delText>M</w:delText>
              </w:r>
            </w:del>
          </w:p>
        </w:tc>
        <w:tc>
          <w:tcPr>
            <w:tcW w:w="0" w:type="dxa"/>
            <w:vAlign w:val="center"/>
            <w:tcPrChange w:id="355" w:author="Marco Petri" w:date="2020-12-18T10:54:00Z">
              <w:tcPr>
                <w:tcW w:w="5046" w:type="dxa"/>
              </w:tcPr>
            </w:tcPrChange>
          </w:tcPr>
          <w:p w14:paraId="5B43EE51" w14:textId="3D7882E8"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del w:id="356" w:author="Marco Petri" w:date="2020-12-18T11:01:00Z"/>
                <w:lang w:val="en-GB"/>
              </w:rPr>
            </w:pPr>
            <w:del w:id="357" w:author="Marco Petri" w:date="2020-12-18T11:01:00Z">
              <w:r>
                <w:rPr>
                  <w:lang w:val="en-GB"/>
                </w:rPr>
                <w:delText>System calls a number</w:delText>
              </w:r>
            </w:del>
          </w:p>
        </w:tc>
      </w:tr>
      <w:tr w:rsidR="00A070F5" w:rsidRPr="0080605A" w14:paraId="32CE7FA3" w14:textId="77777777" w:rsidTr="00345702">
        <w:tblPrEx>
          <w:tblW w:w="0" w:type="auto"/>
          <w:jc w:val="center"/>
          <w:tblPrExChange w:id="358"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del w:id="359" w:author="Marco Petri" w:date="2020-12-18T11:01:00Z"/>
          <w:trPrChange w:id="360"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61" w:author="Marco Petri" w:date="2020-12-18T10:54:00Z">
              <w:tcPr>
                <w:tcW w:w="1474" w:type="dxa"/>
                <w:vAlign w:val="center"/>
              </w:tcPr>
            </w:tcPrChange>
          </w:tcPr>
          <w:p w14:paraId="0CA1C866" w14:textId="5397DF15"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del w:id="362" w:author="Marco Petri" w:date="2020-12-18T11:01:00Z"/>
                <w:lang w:val="en-GB"/>
              </w:rPr>
            </w:pPr>
            <w:del w:id="363" w:author="Marco Petri" w:date="2020-12-18T11:01:00Z">
              <w:r>
                <w:rPr>
                  <w:lang w:val="en-GB"/>
                </w:rPr>
                <w:delText>3</w:delText>
              </w:r>
            </w:del>
          </w:p>
        </w:tc>
        <w:tc>
          <w:tcPr>
            <w:tcW w:w="0" w:type="dxa"/>
            <w:tcPrChange w:id="364" w:author="Marco Petri" w:date="2020-12-18T10:54:00Z">
              <w:tcPr>
                <w:tcW w:w="1247" w:type="dxa"/>
              </w:tcPr>
            </w:tcPrChange>
          </w:tcPr>
          <w:p w14:paraId="435E7645" w14:textId="74C8CED2" w:rsidR="007E56C5" w:rsidRDefault="00984F42" w:rsidP="00EB4837">
            <w:pPr>
              <w:jc w:val="center"/>
              <w:cnfStyle w:val="000000100000" w:firstRow="0" w:lastRow="0" w:firstColumn="0" w:lastColumn="0" w:oddVBand="0" w:evenVBand="0" w:oddHBand="1" w:evenHBand="0" w:firstRowFirstColumn="0" w:firstRowLastColumn="0" w:lastRowFirstColumn="0" w:lastRowLastColumn="0"/>
              <w:rPr>
                <w:del w:id="365" w:author="Marco Petri" w:date="2020-12-18T11:01:00Z"/>
                <w:lang w:val="en-GB"/>
              </w:rPr>
            </w:pPr>
            <w:del w:id="366" w:author="Marco Petri" w:date="2020-12-18T11:01:00Z">
              <w:r>
                <w:rPr>
                  <w:lang w:val="en-GB"/>
                </w:rPr>
                <w:delText>M</w:delText>
              </w:r>
            </w:del>
          </w:p>
        </w:tc>
        <w:tc>
          <w:tcPr>
            <w:tcW w:w="0" w:type="dxa"/>
            <w:vAlign w:val="center"/>
            <w:tcPrChange w:id="367" w:author="Marco Petri" w:date="2020-12-18T10:54:00Z">
              <w:tcPr>
                <w:tcW w:w="5046" w:type="dxa"/>
              </w:tcPr>
            </w:tcPrChange>
          </w:tcPr>
          <w:p w14:paraId="3591BB62" w14:textId="36083E6B"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del w:id="368" w:author="Marco Petri" w:date="2020-12-18T11:01:00Z"/>
                <w:lang w:val="en-GB"/>
              </w:rPr>
            </w:pPr>
            <w:del w:id="369" w:author="Marco Petri" w:date="2020-12-18T11:01:00Z">
              <w:r>
                <w:rPr>
                  <w:lang w:val="en-GB"/>
                </w:rPr>
                <w:delText>System verifies if a number is the number of the customer which should enter</w:delText>
              </w:r>
            </w:del>
          </w:p>
        </w:tc>
      </w:tr>
      <w:tr w:rsidR="00A070F5" w:rsidRPr="0080605A" w14:paraId="700EF145" w14:textId="77777777" w:rsidTr="00345702">
        <w:tblPrEx>
          <w:tblW w:w="0" w:type="auto"/>
          <w:jc w:val="center"/>
          <w:tblPrExChange w:id="370" w:author="Marco Petri" w:date="2020-12-18T10:54:00Z">
            <w:tblPrEx>
              <w:tblW w:w="0" w:type="auto"/>
              <w:jc w:val="center"/>
            </w:tblPrEx>
          </w:tblPrExChange>
        </w:tblPrEx>
        <w:trPr>
          <w:trHeight w:val="454"/>
          <w:jc w:val="center"/>
          <w:del w:id="371" w:author="Marco Petri" w:date="2020-12-18T11:01:00Z"/>
          <w:trPrChange w:id="372"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73" w:author="Marco Petri" w:date="2020-12-18T10:54:00Z">
              <w:tcPr>
                <w:tcW w:w="1474" w:type="dxa"/>
                <w:vAlign w:val="center"/>
              </w:tcPr>
            </w:tcPrChange>
          </w:tcPr>
          <w:p w14:paraId="37034C4F" w14:textId="477D43A3" w:rsidR="007E56C5" w:rsidRDefault="007E56C5" w:rsidP="009D6FA3">
            <w:pPr>
              <w:jc w:val="center"/>
              <w:rPr>
                <w:del w:id="374" w:author="Marco Petri" w:date="2020-12-18T11:01:00Z"/>
                <w:lang w:val="en-GB"/>
              </w:rPr>
            </w:pPr>
            <w:del w:id="375" w:author="Marco Petri" w:date="2020-12-18T11:01:00Z">
              <w:r>
                <w:rPr>
                  <w:lang w:val="en-GB"/>
                </w:rPr>
                <w:delText>4</w:delText>
              </w:r>
            </w:del>
          </w:p>
        </w:tc>
        <w:tc>
          <w:tcPr>
            <w:tcW w:w="0" w:type="dxa"/>
            <w:tcPrChange w:id="376" w:author="Marco Petri" w:date="2020-12-18T10:54:00Z">
              <w:tcPr>
                <w:tcW w:w="1247" w:type="dxa"/>
              </w:tcPr>
            </w:tcPrChange>
          </w:tcPr>
          <w:p w14:paraId="09152825" w14:textId="199837C6" w:rsidR="007E56C5" w:rsidRDefault="00984F42" w:rsidP="00EB4837">
            <w:pPr>
              <w:jc w:val="center"/>
              <w:cnfStyle w:val="000000000000" w:firstRow="0" w:lastRow="0" w:firstColumn="0" w:lastColumn="0" w:oddVBand="0" w:evenVBand="0" w:oddHBand="0" w:evenHBand="0" w:firstRowFirstColumn="0" w:firstRowLastColumn="0" w:lastRowFirstColumn="0" w:lastRowLastColumn="0"/>
              <w:rPr>
                <w:del w:id="377" w:author="Marco Petri" w:date="2020-12-18T11:01:00Z"/>
                <w:lang w:val="en-GB"/>
              </w:rPr>
            </w:pPr>
            <w:del w:id="378" w:author="Marco Petri" w:date="2020-12-18T11:01:00Z">
              <w:r>
                <w:rPr>
                  <w:lang w:val="en-GB"/>
                </w:rPr>
                <w:delText>M</w:delText>
              </w:r>
            </w:del>
          </w:p>
        </w:tc>
        <w:tc>
          <w:tcPr>
            <w:tcW w:w="0" w:type="dxa"/>
            <w:vAlign w:val="center"/>
            <w:tcPrChange w:id="379" w:author="Marco Petri" w:date="2020-12-18T10:54:00Z">
              <w:tcPr>
                <w:tcW w:w="5046" w:type="dxa"/>
              </w:tcPr>
            </w:tcPrChange>
          </w:tcPr>
          <w:p w14:paraId="1493401A" w14:textId="49FA8870"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del w:id="380" w:author="Marco Petri" w:date="2020-12-18T11:01:00Z"/>
                <w:lang w:val="en-GB"/>
              </w:rPr>
            </w:pPr>
            <w:del w:id="381" w:author="Marco Petri" w:date="2020-12-18T11:01:00Z">
              <w:r>
                <w:rPr>
                  <w:lang w:val="en-GB"/>
                </w:rPr>
                <w:delText>System computes the estimated waiting time (for each customer)</w:delText>
              </w:r>
            </w:del>
          </w:p>
        </w:tc>
      </w:tr>
      <w:tr w:rsidR="00A070F5" w:rsidRPr="0080605A" w14:paraId="2A5889FB" w14:textId="77777777" w:rsidTr="00345702">
        <w:tblPrEx>
          <w:tblW w:w="0" w:type="auto"/>
          <w:jc w:val="center"/>
          <w:tblPrExChange w:id="382"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del w:id="383" w:author="Marco Petri" w:date="2020-12-18T11:01:00Z"/>
          <w:trPrChange w:id="384"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85" w:author="Marco Petri" w:date="2020-12-18T10:54:00Z">
              <w:tcPr>
                <w:tcW w:w="1474" w:type="dxa"/>
                <w:vAlign w:val="center"/>
              </w:tcPr>
            </w:tcPrChange>
          </w:tcPr>
          <w:p w14:paraId="084ADD61" w14:textId="56033858"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del w:id="386" w:author="Marco Petri" w:date="2020-12-18T11:01:00Z"/>
                <w:lang w:val="en-GB"/>
              </w:rPr>
            </w:pPr>
            <w:del w:id="387" w:author="Marco Petri" w:date="2020-12-18T11:01:00Z">
              <w:r>
                <w:rPr>
                  <w:lang w:val="en-GB"/>
                </w:rPr>
                <w:delText>5</w:delText>
              </w:r>
            </w:del>
          </w:p>
        </w:tc>
        <w:tc>
          <w:tcPr>
            <w:tcW w:w="0" w:type="dxa"/>
            <w:tcPrChange w:id="388" w:author="Marco Petri" w:date="2020-12-18T10:54:00Z">
              <w:tcPr>
                <w:tcW w:w="1247" w:type="dxa"/>
              </w:tcPr>
            </w:tcPrChange>
          </w:tcPr>
          <w:p w14:paraId="33AD62BE" w14:textId="0251AE50" w:rsidR="007E56C5" w:rsidRDefault="00984F42" w:rsidP="00EB4837">
            <w:pPr>
              <w:jc w:val="center"/>
              <w:cnfStyle w:val="000000100000" w:firstRow="0" w:lastRow="0" w:firstColumn="0" w:lastColumn="0" w:oddVBand="0" w:evenVBand="0" w:oddHBand="1" w:evenHBand="0" w:firstRowFirstColumn="0" w:firstRowLastColumn="0" w:lastRowFirstColumn="0" w:lastRowLastColumn="0"/>
              <w:rPr>
                <w:del w:id="389" w:author="Marco Petri" w:date="2020-12-18T11:01:00Z"/>
                <w:lang w:val="en-GB"/>
              </w:rPr>
            </w:pPr>
            <w:del w:id="390" w:author="Marco Petri" w:date="2020-12-18T11:01:00Z">
              <w:r>
                <w:rPr>
                  <w:lang w:val="en-GB"/>
                </w:rPr>
                <w:delText>M</w:delText>
              </w:r>
            </w:del>
          </w:p>
        </w:tc>
        <w:tc>
          <w:tcPr>
            <w:tcW w:w="0" w:type="dxa"/>
            <w:vAlign w:val="center"/>
            <w:tcPrChange w:id="391" w:author="Marco Petri" w:date="2020-12-18T10:54:00Z">
              <w:tcPr>
                <w:tcW w:w="5046" w:type="dxa"/>
              </w:tcPr>
            </w:tcPrChange>
          </w:tcPr>
          <w:p w14:paraId="3B1B88B6" w14:textId="10F0555E"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del w:id="392" w:author="Marco Petri" w:date="2020-12-18T11:01:00Z"/>
                <w:lang w:val="en-GB"/>
              </w:rPr>
            </w:pPr>
            <w:del w:id="393" w:author="Marco Petri" w:date="2020-12-18T11:01:00Z">
              <w:r>
                <w:rPr>
                  <w:lang w:val="en-GB"/>
                </w:rPr>
                <w:delText>System computes mean duration of a visit for a long-term customer</w:delText>
              </w:r>
            </w:del>
          </w:p>
        </w:tc>
      </w:tr>
      <w:tr w:rsidR="00A070F5" w:rsidRPr="0080605A" w14:paraId="381AC0DC" w14:textId="77777777" w:rsidTr="00345702">
        <w:tblPrEx>
          <w:tblW w:w="0" w:type="auto"/>
          <w:jc w:val="center"/>
          <w:tblPrExChange w:id="394" w:author="Marco Petri" w:date="2020-12-18T10:54:00Z">
            <w:tblPrEx>
              <w:tblW w:w="0" w:type="auto"/>
              <w:jc w:val="center"/>
            </w:tblPrEx>
          </w:tblPrExChange>
        </w:tblPrEx>
        <w:trPr>
          <w:trHeight w:val="454"/>
          <w:jc w:val="center"/>
          <w:del w:id="395" w:author="Marco Petri" w:date="2020-12-18T11:01:00Z"/>
          <w:trPrChange w:id="396"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397" w:author="Marco Petri" w:date="2020-12-18T10:54:00Z">
              <w:tcPr>
                <w:tcW w:w="1474" w:type="dxa"/>
                <w:vAlign w:val="center"/>
              </w:tcPr>
            </w:tcPrChange>
          </w:tcPr>
          <w:p w14:paraId="21B23030" w14:textId="7D5A0888" w:rsidR="007E56C5" w:rsidRDefault="007E56C5" w:rsidP="009D6FA3">
            <w:pPr>
              <w:jc w:val="center"/>
              <w:rPr>
                <w:del w:id="398" w:author="Marco Petri" w:date="2020-12-18T11:01:00Z"/>
                <w:lang w:val="en-GB"/>
              </w:rPr>
            </w:pPr>
            <w:del w:id="399" w:author="Marco Petri" w:date="2020-12-18T11:01:00Z">
              <w:r>
                <w:rPr>
                  <w:lang w:val="en-GB"/>
                </w:rPr>
                <w:delText>6</w:delText>
              </w:r>
            </w:del>
          </w:p>
        </w:tc>
        <w:tc>
          <w:tcPr>
            <w:tcW w:w="0" w:type="dxa"/>
            <w:tcPrChange w:id="400" w:author="Marco Petri" w:date="2020-12-18T10:54:00Z">
              <w:tcPr>
                <w:tcW w:w="1247" w:type="dxa"/>
              </w:tcPr>
            </w:tcPrChange>
          </w:tcPr>
          <w:p w14:paraId="4BA9D831" w14:textId="46F7CF59" w:rsidR="007E56C5" w:rsidRDefault="00984F42" w:rsidP="00EB4837">
            <w:pPr>
              <w:jc w:val="center"/>
              <w:cnfStyle w:val="000000000000" w:firstRow="0" w:lastRow="0" w:firstColumn="0" w:lastColumn="0" w:oddVBand="0" w:evenVBand="0" w:oddHBand="0" w:evenHBand="0" w:firstRowFirstColumn="0" w:firstRowLastColumn="0" w:lastRowFirstColumn="0" w:lastRowLastColumn="0"/>
              <w:rPr>
                <w:del w:id="401" w:author="Marco Petri" w:date="2020-12-18T11:01:00Z"/>
                <w:lang w:val="en-GB"/>
              </w:rPr>
            </w:pPr>
            <w:del w:id="402" w:author="Marco Petri" w:date="2020-12-18T11:01:00Z">
              <w:r>
                <w:rPr>
                  <w:lang w:val="en-GB"/>
                </w:rPr>
                <w:delText>M</w:delText>
              </w:r>
            </w:del>
          </w:p>
        </w:tc>
        <w:tc>
          <w:tcPr>
            <w:tcW w:w="0" w:type="dxa"/>
            <w:vAlign w:val="center"/>
            <w:tcPrChange w:id="403" w:author="Marco Petri" w:date="2020-12-18T10:54:00Z">
              <w:tcPr>
                <w:tcW w:w="5046" w:type="dxa"/>
              </w:tcPr>
            </w:tcPrChange>
          </w:tcPr>
          <w:p w14:paraId="4BEF5849" w14:textId="71B73334"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del w:id="404" w:author="Marco Petri" w:date="2020-12-18T11:01:00Z"/>
                <w:lang w:val="en-GB"/>
              </w:rPr>
            </w:pPr>
            <w:del w:id="405" w:author="Marco Petri" w:date="2020-12-18T11:01:00Z">
              <w:r>
                <w:rPr>
                  <w:lang w:val="en-GB"/>
                </w:rPr>
                <w:delText>System evaluates the distance between the customer and the store</w:delText>
              </w:r>
            </w:del>
          </w:p>
        </w:tc>
      </w:tr>
      <w:tr w:rsidR="00A070F5" w:rsidRPr="0080605A" w14:paraId="117DF5CD" w14:textId="77777777" w:rsidTr="00345702">
        <w:tblPrEx>
          <w:tblW w:w="0" w:type="auto"/>
          <w:jc w:val="center"/>
          <w:tblPrExChange w:id="406" w:author="Marco Petri" w:date="2020-12-18T10:54:00Z">
            <w:tblPrEx>
              <w:tblW w:w="0" w:type="auto"/>
              <w:jc w:val="center"/>
            </w:tblPrEx>
          </w:tblPrExChange>
        </w:tblPrEx>
        <w:trPr>
          <w:cnfStyle w:val="000000100000" w:firstRow="0" w:lastRow="0" w:firstColumn="0" w:lastColumn="0" w:oddVBand="0" w:evenVBand="0" w:oddHBand="1" w:evenHBand="0" w:firstRowFirstColumn="0" w:firstRowLastColumn="0" w:lastRowFirstColumn="0" w:lastRowLastColumn="0"/>
          <w:trHeight w:val="454"/>
          <w:jc w:val="center"/>
          <w:del w:id="407" w:author="Marco Petri" w:date="2020-12-18T11:01:00Z"/>
          <w:trPrChange w:id="408"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09" w:author="Marco Petri" w:date="2020-12-18T10:54:00Z">
              <w:tcPr>
                <w:tcW w:w="1474" w:type="dxa"/>
                <w:vAlign w:val="center"/>
              </w:tcPr>
            </w:tcPrChange>
          </w:tcPr>
          <w:p w14:paraId="22436EC8" w14:textId="57B9D624" w:rsidR="007E56C5" w:rsidRDefault="007E56C5" w:rsidP="009D6FA3">
            <w:pPr>
              <w:jc w:val="center"/>
              <w:cnfStyle w:val="001000100000" w:firstRow="0" w:lastRow="0" w:firstColumn="1" w:lastColumn="0" w:oddVBand="0" w:evenVBand="0" w:oddHBand="1" w:evenHBand="0" w:firstRowFirstColumn="0" w:firstRowLastColumn="0" w:lastRowFirstColumn="0" w:lastRowLastColumn="0"/>
              <w:rPr>
                <w:del w:id="410" w:author="Marco Petri" w:date="2020-12-18T11:01:00Z"/>
                <w:lang w:val="en-GB"/>
              </w:rPr>
            </w:pPr>
            <w:del w:id="411" w:author="Marco Petri" w:date="2020-12-18T11:01:00Z">
              <w:r>
                <w:rPr>
                  <w:lang w:val="en-GB"/>
                </w:rPr>
                <w:delText>7</w:delText>
              </w:r>
            </w:del>
          </w:p>
        </w:tc>
        <w:tc>
          <w:tcPr>
            <w:tcW w:w="0" w:type="dxa"/>
            <w:tcPrChange w:id="412" w:author="Marco Petri" w:date="2020-12-18T10:54:00Z">
              <w:tcPr>
                <w:tcW w:w="1247" w:type="dxa"/>
              </w:tcPr>
            </w:tcPrChange>
          </w:tcPr>
          <w:p w14:paraId="57405AD8" w14:textId="6841231F" w:rsidR="007E56C5" w:rsidRDefault="00984F42" w:rsidP="00EB4837">
            <w:pPr>
              <w:jc w:val="center"/>
              <w:cnfStyle w:val="000000100000" w:firstRow="0" w:lastRow="0" w:firstColumn="0" w:lastColumn="0" w:oddVBand="0" w:evenVBand="0" w:oddHBand="1" w:evenHBand="0" w:firstRowFirstColumn="0" w:firstRowLastColumn="0" w:lastRowFirstColumn="0" w:lastRowLastColumn="0"/>
              <w:rPr>
                <w:del w:id="413" w:author="Marco Petri" w:date="2020-12-18T11:01:00Z"/>
                <w:lang w:val="en-GB"/>
              </w:rPr>
            </w:pPr>
            <w:del w:id="414" w:author="Marco Petri" w:date="2020-12-18T11:01:00Z">
              <w:r>
                <w:rPr>
                  <w:lang w:val="en-GB"/>
                </w:rPr>
                <w:delText>M</w:delText>
              </w:r>
            </w:del>
          </w:p>
        </w:tc>
        <w:tc>
          <w:tcPr>
            <w:tcW w:w="0" w:type="dxa"/>
            <w:vAlign w:val="center"/>
            <w:tcPrChange w:id="415" w:author="Marco Petri" w:date="2020-12-18T10:54:00Z">
              <w:tcPr>
                <w:tcW w:w="5046" w:type="dxa"/>
              </w:tcPr>
            </w:tcPrChange>
          </w:tcPr>
          <w:p w14:paraId="0FFDAA61" w14:textId="1B43B276"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del w:id="416" w:author="Marco Petri" w:date="2020-12-18T11:01:00Z"/>
                <w:lang w:val="en-GB"/>
              </w:rPr>
            </w:pPr>
            <w:del w:id="417" w:author="Marco Petri" w:date="2020-12-18T11:01:00Z">
              <w:r>
                <w:rPr>
                  <w:lang w:val="en-GB"/>
                </w:rPr>
                <w:delText>System finds alternative time slots</w:delText>
              </w:r>
            </w:del>
          </w:p>
        </w:tc>
      </w:tr>
      <w:tr w:rsidR="00A070F5" w:rsidRPr="0080605A" w14:paraId="72350684" w14:textId="77777777" w:rsidTr="00345702">
        <w:tblPrEx>
          <w:tblW w:w="0" w:type="auto"/>
          <w:jc w:val="center"/>
          <w:tblPrExChange w:id="418" w:author="Marco Petri" w:date="2020-12-18T10:54:00Z">
            <w:tblPrEx>
              <w:tblW w:w="0" w:type="auto"/>
              <w:jc w:val="center"/>
            </w:tblPrEx>
          </w:tblPrExChange>
        </w:tblPrEx>
        <w:trPr>
          <w:trHeight w:val="454"/>
          <w:jc w:val="center"/>
          <w:del w:id="419" w:author="Marco Petri" w:date="2020-12-18T11:01:00Z"/>
          <w:trPrChange w:id="420" w:author="Marco Petri" w:date="2020-12-18T10:54:00Z">
            <w:trPr>
              <w:trHeight w:val="454"/>
              <w:jc w:val="center"/>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21" w:author="Marco Petri" w:date="2020-12-18T10:54:00Z">
              <w:tcPr>
                <w:tcW w:w="1474" w:type="dxa"/>
                <w:vAlign w:val="center"/>
              </w:tcPr>
            </w:tcPrChange>
          </w:tcPr>
          <w:p w14:paraId="7929A5FA" w14:textId="386366D1" w:rsidR="007E56C5" w:rsidRDefault="007E56C5" w:rsidP="009D6FA3">
            <w:pPr>
              <w:jc w:val="center"/>
              <w:rPr>
                <w:del w:id="422" w:author="Marco Petri" w:date="2020-12-18T11:01:00Z"/>
                <w:lang w:val="en-GB"/>
              </w:rPr>
            </w:pPr>
            <w:del w:id="423" w:author="Marco Petri" w:date="2020-12-18T11:01:00Z">
              <w:r>
                <w:rPr>
                  <w:lang w:val="en-GB"/>
                </w:rPr>
                <w:delText>8</w:delText>
              </w:r>
            </w:del>
          </w:p>
        </w:tc>
        <w:tc>
          <w:tcPr>
            <w:tcW w:w="0" w:type="dxa"/>
            <w:tcPrChange w:id="424" w:author="Marco Petri" w:date="2020-12-18T10:54:00Z">
              <w:tcPr>
                <w:tcW w:w="1247" w:type="dxa"/>
              </w:tcPr>
            </w:tcPrChange>
          </w:tcPr>
          <w:p w14:paraId="662F6A04" w14:textId="492D9A2E" w:rsidR="007E56C5" w:rsidRDefault="00984F42" w:rsidP="00EB4837">
            <w:pPr>
              <w:jc w:val="center"/>
              <w:cnfStyle w:val="000000000000" w:firstRow="0" w:lastRow="0" w:firstColumn="0" w:lastColumn="0" w:oddVBand="0" w:evenVBand="0" w:oddHBand="0" w:evenHBand="0" w:firstRowFirstColumn="0" w:firstRowLastColumn="0" w:lastRowFirstColumn="0" w:lastRowLastColumn="0"/>
              <w:rPr>
                <w:del w:id="425" w:author="Marco Petri" w:date="2020-12-18T11:01:00Z"/>
                <w:lang w:val="en-GB"/>
              </w:rPr>
            </w:pPr>
            <w:del w:id="426" w:author="Marco Petri" w:date="2020-12-18T11:01:00Z">
              <w:r>
                <w:rPr>
                  <w:lang w:val="en-GB"/>
                </w:rPr>
                <w:delText>M</w:delText>
              </w:r>
            </w:del>
          </w:p>
        </w:tc>
        <w:tc>
          <w:tcPr>
            <w:tcW w:w="0" w:type="dxa"/>
            <w:vAlign w:val="center"/>
            <w:tcPrChange w:id="427" w:author="Marco Petri" w:date="2020-12-18T10:54:00Z">
              <w:tcPr>
                <w:tcW w:w="5046" w:type="dxa"/>
              </w:tcPr>
            </w:tcPrChange>
          </w:tcPr>
          <w:p w14:paraId="4DD1519E" w14:textId="642A4C98"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del w:id="428" w:author="Marco Petri" w:date="2020-12-18T11:01:00Z"/>
                <w:lang w:val="en-GB"/>
              </w:rPr>
            </w:pPr>
            <w:del w:id="429" w:author="Marco Petri" w:date="2020-12-18T11:01:00Z">
              <w:r>
                <w:rPr>
                  <w:lang w:val="en-GB"/>
                </w:rPr>
                <w:delText>System finds other near stores</w:delText>
              </w:r>
            </w:del>
          </w:p>
        </w:tc>
      </w:tr>
    </w:tbl>
    <w:p w14:paraId="09E8034C" w14:textId="6D79308D" w:rsidR="00027BBC" w:rsidRDefault="00027BBC">
      <w:pPr>
        <w:spacing w:after="160" w:line="259" w:lineRule="auto"/>
        <w:jc w:val="left"/>
        <w:rPr>
          <w:lang w:val="en-GB"/>
        </w:rPr>
      </w:pPr>
      <w:r>
        <w:rPr>
          <w:lang w:val="en-GB"/>
        </w:rPr>
        <w:br w:type="page"/>
      </w:r>
    </w:p>
    <w:p w14:paraId="2B2558AC" w14:textId="44957BAF" w:rsidR="00027BBC" w:rsidRPr="00027BBC" w:rsidRDefault="00A44FE7" w:rsidP="00027BBC">
      <w:pPr>
        <w:pStyle w:val="Heading2"/>
        <w:rPr>
          <w:lang w:val="en-GB"/>
        </w:rPr>
      </w:pPr>
      <w:bookmarkStart w:id="430" w:name="_Toc56547534"/>
      <w:bookmarkStart w:id="431" w:name="_Toc59565352"/>
      <w:bookmarkStart w:id="432" w:name="_Toc59567790"/>
      <w:r>
        <w:rPr>
          <w:lang w:val="en-GB"/>
        </w:rPr>
        <w:t>Definitions, acronyms and abbreviations</w:t>
      </w:r>
      <w:bookmarkEnd w:id="430"/>
      <w:bookmarkEnd w:id="431"/>
      <w:bookmarkEnd w:id="432"/>
    </w:p>
    <w:p w14:paraId="138E77AE" w14:textId="6C93D47D" w:rsidR="00C917D7" w:rsidRDefault="00007550" w:rsidP="008370BF">
      <w:pPr>
        <w:rPr>
          <w:lang w:val="en-GB"/>
        </w:rPr>
      </w:pPr>
      <w:r>
        <w:rPr>
          <w:lang w:val="en-GB"/>
        </w:rPr>
        <w:t>Definitions</w:t>
      </w:r>
      <w:r w:rsidR="00C917D7" w:rsidRPr="008370BF">
        <w:rPr>
          <w:lang w:val="en-GB"/>
        </w:rPr>
        <w:t>:</w:t>
      </w:r>
    </w:p>
    <w:p w14:paraId="293EA2C3" w14:textId="127D4BDB" w:rsidR="00676049" w:rsidRPr="00676049" w:rsidRDefault="00676049" w:rsidP="003C2B53">
      <w:pPr>
        <w:pStyle w:val="ListParagraph"/>
        <w:numPr>
          <w:ilvl w:val="0"/>
          <w:numId w:val="44"/>
        </w:numPr>
        <w:rPr>
          <w:ins w:id="433" w:author="Marco Petri" w:date="2020-12-22T17:56:00Z"/>
          <w:rStyle w:val="dttext"/>
          <w:lang w:val="en-GB"/>
          <w:rPrChange w:id="434" w:author="Marco Petri" w:date="2020-12-22T17:56:00Z">
            <w:rPr>
              <w:ins w:id="435" w:author="Marco Petri" w:date="2020-12-22T17:56:00Z"/>
              <w:rStyle w:val="dttext"/>
              <w:b/>
              <w:bCs/>
              <w:lang w:val="en-GB"/>
            </w:rPr>
          </w:rPrChange>
        </w:rPr>
      </w:pPr>
      <w:ins w:id="436" w:author="Marco Petri" w:date="2020-12-22T17:56:00Z">
        <w:r>
          <w:rPr>
            <w:rStyle w:val="dttext"/>
            <w:b/>
            <w:bCs/>
            <w:lang w:val="en-GB"/>
          </w:rPr>
          <w:t>Booking</w:t>
        </w:r>
        <w:r>
          <w:rPr>
            <w:rStyle w:val="dttext"/>
            <w:lang w:val="en-GB"/>
          </w:rPr>
          <w:t>:</w:t>
        </w:r>
        <w:r w:rsidR="0072519E">
          <w:rPr>
            <w:rStyle w:val="dttext"/>
            <w:lang w:val="en-GB"/>
          </w:rPr>
          <w:t xml:space="preserve"> a booking refers to a reservation asked by the client</w:t>
        </w:r>
      </w:ins>
      <w:ins w:id="437" w:author="Marco Petri" w:date="2020-12-22T17:57:00Z">
        <w:r w:rsidR="0072519E">
          <w:rPr>
            <w:rStyle w:val="dttext"/>
            <w:lang w:val="en-GB"/>
          </w:rPr>
          <w:t xml:space="preserve"> to visit a store, sometimes it is called visit;</w:t>
        </w:r>
      </w:ins>
    </w:p>
    <w:p w14:paraId="35FF81F0" w14:textId="058DBAA9" w:rsidR="003C2B53" w:rsidRPr="00877F3A" w:rsidRDefault="003C2B53" w:rsidP="003C2B53">
      <w:pPr>
        <w:pStyle w:val="ListParagraph"/>
        <w:numPr>
          <w:ilvl w:val="0"/>
          <w:numId w:val="44"/>
        </w:numPr>
        <w:rPr>
          <w:lang w:val="en-GB"/>
        </w:rPr>
      </w:pPr>
      <w:r w:rsidRPr="00F93736">
        <w:rPr>
          <w:rStyle w:val="dttext"/>
          <w:b/>
          <w:bCs/>
          <w:lang w:val="en-GB"/>
        </w:rPr>
        <w:t xml:space="preserve">Category: </w:t>
      </w:r>
      <w:r w:rsidRPr="00F93736">
        <w:rPr>
          <w:rStyle w:val="dttext"/>
          <w:lang w:val="en-GB"/>
        </w:rPr>
        <w:t>a set of products with similar characteristics</w:t>
      </w:r>
      <w:r>
        <w:rPr>
          <w:rStyle w:val="dttext"/>
          <w:lang w:val="en-GB"/>
        </w:rPr>
        <w:t>;</w:t>
      </w:r>
    </w:p>
    <w:p w14:paraId="26289AD9" w14:textId="77777777" w:rsidR="003C2B53" w:rsidRPr="00877F3A" w:rsidRDefault="003C2B53" w:rsidP="003C2B53">
      <w:pPr>
        <w:pStyle w:val="ListParagraph"/>
        <w:numPr>
          <w:ilvl w:val="0"/>
          <w:numId w:val="44"/>
        </w:numPr>
        <w:rPr>
          <w:rStyle w:val="dttext"/>
          <w:lang w:val="en-GB"/>
        </w:rPr>
      </w:pPr>
      <w:r w:rsidRPr="00877F3A">
        <w:rPr>
          <w:b/>
          <w:bCs/>
          <w:lang w:val="en-GB"/>
        </w:rPr>
        <w:t>Checkpoint:</w:t>
      </w:r>
      <w:r w:rsidRPr="00877F3A">
        <w:rPr>
          <w:lang w:val="en-GB"/>
        </w:rPr>
        <w:t xml:space="preserve"> </w:t>
      </w:r>
      <w:r w:rsidRPr="00877F3A">
        <w:rPr>
          <w:rStyle w:val="dttext"/>
          <w:lang w:val="en-GB"/>
        </w:rPr>
        <w:t xml:space="preserve">a point at which ticket and temperature </w:t>
      </w:r>
      <w:r w:rsidRPr="00877F3A">
        <w:rPr>
          <w:lang w:val="en-GB"/>
        </w:rPr>
        <w:t>check</w:t>
      </w:r>
      <w:r w:rsidRPr="00877F3A">
        <w:rPr>
          <w:rStyle w:val="dttext"/>
          <w:lang w:val="en-GB"/>
        </w:rPr>
        <w:t>s are performed</w:t>
      </w:r>
      <w:r>
        <w:rPr>
          <w:rStyle w:val="dttext"/>
          <w:lang w:val="en-GB"/>
        </w:rPr>
        <w:t>;</w:t>
      </w:r>
    </w:p>
    <w:p w14:paraId="08251FFF" w14:textId="59BB1C6C" w:rsidR="0069646D" w:rsidRPr="008370BF" w:rsidRDefault="003C2B53" w:rsidP="0069646D">
      <w:pPr>
        <w:pStyle w:val="ListParagraph"/>
        <w:numPr>
          <w:ilvl w:val="0"/>
          <w:numId w:val="44"/>
        </w:numPr>
        <w:rPr>
          <w:rStyle w:val="dttext"/>
          <w:b/>
          <w:bCs/>
          <w:lang w:val="en-GB"/>
        </w:rPr>
      </w:pPr>
      <w:r w:rsidRPr="00877F3A">
        <w:rPr>
          <w:rStyle w:val="dttext"/>
          <w:b/>
          <w:bCs/>
          <w:lang w:val="en-GB"/>
        </w:rPr>
        <w:t>Checkpoint controller:</w:t>
      </w:r>
      <w:r w:rsidRPr="00877F3A">
        <w:rPr>
          <w:rStyle w:val="dttext"/>
          <w:lang w:val="en-GB"/>
        </w:rPr>
        <w:t xml:space="preserve"> a worker who performs checkpoint checks</w:t>
      </w:r>
      <w:r>
        <w:rPr>
          <w:rStyle w:val="dttext"/>
          <w:lang w:val="en-GB"/>
        </w:rPr>
        <w:t>;</w:t>
      </w:r>
    </w:p>
    <w:p w14:paraId="7A3E366B" w14:textId="50665534" w:rsidR="00613203" w:rsidRPr="009055F9" w:rsidRDefault="00613203" w:rsidP="0069646D">
      <w:pPr>
        <w:pStyle w:val="ListParagraph"/>
        <w:numPr>
          <w:ilvl w:val="0"/>
          <w:numId w:val="44"/>
        </w:numPr>
        <w:rPr>
          <w:rStyle w:val="dttext"/>
          <w:b/>
          <w:bCs/>
          <w:lang w:val="en-GB"/>
        </w:rPr>
      </w:pPr>
      <w:r>
        <w:rPr>
          <w:rStyle w:val="dttext"/>
          <w:b/>
          <w:bCs/>
          <w:lang w:val="en-GB"/>
        </w:rPr>
        <w:t>Customer</w:t>
      </w:r>
      <w:r w:rsidRPr="008370BF">
        <w:rPr>
          <w:rStyle w:val="dttext"/>
          <w:lang w:val="en-GB"/>
        </w:rPr>
        <w:t xml:space="preserve">: </w:t>
      </w:r>
      <w:r>
        <w:rPr>
          <w:rStyle w:val="dttext"/>
          <w:lang w:val="en-GB"/>
        </w:rPr>
        <w:t>is a person which wants to visit the store in order to buy items;</w:t>
      </w:r>
    </w:p>
    <w:p w14:paraId="2F97F3DA" w14:textId="77777777" w:rsidR="008B3212" w:rsidRPr="009414DB" w:rsidRDefault="008B3212" w:rsidP="008B3212">
      <w:pPr>
        <w:pStyle w:val="ListParagraph"/>
        <w:numPr>
          <w:ilvl w:val="0"/>
          <w:numId w:val="44"/>
        </w:numPr>
        <w:rPr>
          <w:rStyle w:val="dttext"/>
          <w:lang w:val="en-GB"/>
        </w:rPr>
      </w:pPr>
      <w:r>
        <w:rPr>
          <w:b/>
          <w:bCs/>
          <w:lang w:val="en-GB"/>
        </w:rPr>
        <w:t>Detection time</w:t>
      </w:r>
      <w:r w:rsidRPr="009414DB">
        <w:rPr>
          <w:lang w:val="en-GB"/>
        </w:rPr>
        <w:t xml:space="preserve">: </w:t>
      </w:r>
      <w:r>
        <w:rPr>
          <w:lang w:val="en-GB"/>
        </w:rPr>
        <w:t>t</w:t>
      </w:r>
      <w:r w:rsidRPr="00F03345">
        <w:rPr>
          <w:lang w:val="en-GB"/>
        </w:rPr>
        <w:t>he service provider is informed of the</w:t>
      </w:r>
      <w:r>
        <w:rPr>
          <w:lang w:val="en-GB"/>
        </w:rPr>
        <w:t xml:space="preserve"> </w:t>
      </w:r>
      <w:r w:rsidRPr="00BA3747">
        <w:rPr>
          <w:lang w:val="en-GB"/>
        </w:rPr>
        <w:t>fault</w:t>
      </w:r>
      <w:r>
        <w:rPr>
          <w:lang w:val="en-GB"/>
        </w:rPr>
        <w:t>;</w:t>
      </w:r>
    </w:p>
    <w:p w14:paraId="464F08E3" w14:textId="77777777" w:rsidR="0069646D" w:rsidRDefault="0069646D" w:rsidP="0069646D">
      <w:pPr>
        <w:pStyle w:val="ListParagraph"/>
        <w:numPr>
          <w:ilvl w:val="0"/>
          <w:numId w:val="44"/>
        </w:numPr>
        <w:rPr>
          <w:lang w:val="en-GB"/>
        </w:rPr>
      </w:pPr>
      <w:r w:rsidRPr="009055F9">
        <w:rPr>
          <w:rStyle w:val="dttext"/>
          <w:b/>
          <w:bCs/>
          <w:lang w:val="en-GB"/>
        </w:rPr>
        <w:t>Item</w:t>
      </w:r>
      <w:r>
        <w:rPr>
          <w:rStyle w:val="dttext"/>
          <w:lang w:val="en-GB"/>
        </w:rPr>
        <w:t>: a product which is sell in a store;</w:t>
      </w:r>
    </w:p>
    <w:p w14:paraId="6114BC90" w14:textId="77777777" w:rsidR="0069646D" w:rsidRPr="00F52CB3" w:rsidRDefault="0069646D" w:rsidP="0069646D">
      <w:pPr>
        <w:pStyle w:val="ListParagraph"/>
        <w:numPr>
          <w:ilvl w:val="0"/>
          <w:numId w:val="44"/>
        </w:numPr>
        <w:rPr>
          <w:lang w:val="en-GB"/>
        </w:rPr>
      </w:pPr>
      <w:r w:rsidRPr="006A0AA2">
        <w:rPr>
          <w:b/>
          <w:bCs/>
          <w:lang w:val="en-GB"/>
        </w:rPr>
        <w:t>Qu</w:t>
      </w:r>
      <w:r w:rsidRPr="003A0482">
        <w:rPr>
          <w:b/>
          <w:bCs/>
          <w:lang w:val="en-GB"/>
        </w:rPr>
        <w:t>eu</w:t>
      </w:r>
      <w:r w:rsidRPr="006A0AA2">
        <w:rPr>
          <w:b/>
          <w:bCs/>
          <w:lang w:val="en-GB"/>
        </w:rPr>
        <w:t xml:space="preserve">e: </w:t>
      </w:r>
      <w:r w:rsidRPr="006A0AA2">
        <w:rPr>
          <w:lang w:val="en-GB"/>
        </w:rPr>
        <w:t>it is the queue that customers need to be in before entering a store</w:t>
      </w:r>
      <w:r>
        <w:rPr>
          <w:lang w:val="en-GB"/>
        </w:rPr>
        <w:t xml:space="preserve"> </w:t>
      </w:r>
      <w:r w:rsidRPr="006A0AA2">
        <w:rPr>
          <w:lang w:val="en-GB"/>
        </w:rPr>
        <w:t>(FIFO)</w:t>
      </w:r>
      <w:r>
        <w:rPr>
          <w:lang w:val="en-GB"/>
        </w:rPr>
        <w:t>;</w:t>
      </w:r>
    </w:p>
    <w:p w14:paraId="12919215" w14:textId="77777777" w:rsidR="001870A2" w:rsidRPr="008370BF" w:rsidRDefault="0069646D" w:rsidP="0069646D">
      <w:pPr>
        <w:pStyle w:val="ListParagraph"/>
        <w:numPr>
          <w:ilvl w:val="0"/>
          <w:numId w:val="44"/>
        </w:numPr>
        <w:rPr>
          <w:b/>
          <w:bCs/>
          <w:lang w:val="en-GB"/>
        </w:rPr>
      </w:pPr>
      <w:r w:rsidRPr="00F52CB3">
        <w:rPr>
          <w:b/>
          <w:bCs/>
          <w:lang w:val="en-GB"/>
        </w:rPr>
        <w:t>Queue display:</w:t>
      </w:r>
      <w:r w:rsidRPr="00F52CB3">
        <w:rPr>
          <w:lang w:val="en-GB"/>
        </w:rPr>
        <w:t xml:space="preserve"> a screen displaying the number of the ticket whose holder is to be admitted into the store</w:t>
      </w:r>
      <w:r>
        <w:rPr>
          <w:lang w:val="en-GB"/>
        </w:rPr>
        <w:t>;</w:t>
      </w:r>
    </w:p>
    <w:p w14:paraId="32D5FAE2" w14:textId="77777777" w:rsidR="00015CEC" w:rsidRPr="00BA3747" w:rsidRDefault="00015CEC" w:rsidP="00015CEC">
      <w:pPr>
        <w:pStyle w:val="ListParagraph"/>
        <w:numPr>
          <w:ilvl w:val="0"/>
          <w:numId w:val="44"/>
        </w:numPr>
        <w:rPr>
          <w:lang w:val="en-GB"/>
        </w:rPr>
      </w:pPr>
      <w:r w:rsidRPr="009414DB">
        <w:rPr>
          <w:b/>
          <w:lang w:val="en-GB"/>
        </w:rPr>
        <w:t>Response time</w:t>
      </w:r>
      <w:r>
        <w:rPr>
          <w:lang w:val="en-GB"/>
        </w:rPr>
        <w:t>: t</w:t>
      </w:r>
      <w:r w:rsidRPr="008873D0">
        <w:rPr>
          <w:lang w:val="en-GB"/>
        </w:rPr>
        <w:t>ime required by the service provider</w:t>
      </w:r>
      <w:r>
        <w:rPr>
          <w:lang w:val="en-GB"/>
        </w:rPr>
        <w:t xml:space="preserve"> </w:t>
      </w:r>
      <w:r w:rsidRPr="00BA3747">
        <w:rPr>
          <w:lang w:val="en-GB"/>
        </w:rPr>
        <w:t>to respond to the user</w:t>
      </w:r>
      <w:r>
        <w:rPr>
          <w:lang w:val="en-GB"/>
        </w:rPr>
        <w:t>;</w:t>
      </w:r>
    </w:p>
    <w:p w14:paraId="56067556" w14:textId="77777777" w:rsidR="00015CEC" w:rsidRPr="00541F20" w:rsidRDefault="00015CEC" w:rsidP="00015CEC">
      <w:pPr>
        <w:pStyle w:val="ListParagraph"/>
        <w:numPr>
          <w:ilvl w:val="0"/>
          <w:numId w:val="44"/>
        </w:numPr>
        <w:rPr>
          <w:lang w:val="en-GB"/>
        </w:rPr>
      </w:pPr>
      <w:r w:rsidRPr="009414DB">
        <w:rPr>
          <w:b/>
          <w:lang w:val="en-GB"/>
        </w:rPr>
        <w:t>Repair time</w:t>
      </w:r>
      <w:r>
        <w:rPr>
          <w:lang w:val="en-GB"/>
        </w:rPr>
        <w:t>: t</w:t>
      </w:r>
      <w:r w:rsidRPr="00467526">
        <w:rPr>
          <w:lang w:val="en-GB"/>
        </w:rPr>
        <w:t>ime required to restore the service or the</w:t>
      </w:r>
      <w:r>
        <w:rPr>
          <w:lang w:val="en-GB"/>
        </w:rPr>
        <w:t xml:space="preserve"> </w:t>
      </w:r>
      <w:r w:rsidRPr="00BA3747">
        <w:rPr>
          <w:lang w:val="en-GB"/>
        </w:rPr>
        <w:t>components that caused the fault</w:t>
      </w:r>
      <w:r w:rsidRPr="00BB25FC">
        <w:rPr>
          <w:lang w:val="en-GB"/>
        </w:rPr>
        <w:t>;</w:t>
      </w:r>
    </w:p>
    <w:p w14:paraId="50D037C9" w14:textId="7CA557E7" w:rsidR="00015CEC" w:rsidRPr="00BA3747" w:rsidRDefault="00015CEC" w:rsidP="00015CEC">
      <w:pPr>
        <w:pStyle w:val="ListParagraph"/>
        <w:numPr>
          <w:ilvl w:val="0"/>
          <w:numId w:val="44"/>
        </w:numPr>
        <w:rPr>
          <w:lang w:val="en-GB"/>
        </w:rPr>
      </w:pPr>
      <w:r w:rsidRPr="009414DB">
        <w:rPr>
          <w:b/>
          <w:bCs/>
          <w:lang w:val="en-GB"/>
        </w:rPr>
        <w:t>Recovery time</w:t>
      </w:r>
      <w:r>
        <w:rPr>
          <w:lang w:val="en-GB"/>
        </w:rPr>
        <w:t>: t</w:t>
      </w:r>
      <w:r w:rsidRPr="007F25FB">
        <w:rPr>
          <w:lang w:val="en-GB"/>
        </w:rPr>
        <w:t>ime required to restore the system</w:t>
      </w:r>
      <w:r w:rsidR="005A2ACE">
        <w:rPr>
          <w:lang w:val="en-GB"/>
        </w:rPr>
        <w:t>;</w:t>
      </w:r>
    </w:p>
    <w:p w14:paraId="3FC0940B" w14:textId="47D419A9" w:rsidR="00EC3CD5" w:rsidRPr="008370BF" w:rsidRDefault="0069646D" w:rsidP="0069646D">
      <w:pPr>
        <w:pStyle w:val="ListParagraph"/>
        <w:numPr>
          <w:ilvl w:val="0"/>
          <w:numId w:val="44"/>
        </w:numPr>
        <w:rPr>
          <w:rStyle w:val="dttext"/>
          <w:b/>
          <w:bCs/>
          <w:lang w:val="en-GB"/>
        </w:rPr>
      </w:pPr>
      <w:r w:rsidRPr="00F52CB3">
        <w:rPr>
          <w:rStyle w:val="dttext"/>
          <w:b/>
          <w:bCs/>
          <w:lang w:val="en-GB"/>
        </w:rPr>
        <w:t>Sect</w:t>
      </w:r>
      <w:r w:rsidRPr="003A0482">
        <w:rPr>
          <w:rStyle w:val="dttext"/>
          <w:b/>
          <w:bCs/>
          <w:lang w:val="en-GB"/>
        </w:rPr>
        <w:t>or:</w:t>
      </w:r>
      <w:r w:rsidRPr="00F52CB3">
        <w:rPr>
          <w:rStyle w:val="dttext"/>
          <w:lang w:val="en-GB"/>
        </w:rPr>
        <w:t xml:space="preserve"> a store’s well defined area where products of certain category are stored</w:t>
      </w:r>
      <w:r>
        <w:rPr>
          <w:rStyle w:val="dttext"/>
          <w:lang w:val="en-GB"/>
        </w:rPr>
        <w:t>;</w:t>
      </w:r>
    </w:p>
    <w:p w14:paraId="2EE94F7F" w14:textId="68537E6E" w:rsidR="00054C99" w:rsidRPr="009D01E0" w:rsidRDefault="00054C99" w:rsidP="008370BF">
      <w:pPr>
        <w:pStyle w:val="ListParagraph"/>
        <w:numPr>
          <w:ilvl w:val="0"/>
          <w:numId w:val="44"/>
        </w:numPr>
        <w:rPr>
          <w:b/>
          <w:bCs/>
          <w:lang w:val="en-GB"/>
        </w:rPr>
      </w:pPr>
      <w:r>
        <w:rPr>
          <w:rStyle w:val="dttext"/>
          <w:b/>
          <w:bCs/>
          <w:lang w:val="en-GB"/>
        </w:rPr>
        <w:t>Store manager</w:t>
      </w:r>
      <w:r>
        <w:rPr>
          <w:rStyle w:val="dttext"/>
          <w:lang w:val="en-GB"/>
        </w:rPr>
        <w:t>: is a worker of a specific store at which is granted the access of store’s parameters modification</w:t>
      </w:r>
      <w:r w:rsidR="00C83FBF">
        <w:rPr>
          <w:rStyle w:val="dttext"/>
          <w:lang w:val="en-GB"/>
        </w:rPr>
        <w:t xml:space="preserve"> service;</w:t>
      </w:r>
    </w:p>
    <w:p w14:paraId="211CE688" w14:textId="71F39CFB" w:rsidR="00D60663" w:rsidRPr="009D01E0" w:rsidRDefault="00D60663" w:rsidP="008370BF">
      <w:pPr>
        <w:pStyle w:val="ListParagraph"/>
        <w:numPr>
          <w:ilvl w:val="0"/>
          <w:numId w:val="44"/>
        </w:numPr>
        <w:rPr>
          <w:b/>
          <w:bCs/>
          <w:lang w:val="en-GB"/>
        </w:rPr>
      </w:pPr>
      <w:r w:rsidRPr="009D01E0">
        <w:rPr>
          <w:b/>
          <w:bCs/>
          <w:lang w:val="en-GB"/>
        </w:rPr>
        <w:t>Ticket:</w:t>
      </w:r>
      <w:r w:rsidRPr="0010644A">
        <w:rPr>
          <w:b/>
          <w:bCs/>
          <w:lang w:val="en-GB"/>
        </w:rPr>
        <w:t xml:space="preserve"> </w:t>
      </w:r>
      <w:r w:rsidR="00F76265" w:rsidRPr="00090F79">
        <w:rPr>
          <w:lang w:val="en-GB"/>
        </w:rPr>
        <w:t xml:space="preserve">it can be </w:t>
      </w:r>
      <w:r w:rsidR="00F76265" w:rsidRPr="006561F4">
        <w:rPr>
          <w:lang w:val="en-GB"/>
        </w:rPr>
        <w:t>digital or paper</w:t>
      </w:r>
      <w:r w:rsidR="00577807" w:rsidRPr="006B0D39">
        <w:rPr>
          <w:lang w:val="en-GB"/>
        </w:rPr>
        <w:t xml:space="preserve"> based. It contains </w:t>
      </w:r>
      <w:r w:rsidR="00577807" w:rsidRPr="00E31ABB">
        <w:rPr>
          <w:lang w:val="en-GB"/>
        </w:rPr>
        <w:t xml:space="preserve">a unique QR code </w:t>
      </w:r>
      <w:r w:rsidR="00F41F07" w:rsidRPr="000F0DB0">
        <w:rPr>
          <w:lang w:val="en-GB"/>
        </w:rPr>
        <w:t>used for verification</w:t>
      </w:r>
      <w:r w:rsidR="00B5671F" w:rsidRPr="000F0DB0">
        <w:rPr>
          <w:lang w:val="en-GB"/>
        </w:rPr>
        <w:t xml:space="preserve"> and a number </w:t>
      </w:r>
      <w:r w:rsidR="00A533EA" w:rsidRPr="008214E6">
        <w:rPr>
          <w:lang w:val="en-GB"/>
        </w:rPr>
        <w:t xml:space="preserve">indicating the </w:t>
      </w:r>
      <w:r w:rsidR="00EC3CD5" w:rsidRPr="008214E6">
        <w:rPr>
          <w:lang w:val="en-GB"/>
        </w:rPr>
        <w:t>position</w:t>
      </w:r>
      <w:r w:rsidR="00281C97" w:rsidRPr="008214E6">
        <w:rPr>
          <w:lang w:val="en-GB"/>
        </w:rPr>
        <w:t xml:space="preserve"> </w:t>
      </w:r>
      <w:r w:rsidR="00D42DD9">
        <w:rPr>
          <w:lang w:val="en-GB"/>
        </w:rPr>
        <w:t>in</w:t>
      </w:r>
      <w:r w:rsidR="00D42DD9" w:rsidRPr="009D01E0">
        <w:rPr>
          <w:lang w:val="en-GB"/>
        </w:rPr>
        <w:t xml:space="preserve"> </w:t>
      </w:r>
      <w:r w:rsidR="00EC3CD5" w:rsidRPr="009D01E0">
        <w:rPr>
          <w:lang w:val="en-GB"/>
        </w:rPr>
        <w:t>the queue</w:t>
      </w:r>
      <w:r w:rsidR="003A0482">
        <w:rPr>
          <w:lang w:val="en-GB"/>
        </w:rPr>
        <w:t>;</w:t>
      </w:r>
    </w:p>
    <w:p w14:paraId="0AC87411" w14:textId="1849A3B8" w:rsidR="005C47FA" w:rsidRDefault="00E4626F" w:rsidP="005A2ACE">
      <w:pPr>
        <w:pStyle w:val="ListParagraph"/>
        <w:numPr>
          <w:ilvl w:val="0"/>
          <w:numId w:val="44"/>
        </w:numPr>
        <w:rPr>
          <w:ins w:id="438" w:author="Marco Petri" w:date="2020-12-22T17:56:00Z"/>
          <w:lang w:val="en-GB"/>
        </w:rPr>
      </w:pPr>
      <w:r w:rsidRPr="00090F79">
        <w:rPr>
          <w:b/>
          <w:bCs/>
          <w:lang w:val="en-GB"/>
        </w:rPr>
        <w:t>T</w:t>
      </w:r>
      <w:r w:rsidR="00135173" w:rsidRPr="006B0D39">
        <w:rPr>
          <w:b/>
          <w:bCs/>
          <w:lang w:val="en-GB"/>
        </w:rPr>
        <w:t>icket machine</w:t>
      </w:r>
      <w:r w:rsidR="004506E1" w:rsidRPr="00C061C8">
        <w:rPr>
          <w:lang w:val="en-GB"/>
        </w:rPr>
        <w:t>:</w:t>
      </w:r>
      <w:r w:rsidR="004506E1" w:rsidRPr="000F0DB0">
        <w:rPr>
          <w:lang w:val="en-GB"/>
        </w:rPr>
        <w:t xml:space="preserve"> a machine that provides ticket</w:t>
      </w:r>
      <w:r w:rsidR="00D93E59" w:rsidRPr="000F0DB0">
        <w:rPr>
          <w:lang w:val="en-GB"/>
        </w:rPr>
        <w:t>s</w:t>
      </w:r>
      <w:ins w:id="439" w:author="Marco Petri" w:date="2020-12-22T17:56:00Z">
        <w:r w:rsidR="00B55EBA">
          <w:rPr>
            <w:lang w:val="en-GB"/>
          </w:rPr>
          <w:t>;</w:t>
        </w:r>
      </w:ins>
      <w:del w:id="440" w:author="Marco Petri" w:date="2020-12-22T17:56:00Z">
        <w:r w:rsidR="005A2ACE" w:rsidDel="00B55EBA">
          <w:rPr>
            <w:lang w:val="en-GB"/>
          </w:rPr>
          <w:delText>.</w:delText>
        </w:r>
      </w:del>
    </w:p>
    <w:p w14:paraId="5C1A7B12" w14:textId="69BECA8A" w:rsidR="00B55EBA" w:rsidRPr="005A2ACE" w:rsidRDefault="00B55EBA" w:rsidP="005A2ACE">
      <w:pPr>
        <w:pStyle w:val="ListParagraph"/>
        <w:numPr>
          <w:ilvl w:val="0"/>
          <w:numId w:val="44"/>
        </w:numPr>
        <w:rPr>
          <w:lang w:val="en-GB"/>
        </w:rPr>
      </w:pPr>
      <w:ins w:id="441" w:author="Marco Petri" w:date="2020-12-22T17:56:00Z">
        <w:r>
          <w:rPr>
            <w:b/>
            <w:bCs/>
            <w:lang w:val="en-GB"/>
          </w:rPr>
          <w:t>Visit</w:t>
        </w:r>
        <w:r w:rsidRPr="00B55EBA">
          <w:rPr>
            <w:lang w:val="en-GB"/>
            <w:rPrChange w:id="442" w:author="Marco Petri" w:date="2020-12-22T17:56:00Z">
              <w:rPr>
                <w:b/>
                <w:bCs/>
                <w:lang w:val="en-GB"/>
              </w:rPr>
            </w:rPrChange>
          </w:rPr>
          <w:t>:</w:t>
        </w:r>
      </w:ins>
      <w:ins w:id="443" w:author="Marco Petri" w:date="2020-12-22T17:57:00Z">
        <w:r w:rsidR="0072519E">
          <w:rPr>
            <w:lang w:val="en-GB"/>
          </w:rPr>
          <w:t xml:space="preserve"> a visit</w:t>
        </w:r>
        <w:r w:rsidR="00556B83">
          <w:rPr>
            <w:lang w:val="en-GB"/>
          </w:rPr>
          <w:t xml:space="preserve"> is the action of visiting</w:t>
        </w:r>
        <w:r w:rsidR="00372129">
          <w:rPr>
            <w:lang w:val="en-GB"/>
          </w:rPr>
          <w:t xml:space="preserve"> a store enter</w:t>
        </w:r>
      </w:ins>
      <w:ins w:id="444" w:author="Marco Petri" w:date="2020-12-22T17:58:00Z">
        <w:r w:rsidR="00372129">
          <w:rPr>
            <w:lang w:val="en-GB"/>
          </w:rPr>
          <w:t>ing it</w:t>
        </w:r>
        <w:r w:rsidR="00BD1BFD">
          <w:rPr>
            <w:lang w:val="en-GB"/>
          </w:rPr>
          <w:t>, we refer to it when we speak about bookings</w:t>
        </w:r>
        <w:r w:rsidR="00372129">
          <w:rPr>
            <w:lang w:val="en-GB"/>
          </w:rPr>
          <w:t>.</w:t>
        </w:r>
      </w:ins>
    </w:p>
    <w:p w14:paraId="22811DC8" w14:textId="5EBE4500" w:rsidR="00000A38" w:rsidRDefault="00000A38" w:rsidP="008370BF">
      <w:pPr>
        <w:rPr>
          <w:lang w:val="en-GB"/>
        </w:rPr>
      </w:pPr>
      <w:r>
        <w:rPr>
          <w:lang w:val="en-GB"/>
        </w:rPr>
        <w:t>Abbreviations:</w:t>
      </w:r>
    </w:p>
    <w:p w14:paraId="2323DDA3" w14:textId="3EB3E62E" w:rsidR="005A2ACE" w:rsidRDefault="005A2ACE" w:rsidP="005A2ACE">
      <w:pPr>
        <w:pStyle w:val="ListParagraph"/>
        <w:numPr>
          <w:ilvl w:val="0"/>
          <w:numId w:val="46"/>
        </w:numPr>
        <w:rPr>
          <w:lang w:val="en-GB"/>
        </w:rPr>
      </w:pPr>
      <w:r w:rsidRPr="00EB4837">
        <w:rPr>
          <w:b/>
          <w:lang w:val="en-GB"/>
        </w:rPr>
        <w:t>MTTR</w:t>
      </w:r>
      <w:r>
        <w:rPr>
          <w:lang w:val="en-GB"/>
        </w:rPr>
        <w:t>: mean time to repair. It is the sum of detection time, response time, repair time and recovery time;</w:t>
      </w:r>
    </w:p>
    <w:p w14:paraId="69E37220" w14:textId="06998547" w:rsidR="00D07ADD" w:rsidRPr="006378C6" w:rsidRDefault="00000A38" w:rsidP="008370BF">
      <w:pPr>
        <w:pStyle w:val="ListParagraph"/>
        <w:numPr>
          <w:ilvl w:val="0"/>
          <w:numId w:val="46"/>
        </w:numPr>
        <w:rPr>
          <w:b/>
          <w:bCs/>
          <w:lang w:val="en-GB"/>
        </w:rPr>
      </w:pPr>
      <w:r w:rsidRPr="009D01E0">
        <w:rPr>
          <w:b/>
          <w:bCs/>
          <w:lang w:val="en-GB"/>
        </w:rPr>
        <w:t xml:space="preserve">OS: </w:t>
      </w:r>
      <w:r w:rsidRPr="0010644A">
        <w:rPr>
          <w:lang w:val="en-GB"/>
        </w:rPr>
        <w:t>operating system</w:t>
      </w:r>
      <w:r w:rsidR="00D07ADD">
        <w:rPr>
          <w:lang w:val="en-GB"/>
        </w:rPr>
        <w:t>;</w:t>
      </w:r>
    </w:p>
    <w:p w14:paraId="7BDCD5A9" w14:textId="7CF0708A" w:rsidR="00675583" w:rsidRPr="006378C6" w:rsidRDefault="00D07ADD" w:rsidP="00EB4837">
      <w:pPr>
        <w:pStyle w:val="ListParagraph"/>
        <w:numPr>
          <w:ilvl w:val="0"/>
          <w:numId w:val="46"/>
        </w:numPr>
        <w:rPr>
          <w:lang w:val="en-GB"/>
        </w:rPr>
      </w:pPr>
      <w:r w:rsidRPr="008370BF">
        <w:rPr>
          <w:b/>
          <w:bCs/>
          <w:lang w:val="en-GB"/>
        </w:rPr>
        <w:t>S2B</w:t>
      </w:r>
      <w:r>
        <w:rPr>
          <w:lang w:val="en-GB"/>
        </w:rPr>
        <w:t>: system to be</w:t>
      </w:r>
      <w:r w:rsidR="005A2ACE">
        <w:rPr>
          <w:lang w:val="en-GB"/>
        </w:rPr>
        <w:t>.</w:t>
      </w:r>
    </w:p>
    <w:p w14:paraId="5D488B81" w14:textId="441C6EE5" w:rsidR="00027BBC" w:rsidRPr="00007550" w:rsidRDefault="00027BBC" w:rsidP="00EB4837">
      <w:pPr>
        <w:spacing w:after="160" w:line="259" w:lineRule="auto"/>
        <w:jc w:val="left"/>
        <w:rPr>
          <w:lang w:val="en-GB"/>
        </w:rPr>
      </w:pPr>
      <w:r w:rsidRPr="00007550">
        <w:rPr>
          <w:lang w:val="en-GB"/>
        </w:rPr>
        <w:br w:type="page"/>
      </w:r>
    </w:p>
    <w:p w14:paraId="0DFE61D6" w14:textId="588F730D" w:rsidR="006E0B2F" w:rsidRPr="00090C3E" w:rsidRDefault="00A44FE7" w:rsidP="00C57090">
      <w:pPr>
        <w:pStyle w:val="Heading2"/>
        <w:rPr>
          <w:lang w:val="en-GB"/>
        </w:rPr>
      </w:pPr>
      <w:bookmarkStart w:id="445" w:name="_Toc56547535"/>
      <w:bookmarkStart w:id="446" w:name="_Toc59565353"/>
      <w:bookmarkStart w:id="447" w:name="_Toc59567791"/>
      <w:r>
        <w:rPr>
          <w:lang w:val="en-GB"/>
        </w:rPr>
        <w:t>Revision history</w:t>
      </w:r>
      <w:bookmarkEnd w:id="445"/>
      <w:bookmarkEnd w:id="446"/>
      <w:bookmarkEnd w:id="447"/>
    </w:p>
    <w:bookmarkStart w:id="448" w:name="_MON_1670180440"/>
    <w:bookmarkEnd w:id="448"/>
    <w:p w14:paraId="4540E24C" w14:textId="59E1CEB2" w:rsidR="00CD192F" w:rsidRDefault="005318F2" w:rsidP="00CD192F">
      <w:pPr>
        <w:spacing w:after="160" w:line="259" w:lineRule="auto"/>
        <w:jc w:val="left"/>
        <w:rPr>
          <w:lang w:val="en-GB"/>
        </w:rPr>
      </w:pPr>
      <w:r>
        <w:rPr>
          <w:lang w:val="en-GB"/>
        </w:rPr>
        <w:object w:dxaOrig="8395" w:dyaOrig="9163" w14:anchorId="7BFF2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459.75pt" o:ole="">
            <v:imagedata r:id="rId19" o:title=""/>
          </v:shape>
          <o:OLEObject Type="Embed" ProgID="Excel.Sheet.12" ShapeID="_x0000_i1025" DrawAspect="Content" ObjectID="_1670180946" r:id="rId20"/>
        </w:object>
      </w:r>
    </w:p>
    <w:p w14:paraId="0FB36A50" w14:textId="77777777" w:rsidR="00CD192F" w:rsidRPr="00CD192F" w:rsidRDefault="00CD192F" w:rsidP="00C57090">
      <w:pPr>
        <w:spacing w:after="160" w:line="259" w:lineRule="auto"/>
        <w:jc w:val="left"/>
        <w:rPr>
          <w:lang w:val="en-GB"/>
        </w:rPr>
      </w:pPr>
    </w:p>
    <w:p w14:paraId="030FE9BF" w14:textId="07BFC7E0" w:rsidR="00EF69FE" w:rsidRDefault="00EF69FE">
      <w:pPr>
        <w:spacing w:after="160" w:line="259" w:lineRule="auto"/>
        <w:jc w:val="left"/>
        <w:rPr>
          <w:lang w:val="en-GB"/>
        </w:rPr>
      </w:pPr>
      <w:r>
        <w:rPr>
          <w:lang w:val="en-GB"/>
        </w:rPr>
        <w:br w:type="page"/>
      </w:r>
    </w:p>
    <w:p w14:paraId="4F712D3C" w14:textId="5E54F5F9" w:rsidR="00EF69FE" w:rsidDel="00DE7FEB" w:rsidRDefault="004A68D1" w:rsidP="00EF69FE">
      <w:pPr>
        <w:pStyle w:val="Heading2"/>
        <w:rPr>
          <w:del w:id="449" w:author="Marco Petri" w:date="2020-12-22T18:00:00Z"/>
          <w:lang w:val="en-GB"/>
        </w:rPr>
      </w:pPr>
      <w:bookmarkStart w:id="450" w:name="_Toc53691892"/>
      <w:bookmarkStart w:id="451" w:name="_Toc56547536"/>
      <w:del w:id="452" w:author="Marco Petri" w:date="2020-12-22T18:00:00Z">
        <w:r w:rsidDel="00DE7FEB">
          <w:rPr>
            <w:lang w:val="en-GB"/>
          </w:rPr>
          <w:delText>Reference documents</w:delText>
        </w:r>
        <w:bookmarkStart w:id="453" w:name="_Toc59553292"/>
        <w:bookmarkStart w:id="454" w:name="_Toc59565354"/>
        <w:bookmarkStart w:id="455" w:name="_Toc59567792"/>
        <w:bookmarkEnd w:id="450"/>
        <w:bookmarkEnd w:id="451"/>
        <w:bookmarkEnd w:id="453"/>
        <w:bookmarkEnd w:id="454"/>
        <w:bookmarkEnd w:id="455"/>
      </w:del>
    </w:p>
    <w:moveFromRangeStart w:id="456" w:author="Marco Petri" w:date="2020-12-22T18:00:00Z" w:name="move59552429"/>
    <w:p w14:paraId="5728017F" w14:textId="5E463AC4" w:rsidR="00592E15" w:rsidDel="00DE7FEB" w:rsidRDefault="009955B1" w:rsidP="00EA44C4">
      <w:pPr>
        <w:pStyle w:val="ListParagraph"/>
        <w:numPr>
          <w:ilvl w:val="0"/>
          <w:numId w:val="24"/>
        </w:numPr>
        <w:spacing w:after="160" w:line="259" w:lineRule="auto"/>
        <w:jc w:val="left"/>
        <w:rPr>
          <w:del w:id="457" w:author="Marco Petri" w:date="2020-12-22T18:00:00Z"/>
          <w:moveFrom w:id="458" w:author="Marco Petri" w:date="2020-12-22T18:00:00Z"/>
          <w:lang w:val="en-GB"/>
        </w:rPr>
      </w:pPr>
      <w:moveFrom w:id="459" w:author="Marco Petri" w:date="2020-12-22T18:00:00Z">
        <w:del w:id="460" w:author="Marco Petri" w:date="2020-12-22T18:00:00Z">
          <w:r w:rsidDel="00DE7FEB">
            <w:fldChar w:fldCharType="begin"/>
          </w:r>
          <w:r w:rsidRPr="009955B1" w:rsidDel="00DE7FEB">
            <w:rPr>
              <w:lang w:val="en-GB"/>
              <w:rPrChange w:id="461" w:author="asus" w:date="2020-12-18T09:39:00Z">
                <w:rPr/>
              </w:rPrChange>
            </w:rPr>
            <w:delInstrText xml:space="preserve"> HYPERLINK "http://dati.istat.it/Index.aspx?DataSetCode=DCCV_ICT" </w:delInstrText>
          </w:r>
          <w:r w:rsidDel="00DE7FEB">
            <w:fldChar w:fldCharType="separate"/>
          </w:r>
          <w:r w:rsidR="00250132" w:rsidRPr="00DF55FC" w:rsidDel="00DE7FEB">
            <w:rPr>
              <w:rStyle w:val="Hyperlink"/>
              <w:lang w:val="en-GB"/>
            </w:rPr>
            <w:delText>http://dati.istat.it/Index.aspx?DataSetCode=DCCV_ICT</w:delText>
          </w:r>
          <w:r w:rsidDel="00DE7FEB">
            <w:rPr>
              <w:rStyle w:val="Hyperlink"/>
              <w:lang w:val="en-GB"/>
            </w:rPr>
            <w:fldChar w:fldCharType="end"/>
          </w:r>
          <w:r w:rsidR="00250132" w:rsidRPr="00DF55FC" w:rsidDel="00DE7FEB">
            <w:rPr>
              <w:lang w:val="en-GB"/>
            </w:rPr>
            <w:delText xml:space="preserve">: </w:delText>
          </w:r>
          <w:r w:rsidR="00DF55FC" w:rsidRPr="00DF55FC" w:rsidDel="00DE7FEB">
            <w:rPr>
              <w:lang w:val="en-GB"/>
            </w:rPr>
            <w:delText>i</w:delText>
          </w:r>
          <w:r w:rsidR="00DF55FC" w:rsidRPr="00C061C8" w:rsidDel="00DE7FEB">
            <w:rPr>
              <w:lang w:val="en-GB"/>
            </w:rPr>
            <w:delText>s</w:delText>
          </w:r>
          <w:r w:rsidR="00DF55FC" w:rsidDel="00DE7FEB">
            <w:rPr>
              <w:lang w:val="en-GB"/>
            </w:rPr>
            <w:delText xml:space="preserve"> an </w:delText>
          </w:r>
          <w:r w:rsidR="007644DD" w:rsidDel="00DE7FEB">
            <w:rPr>
              <w:lang w:val="en-GB"/>
            </w:rPr>
            <w:delText>ISTAT statistic</w:delText>
          </w:r>
          <w:r w:rsidR="00DF55FC" w:rsidDel="00DE7FEB">
            <w:rPr>
              <w:lang w:val="en-GB"/>
            </w:rPr>
            <w:delText xml:space="preserve"> about the usage internet diffusion in Italy;</w:delText>
          </w:r>
          <w:bookmarkStart w:id="462" w:name="_Toc59553293"/>
          <w:bookmarkStart w:id="463" w:name="_Toc59565355"/>
          <w:bookmarkStart w:id="464" w:name="_Toc59567793"/>
          <w:bookmarkEnd w:id="462"/>
          <w:bookmarkEnd w:id="463"/>
          <w:bookmarkEnd w:id="464"/>
        </w:del>
      </w:moveFrom>
    </w:p>
    <w:p w14:paraId="4E3992DD" w14:textId="499CA486" w:rsidR="000818AD" w:rsidDel="00DE7FEB" w:rsidRDefault="009955B1" w:rsidP="00EA44C4">
      <w:pPr>
        <w:pStyle w:val="ListParagraph"/>
        <w:numPr>
          <w:ilvl w:val="0"/>
          <w:numId w:val="24"/>
        </w:numPr>
        <w:spacing w:after="160" w:line="259" w:lineRule="auto"/>
        <w:jc w:val="left"/>
        <w:rPr>
          <w:del w:id="465" w:author="Marco Petri" w:date="2020-12-22T18:00:00Z"/>
          <w:moveFrom w:id="466" w:author="Marco Petri" w:date="2020-12-22T18:00:00Z"/>
          <w:lang w:val="en-GB"/>
        </w:rPr>
      </w:pPr>
      <w:moveFrom w:id="467" w:author="Marco Petri" w:date="2020-12-22T18:00:00Z">
        <w:del w:id="468" w:author="Marco Petri" w:date="2020-12-22T18:00:00Z">
          <w:r w:rsidDel="00DE7FEB">
            <w:fldChar w:fldCharType="begin"/>
          </w:r>
          <w:r w:rsidRPr="009955B1" w:rsidDel="00DE7FEB">
            <w:rPr>
              <w:lang w:val="en-GB"/>
              <w:rPrChange w:id="469" w:author="asus" w:date="2020-12-18T09:39:00Z">
                <w:rPr/>
              </w:rPrChange>
            </w:rPr>
            <w:delInstrText xml:space="preserve"> HYPERLINK "https://docs.oracle.com/cd/E20295_01/pdf/821-1217.pdf" </w:delInstrText>
          </w:r>
          <w:r w:rsidDel="00DE7FEB">
            <w:fldChar w:fldCharType="separate"/>
          </w:r>
          <w:r w:rsidR="00155D03" w:rsidRPr="00C061C8" w:rsidDel="00DE7FEB">
            <w:rPr>
              <w:rStyle w:val="Hyperlink"/>
              <w:lang w:val="en-GB"/>
            </w:rPr>
            <w:delText>Oracle Directory Server Enterprise Edition Deployment Planning Guide</w:delText>
          </w:r>
          <w:r w:rsidDel="00DE7FEB">
            <w:rPr>
              <w:rStyle w:val="Hyperlink"/>
              <w:lang w:val="en-GB"/>
            </w:rPr>
            <w:fldChar w:fldCharType="end"/>
          </w:r>
          <w:r w:rsidR="00564395" w:rsidDel="00DE7FEB">
            <w:rPr>
              <w:lang w:val="en-GB"/>
            </w:rPr>
            <w:delText xml:space="preserve">: is a document about </w:delText>
          </w:r>
          <w:r w:rsidR="00936DC5" w:rsidDel="00DE7FEB">
            <w:rPr>
              <w:lang w:val="en-GB"/>
            </w:rPr>
            <w:delText>the operations needed in the process of designing a system [Chapter 12]</w:delText>
          </w:r>
          <w:r w:rsidR="00592E15" w:rsidDel="00DE7FEB">
            <w:rPr>
              <w:lang w:val="en-GB"/>
            </w:rPr>
            <w:delText>;</w:delText>
          </w:r>
          <w:bookmarkStart w:id="470" w:name="_Toc59553294"/>
          <w:bookmarkStart w:id="471" w:name="_Toc59565356"/>
          <w:bookmarkStart w:id="472" w:name="_Toc59567794"/>
          <w:bookmarkEnd w:id="470"/>
          <w:bookmarkEnd w:id="471"/>
          <w:bookmarkEnd w:id="472"/>
        </w:del>
      </w:moveFrom>
    </w:p>
    <w:p w14:paraId="266952F5" w14:textId="52970CB2" w:rsidR="00592E15" w:rsidDel="00DE7FEB" w:rsidRDefault="009955B1" w:rsidP="00EA44C4">
      <w:pPr>
        <w:pStyle w:val="ListParagraph"/>
        <w:numPr>
          <w:ilvl w:val="0"/>
          <w:numId w:val="24"/>
        </w:numPr>
        <w:spacing w:after="160" w:line="259" w:lineRule="auto"/>
        <w:jc w:val="left"/>
        <w:rPr>
          <w:del w:id="473" w:author="Marco Petri" w:date="2020-12-22T18:00:00Z"/>
          <w:moveFrom w:id="474" w:author="Marco Petri" w:date="2020-12-22T18:00:00Z"/>
          <w:lang w:val="en-GB"/>
        </w:rPr>
      </w:pPr>
      <w:moveFrom w:id="475" w:author="Marco Petri" w:date="2020-12-22T18:00:00Z">
        <w:del w:id="476" w:author="Marco Petri" w:date="2020-12-22T18:00:00Z">
          <w:r w:rsidDel="00DE7FEB">
            <w:fldChar w:fldCharType="begin"/>
          </w:r>
          <w:r w:rsidRPr="009955B1" w:rsidDel="00DE7FEB">
            <w:rPr>
              <w:lang w:val="en-GB"/>
              <w:rPrChange w:id="477" w:author="asus" w:date="2020-12-18T09:39:00Z">
                <w:rPr/>
              </w:rPrChange>
            </w:rPr>
            <w:delInstrText xml:space="preserve"> HYPERLINK "https://docs.oracle.com/cd/E20295_01/html/821-1217/fjdch.html" \l "scrolltoc" </w:delInstrText>
          </w:r>
          <w:r w:rsidDel="00DE7FEB">
            <w:fldChar w:fldCharType="separate"/>
          </w:r>
          <w:r w:rsidR="006038DB" w:rsidRPr="00940AF1" w:rsidDel="00DE7FEB">
            <w:rPr>
              <w:rStyle w:val="Hyperlink"/>
              <w:lang w:val="en-GB"/>
            </w:rPr>
            <w:delText>https://docs.oracle.com/cd/E20295_01/html/821-1217/fjdch.html#scrolltoc</w:delText>
          </w:r>
          <w:r w:rsidDel="00DE7FEB">
            <w:rPr>
              <w:rStyle w:val="Hyperlink"/>
              <w:lang w:val="en-GB"/>
            </w:rPr>
            <w:fldChar w:fldCharType="end"/>
          </w:r>
          <w:r w:rsidR="00592E15" w:rsidDel="00DE7FEB">
            <w:rPr>
              <w:lang w:val="en-GB"/>
            </w:rPr>
            <w:delText>;</w:delText>
          </w:r>
          <w:bookmarkStart w:id="478" w:name="_Toc59553295"/>
          <w:bookmarkStart w:id="479" w:name="_Toc59565357"/>
          <w:bookmarkStart w:id="480" w:name="_Toc59567795"/>
          <w:bookmarkEnd w:id="478"/>
          <w:bookmarkEnd w:id="479"/>
          <w:bookmarkEnd w:id="480"/>
        </w:del>
      </w:moveFrom>
    </w:p>
    <w:p w14:paraId="6493C0BE" w14:textId="002360C0" w:rsidR="00936DC5" w:rsidDel="00DE7FEB" w:rsidRDefault="009955B1" w:rsidP="00C061C8">
      <w:pPr>
        <w:pStyle w:val="ListParagraph"/>
        <w:numPr>
          <w:ilvl w:val="0"/>
          <w:numId w:val="24"/>
        </w:numPr>
        <w:spacing w:after="160" w:line="259" w:lineRule="auto"/>
        <w:rPr>
          <w:del w:id="481" w:author="Marco Petri" w:date="2020-12-22T18:00:00Z"/>
          <w:moveFrom w:id="482" w:author="Marco Petri" w:date="2020-12-22T18:00:00Z"/>
          <w:lang w:val="en-GB"/>
        </w:rPr>
      </w:pPr>
      <w:moveFrom w:id="483" w:author="Marco Petri" w:date="2020-12-22T18:00:00Z">
        <w:del w:id="484" w:author="Marco Petri" w:date="2020-12-22T18:00:00Z">
          <w:r w:rsidDel="00DE7FEB">
            <w:fldChar w:fldCharType="begin"/>
          </w:r>
          <w:r w:rsidRPr="009955B1" w:rsidDel="00DE7FEB">
            <w:rPr>
              <w:lang w:val="en-GB"/>
              <w:rPrChange w:id="485" w:author="asus" w:date="2020-12-18T09:39:00Z">
                <w:rPr/>
              </w:rPrChange>
            </w:rPr>
            <w:delInstrText xml:space="preserve"> HYPERLINK "https://ieeexplore.ieee.org/document/8559686" </w:delInstrText>
          </w:r>
          <w:r w:rsidDel="00DE7FEB">
            <w:fldChar w:fldCharType="separate"/>
          </w:r>
          <w:r w:rsidR="00820C9E" w:rsidRPr="00C061C8" w:rsidDel="00DE7FEB">
            <w:rPr>
              <w:rStyle w:val="Hyperlink"/>
              <w:lang w:val="en-GB"/>
            </w:rPr>
            <w:delText>29148-2018 - 29148-2018 - ISO/IEC/IEEE International Standard - Systems and software engineering -- Life cycle processes -- Requirements engineering - IEEE Standard</w:delText>
          </w:r>
          <w:r w:rsidDel="00DE7FEB">
            <w:rPr>
              <w:rStyle w:val="Hyperlink"/>
              <w:lang w:val="en-GB"/>
            </w:rPr>
            <w:fldChar w:fldCharType="end"/>
          </w:r>
          <w:r w:rsidR="00820C9E" w:rsidRPr="00C061C8" w:rsidDel="00DE7FEB">
            <w:rPr>
              <w:lang w:val="en-GB"/>
            </w:rPr>
            <w:delText>:</w:delText>
          </w:r>
          <w:r w:rsidR="00820C9E" w:rsidDel="00DE7FEB">
            <w:rPr>
              <w:lang w:val="en-GB"/>
            </w:rPr>
            <w:delText xml:space="preserve"> ISO/IEC/IEEE document about </w:delText>
          </w:r>
          <w:r w:rsidR="007644DD" w:rsidDel="00DE7FEB">
            <w:rPr>
              <w:lang w:val="en-GB"/>
            </w:rPr>
            <w:delText>the building and designing of a system and RASD definition;</w:delText>
          </w:r>
          <w:bookmarkStart w:id="486" w:name="_Toc59553296"/>
          <w:bookmarkStart w:id="487" w:name="_Toc59565358"/>
          <w:bookmarkStart w:id="488" w:name="_Toc59567796"/>
          <w:bookmarkEnd w:id="486"/>
          <w:bookmarkEnd w:id="487"/>
          <w:bookmarkEnd w:id="488"/>
        </w:del>
      </w:moveFrom>
    </w:p>
    <w:p w14:paraId="1DCE3F4A" w14:textId="53633BAC" w:rsidR="000509AE" w:rsidRPr="000509AE" w:rsidDel="00DE7FEB" w:rsidRDefault="009955B1" w:rsidP="000509AE">
      <w:pPr>
        <w:pStyle w:val="ListParagraph"/>
        <w:numPr>
          <w:ilvl w:val="0"/>
          <w:numId w:val="24"/>
        </w:numPr>
        <w:rPr>
          <w:del w:id="489" w:author="Marco Petri" w:date="2020-12-22T18:00:00Z"/>
          <w:moveFrom w:id="490" w:author="Marco Petri" w:date="2020-12-22T18:00:00Z"/>
          <w:lang w:val="en-GB"/>
        </w:rPr>
      </w:pPr>
      <w:moveFrom w:id="491" w:author="Marco Petri" w:date="2020-12-22T18:00:00Z">
        <w:del w:id="492" w:author="Marco Petri" w:date="2020-12-22T18:00:00Z">
          <w:r w:rsidDel="00DE7FEB">
            <w:fldChar w:fldCharType="begin"/>
          </w:r>
          <w:r w:rsidRPr="009955B1" w:rsidDel="00DE7FEB">
            <w:rPr>
              <w:lang w:val="en-GB"/>
              <w:rPrChange w:id="493" w:author="asus" w:date="2020-12-18T09:39:00Z">
                <w:rPr/>
              </w:rPrChange>
            </w:rPr>
            <w:delInstrText xml:space="preserve"> HYPERLINK "https://gdpr-info.eu/" </w:delInstrText>
          </w:r>
          <w:r w:rsidDel="00DE7FEB">
            <w:fldChar w:fldCharType="separate"/>
          </w:r>
          <w:r w:rsidR="005F3104" w:rsidRPr="00D6636C" w:rsidDel="00DE7FEB">
            <w:rPr>
              <w:rStyle w:val="Hyperlink"/>
              <w:lang w:val="en-GB"/>
            </w:rPr>
            <w:delText>https://gdpr-info.eu/</w:delText>
          </w:r>
          <w:r w:rsidDel="00DE7FEB">
            <w:rPr>
              <w:rStyle w:val="Hyperlink"/>
              <w:lang w:val="en-GB"/>
            </w:rPr>
            <w:fldChar w:fldCharType="end"/>
          </w:r>
          <w:r w:rsidR="005F3104" w:rsidDel="00DE7FEB">
            <w:rPr>
              <w:lang w:val="en-GB"/>
            </w:rPr>
            <w:delText>:</w:delText>
          </w:r>
          <w:r w:rsidR="00E07346" w:rsidDel="00DE7FEB">
            <w:rPr>
              <w:lang w:val="en-GB"/>
            </w:rPr>
            <w:delText xml:space="preserve"> contains the </w:delText>
          </w:r>
          <w:r w:rsidR="00E07346" w:rsidRPr="00C061C8" w:rsidDel="00DE7FEB">
            <w:rPr>
              <w:lang w:val="en-GB"/>
            </w:rPr>
            <w:delText xml:space="preserve">official </w:delText>
          </w:r>
          <w:r w:rsidDel="00DE7FEB">
            <w:fldChar w:fldCharType="begin"/>
          </w:r>
          <w:r w:rsidRPr="009955B1" w:rsidDel="00DE7FEB">
            <w:rPr>
              <w:lang w:val="en-GB"/>
              <w:rPrChange w:id="494" w:author="asus" w:date="2020-12-18T09:39:00Z">
                <w:rPr/>
              </w:rPrChange>
            </w:rPr>
            <w:delInstrText xml:space="preserve"> HYPERLINK "http://eur-lex.europa.eu/legal-content/EN/TXT/PDF/?uri=CELEX:32016R0679" \t "_blank" </w:delInstrText>
          </w:r>
          <w:r w:rsidDel="00DE7FEB">
            <w:fldChar w:fldCharType="separate"/>
          </w:r>
          <w:r w:rsidR="00E07346" w:rsidRPr="00C061C8" w:rsidDel="00DE7FEB">
            <w:rPr>
              <w:rStyle w:val="Hyperlink"/>
              <w:lang w:val="en-GB"/>
            </w:rPr>
            <w:delText>PDF</w:delText>
          </w:r>
          <w:r w:rsidDel="00DE7FEB">
            <w:rPr>
              <w:rStyle w:val="Hyperlink"/>
              <w:lang w:val="en-GB"/>
            </w:rPr>
            <w:fldChar w:fldCharType="end"/>
          </w:r>
          <w:r w:rsidR="00E07346" w:rsidRPr="00C061C8" w:rsidDel="00DE7FEB">
            <w:rPr>
              <w:lang w:val="en-GB"/>
            </w:rPr>
            <w:delText xml:space="preserve"> of the Regulation (EU) 2016/679 (General Data Protection Regulation).</w:delText>
          </w:r>
          <w:bookmarkStart w:id="495" w:name="_Toc59553297"/>
          <w:bookmarkStart w:id="496" w:name="_Toc59565359"/>
          <w:bookmarkStart w:id="497" w:name="_Toc59567797"/>
          <w:bookmarkEnd w:id="495"/>
          <w:bookmarkEnd w:id="496"/>
          <w:bookmarkEnd w:id="497"/>
        </w:del>
      </w:moveFrom>
    </w:p>
    <w:p w14:paraId="5BF08298" w14:textId="3CC882C0" w:rsidR="007644DD" w:rsidRPr="00CA0339" w:rsidDel="00DE7FEB" w:rsidRDefault="00FA0830" w:rsidP="00C061C8">
      <w:pPr>
        <w:pStyle w:val="ListParagraph"/>
        <w:numPr>
          <w:ilvl w:val="0"/>
          <w:numId w:val="24"/>
        </w:numPr>
        <w:rPr>
          <w:del w:id="498" w:author="Marco Petri" w:date="2020-12-22T18:00:00Z"/>
          <w:moveFrom w:id="499" w:author="Marco Petri" w:date="2020-12-22T18:00:00Z"/>
          <w:lang w:val="en-GB"/>
        </w:rPr>
      </w:pPr>
      <w:moveFrom w:id="500" w:author="Marco Petri" w:date="2020-12-22T18:00:00Z">
        <w:del w:id="501" w:author="Marco Petri" w:date="2020-12-22T18:00:00Z">
          <w:r w:rsidDel="00DE7FEB">
            <w:fldChar w:fldCharType="begin"/>
          </w:r>
          <w:r w:rsidDel="00DE7FEB">
            <w:delInstrText xml:space="preserve"> HYPERLINK "https://www.iso.org/isoiec-27001-information-security.html" </w:delInstrText>
          </w:r>
          <w:r w:rsidDel="00DE7FEB">
            <w:fldChar w:fldCharType="separate"/>
          </w:r>
          <w:r w:rsidR="00C35EDE" w:rsidRPr="00D6636C" w:rsidDel="00DE7FEB">
            <w:rPr>
              <w:rStyle w:val="Hyperlink"/>
              <w:lang w:val="en-GB"/>
            </w:rPr>
            <w:delText>https://www.iso.org/isoiec-27001-information-security.html</w:delText>
          </w:r>
          <w:r w:rsidDel="00DE7FEB">
            <w:rPr>
              <w:rStyle w:val="Hyperlink"/>
              <w:lang w:val="en-GB"/>
            </w:rPr>
            <w:fldChar w:fldCharType="end"/>
          </w:r>
          <w:r w:rsidR="00CB5E23" w:rsidDel="00DE7FEB">
            <w:rPr>
              <w:lang w:val="en-GB"/>
            </w:rPr>
            <w:delText>:</w:delText>
          </w:r>
          <w:r w:rsidR="00C35EDE" w:rsidDel="00DE7FEB">
            <w:rPr>
              <w:lang w:val="en-GB"/>
            </w:rPr>
            <w:delText xml:space="preserve"> </w:delText>
          </w:r>
          <w:r w:rsidR="00C35EDE" w:rsidRPr="00B90388" w:rsidDel="00DE7FEB">
            <w:rPr>
              <w:lang w:val="en-GB"/>
            </w:rPr>
            <w:delText>ISO/IEC 27001 international standard</w:delText>
          </w:r>
          <w:r w:rsidR="00C35EDE" w:rsidDel="00DE7FEB">
            <w:rPr>
              <w:lang w:val="en-GB"/>
            </w:rPr>
            <w:delText>.</w:delText>
          </w:r>
          <w:bookmarkStart w:id="502" w:name="_Toc59553298"/>
          <w:bookmarkStart w:id="503" w:name="_Toc59565360"/>
          <w:bookmarkStart w:id="504" w:name="_Toc59567798"/>
          <w:bookmarkEnd w:id="502"/>
          <w:bookmarkEnd w:id="503"/>
          <w:bookmarkEnd w:id="504"/>
        </w:del>
      </w:moveFrom>
    </w:p>
    <w:moveFromRangeEnd w:id="456"/>
    <w:p w14:paraId="4D5F0F72" w14:textId="6A5CC0D2" w:rsidR="004A68D1" w:rsidRPr="00CA0339" w:rsidDel="00DE7FEB" w:rsidRDefault="004A68D1" w:rsidP="00C061C8">
      <w:pPr>
        <w:spacing w:after="160" w:line="259" w:lineRule="auto"/>
        <w:ind w:left="360"/>
        <w:jc w:val="left"/>
        <w:rPr>
          <w:del w:id="505" w:author="Marco Petri" w:date="2020-12-22T18:00:00Z"/>
          <w:lang w:val="en-GB"/>
        </w:rPr>
      </w:pPr>
      <w:del w:id="506" w:author="Marco Petri" w:date="2020-12-22T18:00:00Z">
        <w:r w:rsidRPr="00CA0339" w:rsidDel="00DE7FEB">
          <w:rPr>
            <w:lang w:val="en-GB"/>
          </w:rPr>
          <w:br w:type="page"/>
        </w:r>
      </w:del>
    </w:p>
    <w:p w14:paraId="54FC7F5F" w14:textId="5C52A7C7" w:rsidR="004A68D1" w:rsidRDefault="004A68D1" w:rsidP="004A68D1">
      <w:pPr>
        <w:pStyle w:val="Heading2"/>
        <w:rPr>
          <w:lang w:val="en-GB"/>
        </w:rPr>
      </w:pPr>
      <w:bookmarkStart w:id="507" w:name="_Toc53691893"/>
      <w:bookmarkStart w:id="508" w:name="_Toc56547537"/>
      <w:bookmarkStart w:id="509" w:name="_Toc59565361"/>
      <w:bookmarkStart w:id="510" w:name="_Toc59567799"/>
      <w:r>
        <w:rPr>
          <w:lang w:val="en-GB"/>
        </w:rPr>
        <w:t>Document structure</w:t>
      </w:r>
      <w:bookmarkEnd w:id="507"/>
      <w:bookmarkEnd w:id="508"/>
      <w:bookmarkEnd w:id="509"/>
      <w:bookmarkEnd w:id="510"/>
    </w:p>
    <w:p w14:paraId="1E95048A" w14:textId="1BDA1828" w:rsidR="00361D9C" w:rsidRPr="00054C04" w:rsidRDefault="00361D9C" w:rsidP="004E5CBA">
      <w:pPr>
        <w:spacing w:after="240"/>
        <w:rPr>
          <w:lang w:val="en-GB"/>
        </w:rPr>
      </w:pPr>
      <w:r>
        <w:rPr>
          <w:lang w:val="en-GB"/>
        </w:rPr>
        <w:t>Each chapter contains an introduction to the chapter explaining what in the chapter is going to be said</w:t>
      </w:r>
      <w:r w:rsidR="003D5E2D">
        <w:rPr>
          <w:lang w:val="en-GB"/>
        </w:rPr>
        <w:t xml:space="preserve">. It is a recall of this part of the document to keep track easily what is going to be analysed. In this part the definition is more specific and contains all the needed details in order to </w:t>
      </w:r>
      <w:r w:rsidR="00974102">
        <w:rPr>
          <w:lang w:val="en-GB"/>
        </w:rPr>
        <w:t>read the documentation.</w:t>
      </w:r>
    </w:p>
    <w:p w14:paraId="091C60F0" w14:textId="0DF6A380" w:rsidR="00EF1831" w:rsidRPr="009414DB" w:rsidRDefault="00EF1831" w:rsidP="004E5CBA">
      <w:pPr>
        <w:spacing w:after="120"/>
        <w:rPr>
          <w:lang w:val="en-GB"/>
        </w:rPr>
      </w:pPr>
      <w:r w:rsidRPr="004E5CBA">
        <w:rPr>
          <w:rStyle w:val="Keyword"/>
        </w:rPr>
        <w:t>Chapter 1</w:t>
      </w:r>
      <w:r w:rsidR="005067C2" w:rsidRPr="004E5CBA">
        <w:rPr>
          <w:lang w:val="en-GB"/>
        </w:rPr>
        <w:t>:</w:t>
      </w:r>
      <w:r w:rsidR="00BD7891" w:rsidRPr="004E5CBA">
        <w:rPr>
          <w:lang w:val="en-GB"/>
        </w:rPr>
        <w:t xml:space="preserve"> this chapter introduces the p</w:t>
      </w:r>
      <w:r w:rsidR="00BD7891">
        <w:rPr>
          <w:lang w:val="en-GB"/>
        </w:rPr>
        <w:t>roblem and the system required</w:t>
      </w:r>
      <w:r w:rsidR="00463522">
        <w:rPr>
          <w:lang w:val="en-GB"/>
        </w:rPr>
        <w:t xml:space="preserve"> for the realization in </w:t>
      </w:r>
      <w:r w:rsidR="006E5C2C">
        <w:rPr>
          <w:lang w:val="en-GB"/>
        </w:rPr>
        <w:t>remarkably high</w:t>
      </w:r>
      <w:r w:rsidR="00463522">
        <w:rPr>
          <w:lang w:val="en-GB"/>
        </w:rPr>
        <w:t xml:space="preserve"> terms. The chapter includes a high-level description of</w:t>
      </w:r>
      <w:r w:rsidR="0072476A">
        <w:rPr>
          <w:lang w:val="en-GB"/>
        </w:rPr>
        <w:t xml:space="preserve"> the stakeholder’s goals and the description of the environment where the S2B is going to be realized.</w:t>
      </w:r>
      <w:r w:rsidR="00463522">
        <w:rPr>
          <w:lang w:val="en-GB"/>
        </w:rPr>
        <w:t xml:space="preserve"> </w:t>
      </w:r>
      <w:r w:rsidR="00974298">
        <w:rPr>
          <w:lang w:val="en-GB"/>
        </w:rPr>
        <w:t>The chapter includes also information needed to read and understand the whole document.</w:t>
      </w:r>
    </w:p>
    <w:p w14:paraId="2DFD5EE9" w14:textId="27F6BC16" w:rsidR="00EF1831" w:rsidRPr="009414DB" w:rsidRDefault="00EF1831" w:rsidP="004E5CBA">
      <w:pPr>
        <w:spacing w:after="120"/>
        <w:rPr>
          <w:lang w:val="en-GB"/>
        </w:rPr>
      </w:pPr>
      <w:r w:rsidRPr="004E5CBA">
        <w:rPr>
          <w:rStyle w:val="Keyword"/>
        </w:rPr>
        <w:t>Chapter 2</w:t>
      </w:r>
      <w:r w:rsidR="005067C2">
        <w:rPr>
          <w:lang w:val="en-GB"/>
        </w:rPr>
        <w:t>:</w:t>
      </w:r>
      <w:r w:rsidR="00AE3E00">
        <w:rPr>
          <w:lang w:val="en-GB"/>
        </w:rPr>
        <w:t xml:space="preserve"> this chapter describes extensively the system and is completely devoted to the system’s description in high-level terms.</w:t>
      </w:r>
      <w:r w:rsidR="0011592A">
        <w:rPr>
          <w:lang w:val="en-GB"/>
        </w:rPr>
        <w:t xml:space="preserve"> The system is described under different views: scenarios of utilization of the system,</w:t>
      </w:r>
      <w:r w:rsidR="009F23BA">
        <w:rPr>
          <w:lang w:val="en-GB"/>
        </w:rPr>
        <w:t xml:space="preserve"> definition and characterization of actors, functions to be realized in the system and the assumptions and constraints to the system.</w:t>
      </w:r>
    </w:p>
    <w:p w14:paraId="7E4CE160" w14:textId="78A72420" w:rsidR="00BD7891" w:rsidRPr="009414DB" w:rsidRDefault="00EF1831" w:rsidP="00BD7891">
      <w:pPr>
        <w:spacing w:after="120"/>
        <w:rPr>
          <w:lang w:val="en-GB"/>
        </w:rPr>
      </w:pPr>
      <w:r w:rsidRPr="004E5CBA">
        <w:rPr>
          <w:rStyle w:val="Keyword"/>
        </w:rPr>
        <w:t>Chapter 3</w:t>
      </w:r>
      <w:r w:rsidR="005067C2">
        <w:rPr>
          <w:lang w:val="en-GB"/>
        </w:rPr>
        <w:t>:</w:t>
      </w:r>
      <w:r w:rsidR="008F6F52">
        <w:rPr>
          <w:lang w:val="en-GB"/>
        </w:rPr>
        <w:t xml:space="preserve"> this chapter treats all the requirements of the system and effectuates a mapping between the goals and the requirements providing a view of the satisfaction of the </w:t>
      </w:r>
      <w:r w:rsidR="00FC7416">
        <w:rPr>
          <w:lang w:val="en-GB"/>
        </w:rPr>
        <w:t>goals by the functions required for the system.</w:t>
      </w:r>
      <w:r w:rsidR="00C06843">
        <w:rPr>
          <w:lang w:val="en-GB"/>
        </w:rPr>
        <w:t xml:space="preserve"> The chapter provides a detailed description of the </w:t>
      </w:r>
      <w:r w:rsidR="009F2D67">
        <w:rPr>
          <w:lang w:val="en-GB"/>
        </w:rPr>
        <w:t>system attributes and describes the constraints for the realization of the system.</w:t>
      </w:r>
      <w:r w:rsidR="008F6F52">
        <w:rPr>
          <w:lang w:val="en-GB"/>
        </w:rPr>
        <w:t xml:space="preserve"> </w:t>
      </w:r>
      <w:r w:rsidR="003B51F6">
        <w:rPr>
          <w:lang w:val="en-GB"/>
        </w:rPr>
        <w:t xml:space="preserve">Moreover it contains </w:t>
      </w:r>
      <w:r w:rsidR="00EA1839">
        <w:rPr>
          <w:lang w:val="en-GB"/>
        </w:rPr>
        <w:t>high-level</w:t>
      </w:r>
      <w:r w:rsidR="008D2BEE">
        <w:rPr>
          <w:lang w:val="en-GB"/>
        </w:rPr>
        <w:t xml:space="preserve"> interfaces’ view.</w:t>
      </w:r>
      <w:r w:rsidR="00EA1839">
        <w:rPr>
          <w:lang w:val="en-GB"/>
        </w:rPr>
        <w:t xml:space="preserve"> </w:t>
      </w:r>
    </w:p>
    <w:p w14:paraId="10592207" w14:textId="3CFCB2CD" w:rsidR="00BD7891" w:rsidRPr="009414DB" w:rsidRDefault="00BD7891" w:rsidP="00BD7891">
      <w:pPr>
        <w:spacing w:after="120"/>
        <w:rPr>
          <w:lang w:val="en-GB"/>
        </w:rPr>
      </w:pPr>
      <w:r w:rsidRPr="004E5CBA">
        <w:rPr>
          <w:rStyle w:val="Keyword"/>
        </w:rPr>
        <w:t>Chapter 4</w:t>
      </w:r>
      <w:r>
        <w:rPr>
          <w:lang w:val="en-GB"/>
        </w:rPr>
        <w:t>:</w:t>
      </w:r>
      <w:r w:rsidR="00653A55">
        <w:rPr>
          <w:lang w:val="en-GB"/>
        </w:rPr>
        <w:t xml:space="preserve"> this chapter includes an Alloy code used to describe </w:t>
      </w:r>
      <w:r w:rsidR="00606A5B">
        <w:rPr>
          <w:lang w:val="en-GB"/>
        </w:rPr>
        <w:t>some</w:t>
      </w:r>
      <w:r w:rsidR="00653A55">
        <w:rPr>
          <w:lang w:val="en-GB"/>
        </w:rPr>
        <w:t xml:space="preserve"> system aspects formally. The Alloy language is used to describe the system and verify if some important properties of the system are satisfied by the requirements.</w:t>
      </w:r>
    </w:p>
    <w:p w14:paraId="38A2C770" w14:textId="3C84FDE3" w:rsidR="00BD7891" w:rsidRPr="009414DB" w:rsidRDefault="00BD7891" w:rsidP="00BD7891">
      <w:pPr>
        <w:spacing w:after="120"/>
        <w:rPr>
          <w:lang w:val="en-GB"/>
        </w:rPr>
      </w:pPr>
      <w:r w:rsidRPr="004E5CBA">
        <w:rPr>
          <w:rStyle w:val="Keyword"/>
        </w:rPr>
        <w:t>Chapter 5</w:t>
      </w:r>
      <w:r>
        <w:rPr>
          <w:lang w:val="en-GB"/>
        </w:rPr>
        <w:t>:</w:t>
      </w:r>
      <w:r w:rsidR="00386AD6">
        <w:rPr>
          <w:lang w:val="en-GB"/>
        </w:rPr>
        <w:t xml:space="preserve"> this chapter describes using </w:t>
      </w:r>
      <w:r w:rsidR="004B740A">
        <w:rPr>
          <w:lang w:val="en-GB"/>
        </w:rPr>
        <w:t>synthetic tables the effort of the team members in the process of building the document.</w:t>
      </w:r>
    </w:p>
    <w:p w14:paraId="499DFDB8" w14:textId="00FDCE59" w:rsidR="004B740A" w:rsidRPr="009414DB" w:rsidRDefault="00BD7891" w:rsidP="004E5CBA">
      <w:pPr>
        <w:spacing w:after="120"/>
        <w:rPr>
          <w:lang w:val="en-GB"/>
        </w:rPr>
      </w:pPr>
      <w:r w:rsidRPr="004E5CBA">
        <w:rPr>
          <w:rStyle w:val="Keyword"/>
        </w:rPr>
        <w:t>Chapter 6</w:t>
      </w:r>
      <w:r>
        <w:rPr>
          <w:lang w:val="en-GB"/>
        </w:rPr>
        <w:t>:</w:t>
      </w:r>
      <w:r w:rsidR="004B740A">
        <w:rPr>
          <w:lang w:val="en-GB"/>
        </w:rPr>
        <w:t xml:space="preserve"> this chapter includes information on references</w:t>
      </w:r>
      <w:del w:id="511" w:author="Marco Petri" w:date="2020-12-22T18:00:00Z">
        <w:r w:rsidR="004B740A" w:rsidDel="00262CED">
          <w:rPr>
            <w:lang w:val="en-GB"/>
          </w:rPr>
          <w:delText xml:space="preserve"> not cited in the first chapter</w:delText>
        </w:r>
      </w:del>
      <w:r w:rsidR="004B740A">
        <w:rPr>
          <w:lang w:val="en-GB"/>
        </w:rPr>
        <w:t>.</w:t>
      </w:r>
    </w:p>
    <w:p w14:paraId="6AF4B8A0" w14:textId="701A5099" w:rsidR="00237F0D" w:rsidRDefault="00237F0D">
      <w:pPr>
        <w:spacing w:after="160" w:line="259" w:lineRule="auto"/>
        <w:jc w:val="left"/>
        <w:rPr>
          <w:lang w:val="en-GB"/>
        </w:rPr>
      </w:pPr>
      <w:r>
        <w:rPr>
          <w:lang w:val="en-GB"/>
        </w:rPr>
        <w:br w:type="page"/>
      </w:r>
    </w:p>
    <w:p w14:paraId="1C8BD448" w14:textId="4E024972" w:rsidR="00237F0D" w:rsidRPr="00B206BC" w:rsidRDefault="00237F0D" w:rsidP="00237F0D">
      <w:pPr>
        <w:pStyle w:val="Heading1"/>
        <w:rPr>
          <w:lang w:val="en-GB"/>
        </w:rPr>
      </w:pPr>
      <w:r w:rsidRPr="00B206BC">
        <w:rPr>
          <w:noProof/>
          <w:lang w:eastAsia="it-IT"/>
        </w:rPr>
        <mc:AlternateContent>
          <mc:Choice Requires="wps">
            <w:drawing>
              <wp:anchor distT="0" distB="0" distL="114300" distR="114300" simplePos="0" relativeHeight="251658246" behindDoc="0" locked="0" layoutInCell="1" allowOverlap="1" wp14:anchorId="4548DED2" wp14:editId="1798E6D3">
                <wp:simplePos x="0" y="0"/>
                <wp:positionH relativeFrom="column">
                  <wp:posOffset>-661035</wp:posOffset>
                </wp:positionH>
                <wp:positionV relativeFrom="page">
                  <wp:posOffset>2667000</wp:posOffset>
                </wp:positionV>
                <wp:extent cx="1066800" cy="1038225"/>
                <wp:effectExtent l="0" t="0" r="19050" b="28575"/>
                <wp:wrapSquare wrapText="bothSides"/>
                <wp:docPr id="12" name="Rectangle 12"/>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8DED2" id="Rectangle 12" o:spid="_x0000_s1027" style="position:absolute;left:0;text-align:left;margin-left:-52.05pt;margin-top:210pt;width:84pt;height:8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Fkmw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" fillcolor="white [3212]" strokecolor="white [3212]" strokeweight="1pt">
                <v:textbo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7" behindDoc="0" locked="0" layoutInCell="1" allowOverlap="1" wp14:anchorId="5FDBD988" wp14:editId="10352F0B">
                <wp:simplePos x="0" y="0"/>
                <wp:positionH relativeFrom="column">
                  <wp:posOffset>-1070610</wp:posOffset>
                </wp:positionH>
                <wp:positionV relativeFrom="page">
                  <wp:posOffset>1800225</wp:posOffset>
                </wp:positionV>
                <wp:extent cx="7581900" cy="24765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74FC32" id="Rectangle 13" o:spid="_x0000_s1026" style="position:absolute;margin-left:-84.3pt;margin-top:141.75pt;width:597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Z5iji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8" behindDoc="0" locked="0" layoutInCell="1" allowOverlap="1" wp14:anchorId="635A7D67" wp14:editId="2189D267">
                <wp:simplePos x="0" y="0"/>
                <wp:positionH relativeFrom="column">
                  <wp:posOffset>-1070610</wp:posOffset>
                </wp:positionH>
                <wp:positionV relativeFrom="page">
                  <wp:posOffset>2543175</wp:posOffset>
                </wp:positionV>
                <wp:extent cx="7534275" cy="2952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739C8B" id="Rectangle 14" o:spid="_x0000_s1026" style="position:absolute;margin-left:-84.3pt;margin-top:200.25pt;width:593.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7lDy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512" w:name="_Toc53691894"/>
      <w:bookmarkStart w:id="513" w:name="_Toc56547538"/>
      <w:bookmarkStart w:id="514" w:name="_Toc59565362"/>
      <w:bookmarkStart w:id="515" w:name="_Toc59567800"/>
      <w:r>
        <w:rPr>
          <w:lang w:val="en-GB"/>
        </w:rPr>
        <w:instrText>Part</w:instrText>
      </w:r>
      <w:r w:rsidRPr="00B206BC">
        <w:rPr>
          <w:lang w:val="en-GB"/>
        </w:rPr>
        <w:instrText xml:space="preserve"> </w:instrText>
      </w:r>
      <w:r w:rsidR="00B04329">
        <w:rPr>
          <w:lang w:val="en-GB"/>
        </w:rPr>
        <w:instrText>2</w:instrText>
      </w:r>
      <w:r w:rsidRPr="00B206BC">
        <w:rPr>
          <w:lang w:val="en-GB"/>
        </w:rPr>
        <w:instrText xml:space="preserve">: </w:instrText>
      </w:r>
      <w:r w:rsidR="00B04329">
        <w:rPr>
          <w:lang w:val="en-GB"/>
        </w:rPr>
        <w:instrText>Overall description</w:instrText>
      </w:r>
      <w:bookmarkEnd w:id="512"/>
      <w:bookmarkEnd w:id="513"/>
      <w:bookmarkEnd w:id="514"/>
      <w:bookmarkEnd w:id="51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5" behindDoc="0" locked="0" layoutInCell="1" allowOverlap="1" wp14:anchorId="3F59882B" wp14:editId="68C9AFC9">
                <wp:simplePos x="0" y="0"/>
                <wp:positionH relativeFrom="column">
                  <wp:posOffset>-1070610</wp:posOffset>
                </wp:positionH>
                <wp:positionV relativeFrom="page">
                  <wp:posOffset>28575</wp:posOffset>
                </wp:positionV>
                <wp:extent cx="7534275" cy="1771650"/>
                <wp:effectExtent l="0" t="0" r="9525" b="0"/>
                <wp:wrapSquare wrapText="bothSides"/>
                <wp:docPr id="15" name="Rectangle 15"/>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7FCABAA" id="Rectangle 15" o:spid="_x0000_s1026" style="position:absolute;margin-left:-84.3pt;margin-top:2.25pt;width:593.25pt;height:139.5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A+0DYZlgIAAIc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B04329" w:rsidRPr="00B04329">
        <w:rPr>
          <w:lang w:val="en-GB"/>
        </w:rPr>
        <w:t xml:space="preserve"> </w:t>
      </w:r>
      <w:r w:rsidR="00B04329">
        <w:rPr>
          <w:lang w:val="en-GB"/>
        </w:rPr>
        <w:t>Overall description</w:t>
      </w:r>
    </w:p>
    <w:p w14:paraId="7CD7E408" w14:textId="354D6F22" w:rsidR="00EC4084" w:rsidRDefault="009D01E0" w:rsidP="00EB4837">
      <w:pPr>
        <w:rPr>
          <w:lang w:val="en-GB"/>
        </w:rPr>
      </w:pPr>
      <w:r>
        <w:rPr>
          <w:lang w:val="en-GB"/>
        </w:rPr>
        <w:t xml:space="preserve">The overall description is the part of the RASD document where is explained and specified </w:t>
      </w:r>
      <w:r w:rsidR="004D0855">
        <w:rPr>
          <w:lang w:val="en-GB"/>
        </w:rPr>
        <w:t xml:space="preserve">at a high level what are the requirements and the </w:t>
      </w:r>
      <w:r w:rsidR="00BF3D9B">
        <w:rPr>
          <w:lang w:val="en-GB"/>
        </w:rPr>
        <w:t>functions to be realized by the system.</w:t>
      </w:r>
      <w:r w:rsidR="002F5F57">
        <w:rPr>
          <w:lang w:val="en-GB"/>
        </w:rPr>
        <w:t xml:space="preserve"> This section contains some UML models which </w:t>
      </w:r>
      <w:r w:rsidR="007077E4">
        <w:rPr>
          <w:lang w:val="en-GB"/>
        </w:rPr>
        <w:t xml:space="preserve">explains the machine and world </w:t>
      </w:r>
      <w:r w:rsidR="00096C02">
        <w:rPr>
          <w:lang w:val="en-GB"/>
        </w:rPr>
        <w:t xml:space="preserve">for the project. The product perspective paragraph </w:t>
      </w:r>
      <w:r w:rsidR="007C72ED">
        <w:rPr>
          <w:lang w:val="en-GB"/>
        </w:rPr>
        <w:t xml:space="preserve">explains the scenarios and the behaviour at a high level of the entities involved in the system’s scope. The product function contains an explanation of the </w:t>
      </w:r>
      <w:r w:rsidR="0010644A">
        <w:rPr>
          <w:lang w:val="en-GB"/>
        </w:rPr>
        <w:t xml:space="preserve">requirements which </w:t>
      </w:r>
      <w:r w:rsidR="006561F4">
        <w:rPr>
          <w:lang w:val="en-GB"/>
        </w:rPr>
        <w:t>must</w:t>
      </w:r>
      <w:r w:rsidR="0010644A">
        <w:rPr>
          <w:lang w:val="en-GB"/>
        </w:rPr>
        <w:t xml:space="preserve"> be fulfilled by the system.</w:t>
      </w:r>
      <w:r w:rsidR="00096C02" w:rsidDel="009D01E0">
        <w:rPr>
          <w:lang w:val="en-GB"/>
        </w:rPr>
        <w:t xml:space="preserve"> </w:t>
      </w:r>
      <w:r w:rsidR="00896FDE">
        <w:rPr>
          <w:lang w:val="en-GB"/>
        </w:rPr>
        <w:t>The user characteristics section details how each user of the system acts.</w:t>
      </w:r>
    </w:p>
    <w:p w14:paraId="106FCB61" w14:textId="22536C82" w:rsidR="00EC4084" w:rsidRDefault="008A57BF" w:rsidP="008A57BF">
      <w:pPr>
        <w:pStyle w:val="Heading2"/>
        <w:rPr>
          <w:lang w:val="en-GB"/>
        </w:rPr>
      </w:pPr>
      <w:bookmarkStart w:id="516" w:name="_Toc53691895"/>
      <w:bookmarkStart w:id="517" w:name="_Toc56547539"/>
      <w:bookmarkStart w:id="518" w:name="_Toc59565363"/>
      <w:bookmarkStart w:id="519" w:name="_Toc59567801"/>
      <w:r>
        <w:rPr>
          <w:lang w:val="en-GB"/>
        </w:rPr>
        <w:t>Product perspective</w:t>
      </w:r>
      <w:bookmarkEnd w:id="516"/>
      <w:bookmarkEnd w:id="517"/>
      <w:bookmarkEnd w:id="518"/>
      <w:bookmarkEnd w:id="519"/>
    </w:p>
    <w:p w14:paraId="40EFFEB2" w14:textId="545FDDDD" w:rsidR="00D61623" w:rsidRDefault="00D61623" w:rsidP="00C57090">
      <w:pPr>
        <w:rPr>
          <w:lang w:val="en-GB"/>
        </w:rPr>
      </w:pPr>
      <w:r>
        <w:rPr>
          <w:lang w:val="en-GB"/>
        </w:rPr>
        <w:t>The</w:t>
      </w:r>
      <w:r w:rsidR="00422953">
        <w:rPr>
          <w:lang w:val="en-GB"/>
        </w:rPr>
        <w:t xml:space="preserve"> following</w:t>
      </w:r>
      <w:r>
        <w:rPr>
          <w:lang w:val="en-GB"/>
        </w:rPr>
        <w:t xml:space="preserve"> scenarios are all </w:t>
      </w:r>
      <w:r w:rsidR="003C375E">
        <w:rPr>
          <w:lang w:val="en-GB"/>
        </w:rPr>
        <w:t xml:space="preserve">set </w:t>
      </w:r>
      <w:r w:rsidR="007E6E11">
        <w:rPr>
          <w:lang w:val="en-GB"/>
        </w:rPr>
        <w:t xml:space="preserve">during </w:t>
      </w:r>
      <w:r w:rsidR="00D844E4">
        <w:rPr>
          <w:lang w:val="en-GB"/>
        </w:rPr>
        <w:t>a viral outbreak</w:t>
      </w:r>
      <w:r w:rsidR="00422953">
        <w:rPr>
          <w:lang w:val="en-GB"/>
        </w:rPr>
        <w:t>.</w:t>
      </w:r>
    </w:p>
    <w:p w14:paraId="7E6B8B81" w14:textId="2A45B8A5" w:rsidR="00310876" w:rsidRDefault="00310876" w:rsidP="00C57090">
      <w:pPr>
        <w:rPr>
          <w:lang w:val="en-GB"/>
        </w:rPr>
      </w:pPr>
      <w:r>
        <w:rPr>
          <w:lang w:val="en-GB"/>
        </w:rPr>
        <w:t>Scenarios:</w:t>
      </w:r>
    </w:p>
    <w:p w14:paraId="4FC94CE9" w14:textId="252FD918" w:rsidR="00777BB8" w:rsidRPr="004E5CBA" w:rsidRDefault="006D71DC" w:rsidP="00C57090">
      <w:pPr>
        <w:rPr>
          <w:b/>
          <w:sz w:val="28"/>
          <w:szCs w:val="28"/>
          <w:lang w:val="en-GB"/>
        </w:rPr>
      </w:pPr>
      <w:r w:rsidRPr="004E5CBA">
        <w:rPr>
          <w:b/>
          <w:sz w:val="28"/>
          <w:szCs w:val="28"/>
          <w:lang w:val="en-GB"/>
        </w:rPr>
        <w:t>Ticket machine and</w:t>
      </w:r>
      <w:r w:rsidR="00F41E2D">
        <w:rPr>
          <w:b/>
          <w:bCs/>
          <w:sz w:val="28"/>
          <w:szCs w:val="28"/>
          <w:lang w:val="en-GB"/>
        </w:rPr>
        <w:t xml:space="preserve"> in</w:t>
      </w:r>
      <w:r w:rsidR="00BC1776">
        <w:rPr>
          <w:b/>
          <w:bCs/>
          <w:sz w:val="28"/>
          <w:szCs w:val="28"/>
          <w:lang w:val="en-GB"/>
        </w:rPr>
        <w:t xml:space="preserve"> store</w:t>
      </w:r>
      <w:r w:rsidRPr="004E5CBA">
        <w:rPr>
          <w:b/>
          <w:sz w:val="28"/>
          <w:szCs w:val="28"/>
          <w:lang w:val="en-GB"/>
        </w:rPr>
        <w:t xml:space="preserve"> queue</w:t>
      </w:r>
    </w:p>
    <w:p w14:paraId="79C7CF93" w14:textId="019AF9FD" w:rsidR="005D742F" w:rsidRPr="008162A6" w:rsidRDefault="000A254B" w:rsidP="004E5CBA">
      <w:pPr>
        <w:rPr>
          <w:lang w:val="en-GB"/>
        </w:rPr>
      </w:pPr>
      <w:r w:rsidRPr="008162A6">
        <w:rPr>
          <w:lang w:val="en-GB"/>
        </w:rPr>
        <w:t xml:space="preserve">An elderly woman, who </w:t>
      </w:r>
      <w:r w:rsidR="00162728" w:rsidRPr="008162A6">
        <w:rPr>
          <w:lang w:val="en-GB"/>
        </w:rPr>
        <w:t xml:space="preserve">does not have internet access from home, </w:t>
      </w:r>
      <w:r w:rsidR="00B960F2" w:rsidRPr="008162A6">
        <w:rPr>
          <w:lang w:val="en-GB"/>
        </w:rPr>
        <w:t>is running out of food and needs to go shopping</w:t>
      </w:r>
      <w:r w:rsidR="00BB4A54" w:rsidRPr="008162A6">
        <w:rPr>
          <w:lang w:val="en-GB"/>
        </w:rPr>
        <w:t xml:space="preserve"> for groceries</w:t>
      </w:r>
      <w:r w:rsidR="00B960F2" w:rsidRPr="008162A6">
        <w:rPr>
          <w:lang w:val="en-GB"/>
        </w:rPr>
        <w:t>.</w:t>
      </w:r>
      <w:r w:rsidR="00BB4A54" w:rsidRPr="008162A6">
        <w:rPr>
          <w:lang w:val="en-GB"/>
        </w:rPr>
        <w:t xml:space="preserve"> Once she arrives at </w:t>
      </w:r>
      <w:r w:rsidR="00C7237E" w:rsidRPr="008162A6">
        <w:rPr>
          <w:lang w:val="en-GB"/>
        </w:rPr>
        <w:t>her favourite</w:t>
      </w:r>
      <w:r w:rsidR="00BB4A54" w:rsidRPr="008162A6">
        <w:rPr>
          <w:lang w:val="en-GB"/>
        </w:rPr>
        <w:t xml:space="preserve"> </w:t>
      </w:r>
      <w:r w:rsidR="00C7237E" w:rsidRPr="008162A6">
        <w:rPr>
          <w:lang w:val="en-GB"/>
        </w:rPr>
        <w:t>store</w:t>
      </w:r>
      <w:r w:rsidR="0077764F" w:rsidRPr="008162A6">
        <w:rPr>
          <w:lang w:val="en-GB"/>
        </w:rPr>
        <w:t>,</w:t>
      </w:r>
      <w:r w:rsidR="00BB4A54" w:rsidRPr="008162A6">
        <w:rPr>
          <w:lang w:val="en-GB"/>
        </w:rPr>
        <w:t xml:space="preserve"> she </w:t>
      </w:r>
      <w:r w:rsidR="0077764F" w:rsidRPr="008162A6">
        <w:rPr>
          <w:lang w:val="en-GB"/>
        </w:rPr>
        <w:t xml:space="preserve">retrieves </w:t>
      </w:r>
      <w:r w:rsidR="006D2349" w:rsidRPr="008162A6">
        <w:rPr>
          <w:lang w:val="en-GB"/>
        </w:rPr>
        <w:t xml:space="preserve">a ticket from </w:t>
      </w:r>
      <w:r w:rsidR="00D73C40" w:rsidRPr="008162A6">
        <w:rPr>
          <w:lang w:val="en-GB"/>
        </w:rPr>
        <w:t>the ticket machine</w:t>
      </w:r>
      <w:r w:rsidR="00760C2C" w:rsidRPr="008162A6">
        <w:rPr>
          <w:lang w:val="en-GB"/>
        </w:rPr>
        <w:t xml:space="preserve"> by </w:t>
      </w:r>
      <w:r w:rsidR="00D44D2A" w:rsidRPr="008162A6">
        <w:rPr>
          <w:lang w:val="en-GB"/>
        </w:rPr>
        <w:t>pushing a button</w:t>
      </w:r>
      <w:r w:rsidR="00393764" w:rsidRPr="008162A6">
        <w:rPr>
          <w:lang w:val="en-GB"/>
        </w:rPr>
        <w:t xml:space="preserve">. </w:t>
      </w:r>
      <w:r w:rsidR="0011746C" w:rsidRPr="008162A6">
        <w:rPr>
          <w:lang w:val="en-GB"/>
        </w:rPr>
        <w:t xml:space="preserve">She </w:t>
      </w:r>
      <w:r w:rsidR="00D14054" w:rsidRPr="008162A6">
        <w:rPr>
          <w:lang w:val="en-GB"/>
        </w:rPr>
        <w:t xml:space="preserve">observes </w:t>
      </w:r>
      <w:r w:rsidR="00491125" w:rsidRPr="008162A6">
        <w:rPr>
          <w:lang w:val="en-GB"/>
        </w:rPr>
        <w:t xml:space="preserve">the </w:t>
      </w:r>
      <w:r w:rsidR="00B32737" w:rsidRPr="008162A6">
        <w:rPr>
          <w:lang w:val="en-GB"/>
        </w:rPr>
        <w:t>queue</w:t>
      </w:r>
      <w:r w:rsidR="00491125" w:rsidRPr="008162A6">
        <w:rPr>
          <w:lang w:val="en-GB"/>
        </w:rPr>
        <w:t xml:space="preserve"> display waiting for her number to </w:t>
      </w:r>
      <w:r w:rsidR="00546802" w:rsidRPr="008162A6">
        <w:rPr>
          <w:lang w:val="en-GB"/>
        </w:rPr>
        <w:t>appear</w:t>
      </w:r>
      <w:r w:rsidR="00491125" w:rsidRPr="008162A6">
        <w:rPr>
          <w:lang w:val="en-GB"/>
        </w:rPr>
        <w:t xml:space="preserve"> while making sure she </w:t>
      </w:r>
      <w:r w:rsidR="00DA663F" w:rsidRPr="008162A6">
        <w:rPr>
          <w:lang w:val="en-GB"/>
        </w:rPr>
        <w:t>stays at safe</w:t>
      </w:r>
      <w:r w:rsidR="00491125" w:rsidRPr="008162A6">
        <w:rPr>
          <w:lang w:val="en-GB"/>
        </w:rPr>
        <w:t xml:space="preserve"> distance</w:t>
      </w:r>
      <w:r w:rsidR="00DA663F" w:rsidRPr="008162A6">
        <w:rPr>
          <w:lang w:val="en-GB"/>
        </w:rPr>
        <w:t xml:space="preserve"> from other people. Once her number</w:t>
      </w:r>
      <w:r w:rsidR="00546802" w:rsidRPr="008162A6">
        <w:rPr>
          <w:lang w:val="en-GB"/>
        </w:rPr>
        <w:t xml:space="preserve"> appears she proceeds </w:t>
      </w:r>
      <w:r w:rsidR="0019324A" w:rsidRPr="008162A6">
        <w:rPr>
          <w:lang w:val="en-GB"/>
        </w:rPr>
        <w:t>to</w:t>
      </w:r>
      <w:r w:rsidR="00546802" w:rsidRPr="008162A6">
        <w:rPr>
          <w:lang w:val="en-GB"/>
        </w:rPr>
        <w:t xml:space="preserve"> the checkpoint to be </w:t>
      </w:r>
      <w:r w:rsidR="004962AE" w:rsidRPr="008162A6">
        <w:rPr>
          <w:lang w:val="en-GB"/>
        </w:rPr>
        <w:t>controlled</w:t>
      </w:r>
      <w:r w:rsidR="00546802" w:rsidRPr="008162A6">
        <w:rPr>
          <w:lang w:val="en-GB"/>
        </w:rPr>
        <w:t xml:space="preserve">. </w:t>
      </w:r>
      <w:r w:rsidR="004962AE" w:rsidRPr="008162A6">
        <w:rPr>
          <w:lang w:val="en-GB"/>
        </w:rPr>
        <w:t>She passes the controls</w:t>
      </w:r>
      <w:r w:rsidR="00795C16" w:rsidRPr="008162A6">
        <w:rPr>
          <w:lang w:val="en-GB"/>
        </w:rPr>
        <w:t>, finishes sho</w:t>
      </w:r>
      <w:r w:rsidR="005D742F" w:rsidRPr="008162A6">
        <w:rPr>
          <w:lang w:val="en-GB"/>
        </w:rPr>
        <w:t>p</w:t>
      </w:r>
      <w:r w:rsidR="00795C16" w:rsidRPr="008162A6">
        <w:rPr>
          <w:lang w:val="en-GB"/>
        </w:rPr>
        <w:t>ping</w:t>
      </w:r>
      <w:r w:rsidR="00AA4B7A" w:rsidRPr="008162A6">
        <w:rPr>
          <w:lang w:val="en-GB"/>
        </w:rPr>
        <w:t>,</w:t>
      </w:r>
      <w:r w:rsidR="00795C16" w:rsidRPr="008162A6">
        <w:rPr>
          <w:lang w:val="en-GB"/>
        </w:rPr>
        <w:t xml:space="preserve"> </w:t>
      </w:r>
      <w:r w:rsidR="005D742F" w:rsidRPr="008162A6">
        <w:rPr>
          <w:lang w:val="en-GB"/>
        </w:rPr>
        <w:t>and heads home.</w:t>
      </w:r>
    </w:p>
    <w:p w14:paraId="31752006" w14:textId="4EA41BBF" w:rsidR="00F41E2D" w:rsidRPr="004E5CBA" w:rsidRDefault="00F41E2D" w:rsidP="004E5CBA">
      <w:pPr>
        <w:rPr>
          <w:b/>
          <w:sz w:val="28"/>
          <w:szCs w:val="28"/>
          <w:lang w:val="en-GB"/>
        </w:rPr>
      </w:pPr>
      <w:r w:rsidRPr="004E5CBA">
        <w:rPr>
          <w:b/>
          <w:sz w:val="28"/>
          <w:szCs w:val="28"/>
          <w:lang w:val="en-GB"/>
        </w:rPr>
        <w:t>Online Queue</w:t>
      </w:r>
    </w:p>
    <w:p w14:paraId="76D47AD1" w14:textId="7BABC7ED" w:rsidR="008162A6" w:rsidRDefault="00BC1776" w:rsidP="008162A6">
      <w:pPr>
        <w:rPr>
          <w:lang w:val="en-GB"/>
        </w:rPr>
      </w:pPr>
      <w:r w:rsidRPr="008162A6">
        <w:rPr>
          <w:lang w:val="en-GB"/>
        </w:rPr>
        <w:t xml:space="preserve">A young woman </w:t>
      </w:r>
      <w:r w:rsidR="00711C3E" w:rsidRPr="008162A6">
        <w:rPr>
          <w:lang w:val="en-GB"/>
        </w:rPr>
        <w:t xml:space="preserve">wants to shop at a local grocery and does not have any time preference. </w:t>
      </w:r>
      <w:r w:rsidR="007076E1" w:rsidRPr="008162A6">
        <w:rPr>
          <w:lang w:val="en-GB"/>
        </w:rPr>
        <w:t>She logs into her account, chooses to enter a queue</w:t>
      </w:r>
      <w:r w:rsidR="00E47C78" w:rsidRPr="008162A6">
        <w:rPr>
          <w:lang w:val="en-GB"/>
        </w:rPr>
        <w:t>, selects the store, the travel mode</w:t>
      </w:r>
      <w:r w:rsidR="006617AA" w:rsidRPr="008162A6">
        <w:rPr>
          <w:lang w:val="en-GB"/>
        </w:rPr>
        <w:t xml:space="preserve"> and then confirms her queueing. When it’s time for her to head </w:t>
      </w:r>
      <w:r w:rsidR="00CC7499" w:rsidRPr="008162A6">
        <w:rPr>
          <w:lang w:val="en-GB"/>
        </w:rPr>
        <w:t>to the store</w:t>
      </w:r>
      <w:r w:rsidR="006617AA" w:rsidRPr="008162A6">
        <w:rPr>
          <w:lang w:val="en-GB"/>
        </w:rPr>
        <w:t xml:space="preserve">, </w:t>
      </w:r>
      <w:r w:rsidR="00CC7499" w:rsidRPr="008162A6">
        <w:rPr>
          <w:lang w:val="en-GB"/>
        </w:rPr>
        <w:t>she</w:t>
      </w:r>
      <w:r w:rsidR="006617AA" w:rsidRPr="008162A6">
        <w:rPr>
          <w:lang w:val="en-GB"/>
        </w:rPr>
        <w:t xml:space="preserve"> receive</w:t>
      </w:r>
      <w:r w:rsidR="00CC7499" w:rsidRPr="008162A6">
        <w:rPr>
          <w:lang w:val="en-GB"/>
        </w:rPr>
        <w:t>s</w:t>
      </w:r>
      <w:r w:rsidR="006617AA" w:rsidRPr="008162A6">
        <w:rPr>
          <w:lang w:val="en-GB"/>
        </w:rPr>
        <w:t xml:space="preserve"> a notification to </w:t>
      </w:r>
      <w:r w:rsidR="006617AA" w:rsidRPr="008162A6" w:rsidDel="00CC7499">
        <w:rPr>
          <w:lang w:val="en-GB"/>
        </w:rPr>
        <w:t>remind</w:t>
      </w:r>
      <w:r w:rsidR="006617AA" w:rsidRPr="008162A6">
        <w:rPr>
          <w:lang w:val="en-GB"/>
        </w:rPr>
        <w:t xml:space="preserve"> </w:t>
      </w:r>
      <w:r w:rsidR="00CC7499" w:rsidRPr="008162A6">
        <w:rPr>
          <w:lang w:val="en-GB"/>
        </w:rPr>
        <w:t>her</w:t>
      </w:r>
      <w:r w:rsidR="006617AA" w:rsidRPr="008162A6">
        <w:rPr>
          <w:lang w:val="en-GB"/>
        </w:rPr>
        <w:t>.</w:t>
      </w:r>
      <w:r w:rsidR="00CC7499" w:rsidRPr="008162A6">
        <w:rPr>
          <w:lang w:val="en-GB"/>
        </w:rPr>
        <w:t xml:space="preserve"> She then </w:t>
      </w:r>
      <w:r w:rsidR="001F73A4" w:rsidRPr="008162A6">
        <w:rPr>
          <w:lang w:val="en-GB"/>
        </w:rPr>
        <w:t xml:space="preserve">heads </w:t>
      </w:r>
      <w:r w:rsidR="00CC7499" w:rsidRPr="008162A6">
        <w:rPr>
          <w:lang w:val="en-GB"/>
        </w:rPr>
        <w:t xml:space="preserve">to the store </w:t>
      </w:r>
      <w:r w:rsidR="001F73A4" w:rsidRPr="008162A6">
        <w:rPr>
          <w:lang w:val="en-GB"/>
        </w:rPr>
        <w:t xml:space="preserve">by car, as she specified with the travel mode. Once arrived she </w:t>
      </w:r>
      <w:r w:rsidR="00D83F67" w:rsidRPr="008162A6">
        <w:rPr>
          <w:lang w:val="en-GB"/>
        </w:rPr>
        <w:t>waits for her number and</w:t>
      </w:r>
      <w:r w:rsidR="00017821" w:rsidRPr="008162A6">
        <w:rPr>
          <w:lang w:val="en-GB"/>
        </w:rPr>
        <w:t xml:space="preserve"> goes through the entrance control once her number appear</w:t>
      </w:r>
      <w:r w:rsidR="00E716A7">
        <w:rPr>
          <w:lang w:val="en-GB"/>
        </w:rPr>
        <w:t>s</w:t>
      </w:r>
      <w:r w:rsidR="00017821" w:rsidRPr="008162A6">
        <w:rPr>
          <w:lang w:val="en-GB"/>
        </w:rPr>
        <w:t>.</w:t>
      </w:r>
      <w:r w:rsidR="008162A6" w:rsidRPr="008162A6">
        <w:rPr>
          <w:lang w:val="en-GB"/>
        </w:rPr>
        <w:t xml:space="preserve"> She is allowed in and proceeds shopping.</w:t>
      </w:r>
    </w:p>
    <w:p w14:paraId="7BB186B5" w14:textId="5C6DAEB7" w:rsidR="002D420F" w:rsidRPr="008162A6" w:rsidRDefault="00777BB8" w:rsidP="004E5CBA">
      <w:pPr>
        <w:rPr>
          <w:lang w:val="en-GB"/>
        </w:rPr>
      </w:pPr>
      <w:r w:rsidRPr="004E5CBA">
        <w:rPr>
          <w:b/>
          <w:sz w:val="28"/>
          <w:szCs w:val="28"/>
          <w:lang w:val="en-GB"/>
        </w:rPr>
        <w:t>Booking</w:t>
      </w:r>
    </w:p>
    <w:p w14:paraId="60D7B29E" w14:textId="573F499B" w:rsidR="008342BA" w:rsidRPr="008162A6" w:rsidRDefault="005D742F" w:rsidP="004E5CBA">
      <w:pPr>
        <w:rPr>
          <w:lang w:val="en-GB"/>
        </w:rPr>
      </w:pPr>
      <w:r w:rsidRPr="008162A6">
        <w:rPr>
          <w:lang w:val="en-GB"/>
        </w:rPr>
        <w:t xml:space="preserve">A </w:t>
      </w:r>
      <w:r w:rsidR="007F71D5" w:rsidRPr="008162A6">
        <w:rPr>
          <w:lang w:val="en-GB"/>
        </w:rPr>
        <w:t xml:space="preserve">family of three composed </w:t>
      </w:r>
      <w:r w:rsidR="00C06974" w:rsidRPr="008162A6">
        <w:rPr>
          <w:lang w:val="en-GB"/>
        </w:rPr>
        <w:t>of</w:t>
      </w:r>
      <w:r w:rsidR="007F71D5" w:rsidRPr="008162A6">
        <w:rPr>
          <w:lang w:val="en-GB"/>
        </w:rPr>
        <w:t xml:space="preserve"> </w:t>
      </w:r>
      <w:r w:rsidR="00993033" w:rsidRPr="008162A6">
        <w:rPr>
          <w:lang w:val="en-GB"/>
        </w:rPr>
        <w:t xml:space="preserve">a </w:t>
      </w:r>
      <w:r w:rsidR="007F71D5" w:rsidRPr="008162A6">
        <w:rPr>
          <w:lang w:val="en-GB"/>
        </w:rPr>
        <w:t xml:space="preserve">father, </w:t>
      </w:r>
      <w:r w:rsidR="00993033" w:rsidRPr="008162A6">
        <w:rPr>
          <w:lang w:val="en-GB"/>
        </w:rPr>
        <w:t xml:space="preserve">a </w:t>
      </w:r>
      <w:r w:rsidR="007F71D5" w:rsidRPr="008162A6">
        <w:rPr>
          <w:lang w:val="en-GB"/>
        </w:rPr>
        <w:t>mother</w:t>
      </w:r>
      <w:r w:rsidR="00E2338F" w:rsidRPr="008162A6">
        <w:rPr>
          <w:lang w:val="en-GB"/>
        </w:rPr>
        <w:t>,</w:t>
      </w:r>
      <w:r w:rsidR="007F71D5" w:rsidRPr="008162A6">
        <w:rPr>
          <w:lang w:val="en-GB"/>
        </w:rPr>
        <w:t xml:space="preserve"> and a </w:t>
      </w:r>
      <w:r w:rsidR="00987781" w:rsidRPr="008162A6">
        <w:rPr>
          <w:lang w:val="en-GB"/>
        </w:rPr>
        <w:t>4 years old child</w:t>
      </w:r>
      <w:r w:rsidR="00D414B9" w:rsidRPr="008162A6">
        <w:rPr>
          <w:lang w:val="en-GB"/>
        </w:rPr>
        <w:t>,</w:t>
      </w:r>
      <w:r w:rsidR="00694038" w:rsidRPr="008162A6">
        <w:rPr>
          <w:lang w:val="en-GB"/>
        </w:rPr>
        <w:t xml:space="preserve"> </w:t>
      </w:r>
      <w:r w:rsidR="0099162E" w:rsidRPr="008162A6">
        <w:rPr>
          <w:lang w:val="en-GB"/>
        </w:rPr>
        <w:t>need</w:t>
      </w:r>
      <w:r w:rsidR="0074082D" w:rsidRPr="008162A6">
        <w:rPr>
          <w:lang w:val="en-GB"/>
        </w:rPr>
        <w:t>s</w:t>
      </w:r>
      <w:r w:rsidR="0099162E" w:rsidRPr="008162A6">
        <w:rPr>
          <w:lang w:val="en-GB"/>
        </w:rPr>
        <w:t xml:space="preserve"> to </w:t>
      </w:r>
      <w:r w:rsidR="007B59DC" w:rsidRPr="008162A6">
        <w:rPr>
          <w:lang w:val="en-GB"/>
        </w:rPr>
        <w:t>buy</w:t>
      </w:r>
      <w:r w:rsidR="0099162E" w:rsidRPr="008162A6">
        <w:rPr>
          <w:lang w:val="en-GB"/>
        </w:rPr>
        <w:t xml:space="preserve"> supplies for the whole family. The</w:t>
      </w:r>
      <w:r w:rsidR="007B59DC" w:rsidRPr="008162A6">
        <w:rPr>
          <w:lang w:val="en-GB"/>
        </w:rPr>
        <w:t xml:space="preserve"> father</w:t>
      </w:r>
      <w:r w:rsidR="0099162E" w:rsidRPr="008162A6">
        <w:rPr>
          <w:lang w:val="en-GB"/>
        </w:rPr>
        <w:t xml:space="preserve"> log</w:t>
      </w:r>
      <w:r w:rsidR="007B59DC" w:rsidRPr="008162A6">
        <w:rPr>
          <w:lang w:val="en-GB"/>
        </w:rPr>
        <w:t xml:space="preserve">s </w:t>
      </w:r>
      <w:r w:rsidR="0099162E" w:rsidRPr="008162A6">
        <w:rPr>
          <w:lang w:val="en-GB"/>
        </w:rPr>
        <w:t xml:space="preserve">in </w:t>
      </w:r>
      <w:r w:rsidR="007B59DC" w:rsidRPr="008162A6">
        <w:rPr>
          <w:lang w:val="en-GB"/>
        </w:rPr>
        <w:t xml:space="preserve">the </w:t>
      </w:r>
      <w:r w:rsidR="00DD7C64" w:rsidRPr="008162A6">
        <w:rPr>
          <w:lang w:val="en-GB"/>
        </w:rPr>
        <w:t>system’s application</w:t>
      </w:r>
      <w:r w:rsidR="0005536F" w:rsidRPr="008162A6">
        <w:rPr>
          <w:lang w:val="en-GB"/>
        </w:rPr>
        <w:t xml:space="preserve"> </w:t>
      </w:r>
      <w:r w:rsidR="00F72599" w:rsidRPr="008162A6">
        <w:rPr>
          <w:lang w:val="en-GB"/>
        </w:rPr>
        <w:t>from his phone</w:t>
      </w:r>
      <w:r w:rsidR="007B59DC" w:rsidRPr="008162A6">
        <w:rPr>
          <w:lang w:val="en-GB"/>
        </w:rPr>
        <w:t xml:space="preserve"> and</w:t>
      </w:r>
      <w:r w:rsidR="00CB5938" w:rsidRPr="008162A6">
        <w:rPr>
          <w:lang w:val="en-GB"/>
        </w:rPr>
        <w:t xml:space="preserve"> starts</w:t>
      </w:r>
      <w:r w:rsidR="00987781" w:rsidRPr="008162A6">
        <w:rPr>
          <w:lang w:val="en-GB"/>
        </w:rPr>
        <w:t xml:space="preserve"> </w:t>
      </w:r>
      <w:r w:rsidR="00A42797" w:rsidRPr="008162A6">
        <w:rPr>
          <w:lang w:val="en-GB"/>
        </w:rPr>
        <w:t>book</w:t>
      </w:r>
      <w:r w:rsidR="00CB5938" w:rsidRPr="008162A6">
        <w:rPr>
          <w:lang w:val="en-GB"/>
        </w:rPr>
        <w:t>ing</w:t>
      </w:r>
      <w:r w:rsidR="00A42797" w:rsidRPr="008162A6">
        <w:rPr>
          <w:lang w:val="en-GB"/>
        </w:rPr>
        <w:t xml:space="preserve"> a ticket </w:t>
      </w:r>
      <w:r w:rsidR="00CB5938" w:rsidRPr="008162A6">
        <w:rPr>
          <w:lang w:val="en-GB"/>
        </w:rPr>
        <w:t>for</w:t>
      </w:r>
      <w:r w:rsidR="00A42797" w:rsidRPr="008162A6">
        <w:rPr>
          <w:lang w:val="en-GB"/>
        </w:rPr>
        <w:t xml:space="preserve"> their favourite </w:t>
      </w:r>
      <w:r w:rsidR="00993033" w:rsidRPr="008162A6">
        <w:rPr>
          <w:lang w:val="en-GB"/>
        </w:rPr>
        <w:t>store.</w:t>
      </w:r>
      <w:r w:rsidR="00C90E3E" w:rsidRPr="008162A6">
        <w:rPr>
          <w:lang w:val="en-GB"/>
        </w:rPr>
        <w:t xml:space="preserve"> </w:t>
      </w:r>
      <w:r w:rsidR="004A3EB6" w:rsidRPr="008162A6">
        <w:rPr>
          <w:lang w:val="en-GB"/>
        </w:rPr>
        <w:t xml:space="preserve">Since they will go </w:t>
      </w:r>
      <w:r w:rsidR="00184528" w:rsidRPr="008162A6">
        <w:rPr>
          <w:lang w:val="en-GB"/>
        </w:rPr>
        <w:t>al</w:t>
      </w:r>
      <w:r w:rsidR="004A3EB6" w:rsidRPr="008162A6">
        <w:rPr>
          <w:lang w:val="en-GB"/>
        </w:rPr>
        <w:t>toget</w:t>
      </w:r>
      <w:r w:rsidR="00225618" w:rsidRPr="008162A6">
        <w:rPr>
          <w:lang w:val="en-GB"/>
        </w:rPr>
        <w:t>h</w:t>
      </w:r>
      <w:r w:rsidR="004A3EB6" w:rsidRPr="008162A6">
        <w:rPr>
          <w:lang w:val="en-GB"/>
        </w:rPr>
        <w:t>er</w:t>
      </w:r>
      <w:r w:rsidR="0074082D" w:rsidRPr="008162A6">
        <w:rPr>
          <w:lang w:val="en-GB"/>
        </w:rPr>
        <w:t>,</w:t>
      </w:r>
      <w:r w:rsidR="004A3EB6" w:rsidRPr="008162A6">
        <w:rPr>
          <w:lang w:val="en-GB"/>
        </w:rPr>
        <w:t xml:space="preserve"> he specifies </w:t>
      </w:r>
      <w:r w:rsidR="00E00DD4" w:rsidRPr="008162A6">
        <w:rPr>
          <w:lang w:val="en-GB"/>
        </w:rPr>
        <w:t>that the ticket is for a group of three people.</w:t>
      </w:r>
      <w:r w:rsidR="00CB5938" w:rsidRPr="008162A6">
        <w:rPr>
          <w:lang w:val="en-GB"/>
        </w:rPr>
        <w:t xml:space="preserve"> He </w:t>
      </w:r>
      <w:r w:rsidR="00E00DD4" w:rsidRPr="008162A6">
        <w:rPr>
          <w:lang w:val="en-GB"/>
        </w:rPr>
        <w:t xml:space="preserve">then </w:t>
      </w:r>
      <w:r w:rsidR="00CB5938" w:rsidRPr="008162A6">
        <w:rPr>
          <w:lang w:val="en-GB"/>
        </w:rPr>
        <w:t>selects the store, the date</w:t>
      </w:r>
      <w:r w:rsidR="00D512F4" w:rsidRPr="008162A6">
        <w:rPr>
          <w:lang w:val="en-GB"/>
        </w:rPr>
        <w:t>,</w:t>
      </w:r>
      <w:r w:rsidR="00074BD7" w:rsidRPr="008162A6">
        <w:rPr>
          <w:lang w:val="en-GB"/>
        </w:rPr>
        <w:t xml:space="preserve"> and</w:t>
      </w:r>
      <w:r w:rsidR="00C90E3E" w:rsidRPr="008162A6">
        <w:rPr>
          <w:lang w:val="en-GB"/>
        </w:rPr>
        <w:t xml:space="preserve"> the </w:t>
      </w:r>
      <w:r w:rsidR="00CB5938" w:rsidRPr="008162A6">
        <w:rPr>
          <w:lang w:val="en-GB"/>
        </w:rPr>
        <w:t>time</w:t>
      </w:r>
      <w:r w:rsidR="00074BD7" w:rsidRPr="008162A6">
        <w:rPr>
          <w:lang w:val="en-GB"/>
        </w:rPr>
        <w:t xml:space="preserve"> as it is suggested by the application.</w:t>
      </w:r>
      <w:r w:rsidR="00CB5938" w:rsidRPr="008162A6">
        <w:rPr>
          <w:lang w:val="en-GB"/>
        </w:rPr>
        <w:t xml:space="preserve"> </w:t>
      </w:r>
      <w:r w:rsidR="00B27950" w:rsidRPr="008162A6">
        <w:rPr>
          <w:lang w:val="en-GB"/>
        </w:rPr>
        <w:t>Since they already know what to buy</w:t>
      </w:r>
      <w:r w:rsidR="00074BD7" w:rsidRPr="008162A6">
        <w:rPr>
          <w:lang w:val="en-GB"/>
        </w:rPr>
        <w:t xml:space="preserve">, he inserts the categories </w:t>
      </w:r>
      <w:r w:rsidR="00E17A4C" w:rsidRPr="008162A6">
        <w:rPr>
          <w:lang w:val="en-GB"/>
        </w:rPr>
        <w:t>of the items to buy.</w:t>
      </w:r>
      <w:r w:rsidR="00993033" w:rsidRPr="008162A6">
        <w:rPr>
          <w:lang w:val="en-GB"/>
        </w:rPr>
        <w:t xml:space="preserve"> </w:t>
      </w:r>
      <w:r w:rsidR="00C93B84" w:rsidRPr="008162A6">
        <w:rPr>
          <w:lang w:val="en-GB"/>
        </w:rPr>
        <w:t xml:space="preserve">Finally, the father inserts the chosen way to </w:t>
      </w:r>
      <w:r w:rsidR="00A40601" w:rsidRPr="008162A6">
        <w:rPr>
          <w:lang w:val="en-GB"/>
        </w:rPr>
        <w:t xml:space="preserve">reach the grocery store. </w:t>
      </w:r>
      <w:r w:rsidR="00340FC0" w:rsidRPr="008162A6">
        <w:rPr>
          <w:lang w:val="en-GB"/>
        </w:rPr>
        <w:t xml:space="preserve">They </w:t>
      </w:r>
      <w:r w:rsidR="00DD2513" w:rsidRPr="008162A6">
        <w:rPr>
          <w:lang w:val="en-GB"/>
        </w:rPr>
        <w:t xml:space="preserve">arrive </w:t>
      </w:r>
      <w:r w:rsidR="001B6453" w:rsidRPr="008162A6">
        <w:rPr>
          <w:lang w:val="en-GB"/>
        </w:rPr>
        <w:t>at</w:t>
      </w:r>
      <w:r w:rsidR="00284A70" w:rsidRPr="008162A6">
        <w:rPr>
          <w:lang w:val="en-GB"/>
        </w:rPr>
        <w:t xml:space="preserve"> the store </w:t>
      </w:r>
      <w:r w:rsidR="00DD2513" w:rsidRPr="008162A6">
        <w:rPr>
          <w:lang w:val="en-GB"/>
        </w:rPr>
        <w:t>on time</w:t>
      </w:r>
      <w:r w:rsidR="00284A70" w:rsidRPr="008162A6">
        <w:rPr>
          <w:lang w:val="en-GB"/>
        </w:rPr>
        <w:t xml:space="preserve"> and proceed </w:t>
      </w:r>
      <w:r w:rsidR="00E0097B" w:rsidRPr="008162A6">
        <w:rPr>
          <w:lang w:val="en-GB"/>
        </w:rPr>
        <w:t>to</w:t>
      </w:r>
      <w:r w:rsidR="00284A70" w:rsidRPr="008162A6">
        <w:rPr>
          <w:lang w:val="en-GB"/>
        </w:rPr>
        <w:t xml:space="preserve"> the checkpoint. </w:t>
      </w:r>
      <w:r w:rsidR="003811C8" w:rsidRPr="008162A6">
        <w:rPr>
          <w:lang w:val="en-GB"/>
        </w:rPr>
        <w:t xml:space="preserve">The </w:t>
      </w:r>
      <w:r w:rsidR="00273303" w:rsidRPr="008162A6">
        <w:rPr>
          <w:lang w:val="en-GB"/>
        </w:rPr>
        <w:t>checkpoint controller</w:t>
      </w:r>
      <w:r w:rsidR="00763B3E" w:rsidRPr="008162A6">
        <w:rPr>
          <w:lang w:val="en-GB"/>
        </w:rPr>
        <w:t xml:space="preserve"> performs the usual controls and</w:t>
      </w:r>
      <w:r w:rsidR="00273303" w:rsidRPr="008162A6">
        <w:rPr>
          <w:lang w:val="en-GB"/>
        </w:rPr>
        <w:t xml:space="preserve"> </w:t>
      </w:r>
      <w:r w:rsidR="00763B3E" w:rsidRPr="008162A6">
        <w:rPr>
          <w:lang w:val="en-GB"/>
        </w:rPr>
        <w:t xml:space="preserve">lets them all in together since their ticket is for three people. They </w:t>
      </w:r>
      <w:r w:rsidR="001D50A0" w:rsidRPr="008162A6">
        <w:rPr>
          <w:lang w:val="en-GB"/>
        </w:rPr>
        <w:t>complete their purchases</w:t>
      </w:r>
      <w:r w:rsidR="008342BA" w:rsidRPr="008162A6">
        <w:rPr>
          <w:lang w:val="en-GB"/>
        </w:rPr>
        <w:t xml:space="preserve"> and head home.</w:t>
      </w:r>
    </w:p>
    <w:p w14:paraId="0A307B8B" w14:textId="6C0983C7" w:rsidR="00D97705" w:rsidRPr="004E5CBA" w:rsidRDefault="00D97705" w:rsidP="004E5CBA">
      <w:pPr>
        <w:rPr>
          <w:b/>
          <w:sz w:val="28"/>
          <w:szCs w:val="28"/>
          <w:lang w:val="en-GB"/>
        </w:rPr>
      </w:pPr>
      <w:r w:rsidRPr="004E5CBA">
        <w:rPr>
          <w:b/>
          <w:sz w:val="28"/>
          <w:szCs w:val="28"/>
          <w:lang w:val="en-GB"/>
        </w:rPr>
        <w:t xml:space="preserve">Store </w:t>
      </w:r>
      <w:r w:rsidR="002D420F" w:rsidRPr="004E5CBA">
        <w:rPr>
          <w:b/>
          <w:sz w:val="28"/>
          <w:szCs w:val="28"/>
          <w:lang w:val="en-GB"/>
        </w:rPr>
        <w:t>Manager sets store’s parameters</w:t>
      </w:r>
    </w:p>
    <w:p w14:paraId="1FE12750" w14:textId="7E35ADAB" w:rsidR="00411F4A" w:rsidRPr="008162A6" w:rsidRDefault="00772D86" w:rsidP="004E5CBA">
      <w:pPr>
        <w:rPr>
          <w:lang w:val="en-GB"/>
        </w:rPr>
      </w:pPr>
      <w:r w:rsidRPr="008162A6">
        <w:rPr>
          <w:lang w:val="en-GB"/>
        </w:rPr>
        <w:t>The</w:t>
      </w:r>
      <w:r w:rsidR="008342BA" w:rsidRPr="008162A6">
        <w:rPr>
          <w:lang w:val="en-GB"/>
        </w:rPr>
        <w:t xml:space="preserve"> manager </w:t>
      </w:r>
      <w:r w:rsidRPr="008162A6">
        <w:rPr>
          <w:lang w:val="en-GB"/>
        </w:rPr>
        <w:t xml:space="preserve">of a </w:t>
      </w:r>
      <w:r w:rsidR="006C573B" w:rsidRPr="008162A6">
        <w:rPr>
          <w:lang w:val="en-GB"/>
        </w:rPr>
        <w:t>small grocery</w:t>
      </w:r>
      <w:r w:rsidR="00892BF9" w:rsidRPr="008162A6">
        <w:rPr>
          <w:lang w:val="en-GB"/>
        </w:rPr>
        <w:t xml:space="preserve"> </w:t>
      </w:r>
      <w:r w:rsidR="006C573B" w:rsidRPr="008162A6">
        <w:rPr>
          <w:lang w:val="en-GB"/>
        </w:rPr>
        <w:t xml:space="preserve">shop </w:t>
      </w:r>
      <w:r w:rsidR="000C4CDE" w:rsidRPr="008162A6">
        <w:rPr>
          <w:lang w:val="en-GB"/>
        </w:rPr>
        <w:t xml:space="preserve">wants to change the opening hours </w:t>
      </w:r>
      <w:r w:rsidR="00694038" w:rsidRPr="008162A6">
        <w:rPr>
          <w:lang w:val="en-GB"/>
        </w:rPr>
        <w:t>of his shop. He logs in</w:t>
      </w:r>
      <w:r w:rsidR="00023B09" w:rsidRPr="008162A6">
        <w:rPr>
          <w:lang w:val="en-GB"/>
        </w:rPr>
        <w:t xml:space="preserve"> his store’s account </w:t>
      </w:r>
      <w:r w:rsidR="00F72599" w:rsidRPr="008162A6">
        <w:rPr>
          <w:lang w:val="en-GB"/>
        </w:rPr>
        <w:t>on his pc</w:t>
      </w:r>
      <w:r w:rsidR="00F76D3B" w:rsidRPr="008162A6">
        <w:rPr>
          <w:lang w:val="en-GB"/>
        </w:rPr>
        <w:t xml:space="preserve">, and </w:t>
      </w:r>
      <w:r w:rsidR="008E3CAE" w:rsidRPr="008162A6">
        <w:rPr>
          <w:lang w:val="en-GB"/>
        </w:rPr>
        <w:t>he</w:t>
      </w:r>
      <w:r w:rsidR="00023B09" w:rsidRPr="008162A6">
        <w:rPr>
          <w:lang w:val="en-GB"/>
        </w:rPr>
        <w:t xml:space="preserve"> sets the new hours from </w:t>
      </w:r>
      <w:r w:rsidR="00014499" w:rsidRPr="008162A6">
        <w:rPr>
          <w:lang w:val="en-GB"/>
        </w:rPr>
        <w:t>the console</w:t>
      </w:r>
      <w:r w:rsidR="00F72599" w:rsidRPr="008162A6">
        <w:rPr>
          <w:lang w:val="en-GB"/>
        </w:rPr>
        <w:t xml:space="preserve">. He then realizes </w:t>
      </w:r>
      <w:r w:rsidR="008A65C8" w:rsidRPr="008162A6">
        <w:rPr>
          <w:lang w:val="en-GB"/>
        </w:rPr>
        <w:t xml:space="preserve">that since </w:t>
      </w:r>
      <w:r w:rsidR="00362657" w:rsidRPr="008162A6">
        <w:rPr>
          <w:lang w:val="en-GB"/>
        </w:rPr>
        <w:t>he</w:t>
      </w:r>
      <w:r w:rsidR="008A65C8" w:rsidRPr="008162A6">
        <w:rPr>
          <w:lang w:val="en-GB"/>
        </w:rPr>
        <w:t xml:space="preserve"> </w:t>
      </w:r>
      <w:r w:rsidR="00F76D3B" w:rsidRPr="008162A6">
        <w:rPr>
          <w:lang w:val="en-GB"/>
        </w:rPr>
        <w:t>has</w:t>
      </w:r>
      <w:r w:rsidR="00DD53A8" w:rsidRPr="008162A6">
        <w:rPr>
          <w:lang w:val="en-GB"/>
        </w:rPr>
        <w:t xml:space="preserve"> </w:t>
      </w:r>
      <w:r w:rsidR="008A65C8" w:rsidRPr="008162A6">
        <w:rPr>
          <w:lang w:val="en-GB"/>
        </w:rPr>
        <w:t xml:space="preserve">recently </w:t>
      </w:r>
      <w:r w:rsidR="003B6995" w:rsidRPr="008162A6">
        <w:rPr>
          <w:lang w:val="en-GB"/>
        </w:rPr>
        <w:t xml:space="preserve">reorganized </w:t>
      </w:r>
      <w:r w:rsidR="0054133D" w:rsidRPr="008162A6">
        <w:rPr>
          <w:lang w:val="en-GB"/>
        </w:rPr>
        <w:t xml:space="preserve">the </w:t>
      </w:r>
      <w:r w:rsidR="003B6995" w:rsidRPr="008162A6">
        <w:rPr>
          <w:lang w:val="en-GB"/>
        </w:rPr>
        <w:t>dairy</w:t>
      </w:r>
      <w:r w:rsidR="00362657" w:rsidRPr="008162A6">
        <w:rPr>
          <w:lang w:val="en-GB"/>
        </w:rPr>
        <w:t xml:space="preserve"> section, more people can safely be in there. He therefore also increases the</w:t>
      </w:r>
      <w:r w:rsidR="00014499" w:rsidRPr="008162A6">
        <w:rPr>
          <w:lang w:val="en-GB"/>
        </w:rPr>
        <w:t xml:space="preserve"> maximum number of people in that section. He saves the changes and keeps on with his day.</w:t>
      </w:r>
    </w:p>
    <w:p w14:paraId="6C547C51" w14:textId="40172B75" w:rsidR="00D046AB" w:rsidRPr="004E5CBA" w:rsidRDefault="00D046AB" w:rsidP="004E5CBA">
      <w:pPr>
        <w:rPr>
          <w:b/>
          <w:sz w:val="28"/>
          <w:szCs w:val="28"/>
          <w:lang w:val="en-GB"/>
        </w:rPr>
      </w:pPr>
      <w:r w:rsidRPr="004E5CBA">
        <w:rPr>
          <w:b/>
          <w:sz w:val="28"/>
          <w:szCs w:val="28"/>
          <w:lang w:val="en-GB"/>
        </w:rPr>
        <w:t>Checkpoint controller at entrance</w:t>
      </w:r>
    </w:p>
    <w:p w14:paraId="1FC6B3EF" w14:textId="1C31B5D0" w:rsidR="00A9271A" w:rsidRPr="008162A6" w:rsidRDefault="008E4EB1" w:rsidP="004E5CBA">
      <w:pPr>
        <w:rPr>
          <w:lang w:val="en-GB"/>
        </w:rPr>
      </w:pPr>
      <w:r w:rsidRPr="008162A6">
        <w:rPr>
          <w:lang w:val="en-GB"/>
        </w:rPr>
        <w:t xml:space="preserve">A </w:t>
      </w:r>
      <w:r w:rsidR="00F34440" w:rsidRPr="008162A6">
        <w:rPr>
          <w:lang w:val="en-GB"/>
        </w:rPr>
        <w:t xml:space="preserve">worker </w:t>
      </w:r>
      <w:r w:rsidR="00C17001" w:rsidRPr="008162A6">
        <w:rPr>
          <w:lang w:val="en-GB"/>
        </w:rPr>
        <w:t xml:space="preserve">of a </w:t>
      </w:r>
      <w:r w:rsidR="00186AC7" w:rsidRPr="008162A6">
        <w:rPr>
          <w:lang w:val="en-GB"/>
        </w:rPr>
        <w:t>bakery</w:t>
      </w:r>
      <w:r w:rsidR="00C17001" w:rsidRPr="008162A6">
        <w:rPr>
          <w:lang w:val="en-GB"/>
        </w:rPr>
        <w:t xml:space="preserve"> </w:t>
      </w:r>
      <w:r w:rsidR="00186AC7" w:rsidRPr="008162A6">
        <w:rPr>
          <w:lang w:val="en-GB"/>
        </w:rPr>
        <w:t xml:space="preserve">is tasked to be the checkpoint controller of his store. </w:t>
      </w:r>
      <w:r w:rsidR="00B95115" w:rsidRPr="008162A6">
        <w:rPr>
          <w:lang w:val="en-GB"/>
        </w:rPr>
        <w:t>He needs to</w:t>
      </w:r>
      <w:r w:rsidR="00A622A4" w:rsidRPr="008162A6">
        <w:rPr>
          <w:lang w:val="en-GB"/>
        </w:rPr>
        <w:t xml:space="preserve"> </w:t>
      </w:r>
      <w:r w:rsidR="007D2579" w:rsidRPr="008162A6">
        <w:rPr>
          <w:lang w:val="en-GB"/>
        </w:rPr>
        <w:t>make sure that the customers respect the queue</w:t>
      </w:r>
      <w:r w:rsidR="005142F2" w:rsidRPr="008162A6">
        <w:rPr>
          <w:lang w:val="en-GB"/>
        </w:rPr>
        <w:t xml:space="preserve">. </w:t>
      </w:r>
      <w:r w:rsidR="00DB1D4F" w:rsidRPr="008162A6">
        <w:rPr>
          <w:lang w:val="en-GB"/>
        </w:rPr>
        <w:t>To</w:t>
      </w:r>
      <w:r w:rsidR="005142F2" w:rsidRPr="008162A6">
        <w:rPr>
          <w:lang w:val="en-GB"/>
        </w:rPr>
        <w:t xml:space="preserve"> do so, he </w:t>
      </w:r>
      <w:r w:rsidR="00947F07" w:rsidRPr="008162A6">
        <w:rPr>
          <w:lang w:val="en-GB"/>
        </w:rPr>
        <w:t>scans</w:t>
      </w:r>
      <w:r w:rsidR="00F635D6" w:rsidRPr="008162A6">
        <w:rPr>
          <w:lang w:val="en-GB"/>
        </w:rPr>
        <w:t xml:space="preserve"> the</w:t>
      </w:r>
      <w:r w:rsidR="00947F07" w:rsidRPr="008162A6">
        <w:rPr>
          <w:lang w:val="en-GB"/>
        </w:rPr>
        <w:t xml:space="preserve"> </w:t>
      </w:r>
      <w:r w:rsidR="00F635D6" w:rsidRPr="008162A6">
        <w:rPr>
          <w:lang w:val="en-GB"/>
        </w:rPr>
        <w:t>QR code on every customer’s ticket</w:t>
      </w:r>
      <w:r w:rsidR="00F529BA" w:rsidRPr="008162A6">
        <w:rPr>
          <w:lang w:val="en-GB"/>
        </w:rPr>
        <w:t xml:space="preserve"> with his phone</w:t>
      </w:r>
      <w:r w:rsidR="00F635D6" w:rsidRPr="008162A6">
        <w:rPr>
          <w:lang w:val="en-GB"/>
        </w:rPr>
        <w:t>.</w:t>
      </w:r>
      <w:r w:rsidR="00F529BA" w:rsidRPr="008162A6">
        <w:rPr>
          <w:lang w:val="en-GB"/>
        </w:rPr>
        <w:t xml:space="preserve"> </w:t>
      </w:r>
      <w:r w:rsidR="00E80C2E" w:rsidRPr="008162A6">
        <w:rPr>
          <w:lang w:val="en-GB"/>
        </w:rPr>
        <w:t xml:space="preserve">A </w:t>
      </w:r>
      <w:r w:rsidR="00057093" w:rsidRPr="008162A6">
        <w:rPr>
          <w:lang w:val="en-GB"/>
        </w:rPr>
        <w:t xml:space="preserve">girl approaches and </w:t>
      </w:r>
      <w:r w:rsidR="00011631" w:rsidRPr="008162A6">
        <w:rPr>
          <w:lang w:val="en-GB"/>
        </w:rPr>
        <w:t>hands him her phone display</w:t>
      </w:r>
      <w:r w:rsidR="002734FB" w:rsidRPr="008162A6">
        <w:rPr>
          <w:lang w:val="en-GB"/>
        </w:rPr>
        <w:t>ing</w:t>
      </w:r>
      <w:r w:rsidR="00011631" w:rsidRPr="008162A6">
        <w:rPr>
          <w:lang w:val="en-GB"/>
        </w:rPr>
        <w:t xml:space="preserve"> the QR code</w:t>
      </w:r>
      <w:r w:rsidR="002734FB" w:rsidRPr="008162A6">
        <w:rPr>
          <w:lang w:val="en-GB"/>
        </w:rPr>
        <w:t xml:space="preserve">. He scans it, his app </w:t>
      </w:r>
      <w:r w:rsidR="00936277" w:rsidRPr="008162A6">
        <w:rPr>
          <w:lang w:val="en-GB"/>
        </w:rPr>
        <w:t>confirms the code validity</w:t>
      </w:r>
      <w:r w:rsidR="00DB1D4F" w:rsidRPr="008162A6">
        <w:rPr>
          <w:lang w:val="en-GB"/>
        </w:rPr>
        <w:t>,</w:t>
      </w:r>
      <w:r w:rsidR="00936277" w:rsidRPr="008162A6">
        <w:rPr>
          <w:lang w:val="en-GB"/>
        </w:rPr>
        <w:t xml:space="preserve"> and he lets the girl in. Then a woman </w:t>
      </w:r>
      <w:r w:rsidR="006017A4" w:rsidRPr="008162A6">
        <w:rPr>
          <w:lang w:val="en-GB"/>
        </w:rPr>
        <w:t xml:space="preserve">approaches him with a paper ticket from the ticket machine. He scans it but this time the </w:t>
      </w:r>
      <w:r w:rsidR="004A15C0" w:rsidRPr="008162A6">
        <w:rPr>
          <w:lang w:val="en-GB"/>
        </w:rPr>
        <w:t xml:space="preserve">code is not valid, as </w:t>
      </w:r>
      <w:r w:rsidR="006E2876" w:rsidRPr="008162A6">
        <w:rPr>
          <w:lang w:val="en-GB"/>
        </w:rPr>
        <w:t>th</w:t>
      </w:r>
      <w:r w:rsidR="009732DF" w:rsidRPr="008162A6">
        <w:rPr>
          <w:lang w:val="en-GB"/>
        </w:rPr>
        <w:t xml:space="preserve">at number is yet to be </w:t>
      </w:r>
      <w:r w:rsidR="00A24671" w:rsidRPr="008162A6">
        <w:rPr>
          <w:lang w:val="en-GB"/>
        </w:rPr>
        <w:t>called</w:t>
      </w:r>
      <w:r w:rsidR="009732DF" w:rsidRPr="008162A6">
        <w:rPr>
          <w:lang w:val="en-GB"/>
        </w:rPr>
        <w:t xml:space="preserve">. He tells the woman to wait </w:t>
      </w:r>
      <w:r w:rsidR="00A24671" w:rsidRPr="008162A6">
        <w:rPr>
          <w:lang w:val="en-GB"/>
        </w:rPr>
        <w:t>for her number to be displayed on the queue display and keeps on working.</w:t>
      </w:r>
    </w:p>
    <w:p w14:paraId="3A18AF40" w14:textId="585846CF" w:rsidR="00D97705" w:rsidRPr="004E5CBA" w:rsidRDefault="00D97705" w:rsidP="004E5CBA">
      <w:pPr>
        <w:rPr>
          <w:b/>
          <w:sz w:val="28"/>
          <w:szCs w:val="28"/>
          <w:lang w:val="en-GB"/>
        </w:rPr>
      </w:pPr>
      <w:r w:rsidRPr="004E5CBA">
        <w:rPr>
          <w:b/>
          <w:sz w:val="28"/>
          <w:szCs w:val="28"/>
          <w:lang w:val="en-GB"/>
        </w:rPr>
        <w:t>Checkpoint controller at exit</w:t>
      </w:r>
    </w:p>
    <w:p w14:paraId="7477BDBC" w14:textId="2B3DB0F2" w:rsidR="00D046AB" w:rsidRPr="008162A6" w:rsidRDefault="00D046AB" w:rsidP="004E5CBA">
      <w:pPr>
        <w:rPr>
          <w:lang w:val="en-GB"/>
        </w:rPr>
      </w:pPr>
      <w:r w:rsidRPr="008162A6">
        <w:rPr>
          <w:lang w:val="en-GB"/>
        </w:rPr>
        <w:t xml:space="preserve">A cashier </w:t>
      </w:r>
      <w:r w:rsidR="0079129E" w:rsidRPr="008162A6">
        <w:rPr>
          <w:lang w:val="en-GB"/>
        </w:rPr>
        <w:t xml:space="preserve">is tasked to scan the ticket of the </w:t>
      </w:r>
      <w:r w:rsidR="00AF63CC" w:rsidRPr="008162A6">
        <w:rPr>
          <w:lang w:val="en-GB"/>
        </w:rPr>
        <w:t xml:space="preserve">paying </w:t>
      </w:r>
      <w:r w:rsidR="0079129E" w:rsidRPr="008162A6">
        <w:rPr>
          <w:lang w:val="en-GB"/>
        </w:rPr>
        <w:t>customers</w:t>
      </w:r>
      <w:r w:rsidR="00AF63CC" w:rsidRPr="008162A6">
        <w:rPr>
          <w:lang w:val="en-GB"/>
        </w:rPr>
        <w:t xml:space="preserve">. Every time a customer pays she </w:t>
      </w:r>
      <w:r w:rsidR="003923CA" w:rsidRPr="008162A6">
        <w:rPr>
          <w:lang w:val="en-GB"/>
        </w:rPr>
        <w:t xml:space="preserve">asks them for the ticket and scans </w:t>
      </w:r>
      <w:r w:rsidR="00B7513E" w:rsidRPr="008162A6">
        <w:rPr>
          <w:lang w:val="en-GB"/>
        </w:rPr>
        <w:t>the QR code with her phone</w:t>
      </w:r>
      <w:r w:rsidR="003923CA" w:rsidRPr="008162A6">
        <w:rPr>
          <w:lang w:val="en-GB"/>
        </w:rPr>
        <w:t xml:space="preserve">. </w:t>
      </w:r>
      <w:r w:rsidR="00976F44" w:rsidRPr="008162A6">
        <w:rPr>
          <w:lang w:val="en-GB"/>
        </w:rPr>
        <w:t xml:space="preserve">She diligently handle her task for all her </w:t>
      </w:r>
      <w:r w:rsidR="00D97705" w:rsidRPr="008162A6">
        <w:rPr>
          <w:lang w:val="en-GB"/>
        </w:rPr>
        <w:t>work hours.</w:t>
      </w:r>
    </w:p>
    <w:p w14:paraId="1F113B7A" w14:textId="7298DE3B" w:rsidR="002F5D73" w:rsidRPr="004E5CBA" w:rsidRDefault="002F5D73" w:rsidP="004E5CBA">
      <w:pPr>
        <w:rPr>
          <w:b/>
          <w:sz w:val="28"/>
          <w:szCs w:val="28"/>
          <w:lang w:val="en-GB"/>
        </w:rPr>
      </w:pPr>
      <w:r w:rsidRPr="004E5CBA">
        <w:rPr>
          <w:b/>
          <w:sz w:val="28"/>
          <w:szCs w:val="28"/>
          <w:lang w:val="en-GB"/>
        </w:rPr>
        <w:t>Customer’s registration</w:t>
      </w:r>
    </w:p>
    <w:p w14:paraId="355A670C" w14:textId="4E821B2B" w:rsidR="00DB278B" w:rsidRPr="008162A6" w:rsidRDefault="00CE32FF" w:rsidP="004E5CBA">
      <w:pPr>
        <w:rPr>
          <w:lang w:val="en-GB"/>
        </w:rPr>
      </w:pPr>
      <w:r w:rsidRPr="008162A6">
        <w:rPr>
          <w:lang w:val="en-GB"/>
        </w:rPr>
        <w:t xml:space="preserve">An elderly man </w:t>
      </w:r>
      <w:r w:rsidR="00400882" w:rsidRPr="008162A6">
        <w:rPr>
          <w:lang w:val="en-GB"/>
        </w:rPr>
        <w:t xml:space="preserve">has been shopping </w:t>
      </w:r>
      <w:r w:rsidR="003A0ACD" w:rsidRPr="008162A6">
        <w:rPr>
          <w:lang w:val="en-GB"/>
        </w:rPr>
        <w:t xml:space="preserve">using the ticket machine </w:t>
      </w:r>
      <w:r w:rsidR="00C94CF3" w:rsidRPr="008162A6">
        <w:rPr>
          <w:lang w:val="en-GB"/>
        </w:rPr>
        <w:t>to get his tickets</w:t>
      </w:r>
      <w:r w:rsidR="00193B53" w:rsidRPr="008162A6">
        <w:rPr>
          <w:lang w:val="en-GB"/>
        </w:rPr>
        <w:t>. He realizes that it wou</w:t>
      </w:r>
      <w:r w:rsidR="00CE59B0" w:rsidRPr="008162A6">
        <w:rPr>
          <w:lang w:val="en-GB"/>
        </w:rPr>
        <w:t xml:space="preserve">ld be </w:t>
      </w:r>
      <w:r w:rsidR="00BF46CC" w:rsidRPr="008162A6">
        <w:rPr>
          <w:lang w:val="en-GB"/>
        </w:rPr>
        <w:t>both</w:t>
      </w:r>
      <w:r w:rsidR="00CE59B0" w:rsidRPr="008162A6">
        <w:rPr>
          <w:lang w:val="en-GB"/>
        </w:rPr>
        <w:t xml:space="preserve"> more convenient</w:t>
      </w:r>
      <w:r w:rsidR="00BF46CC" w:rsidRPr="008162A6">
        <w:rPr>
          <w:lang w:val="en-GB"/>
        </w:rPr>
        <w:t xml:space="preserve"> and safer</w:t>
      </w:r>
      <w:r w:rsidR="00CE59B0" w:rsidRPr="008162A6">
        <w:rPr>
          <w:lang w:val="en-GB"/>
        </w:rPr>
        <w:t xml:space="preserve"> for him to</w:t>
      </w:r>
      <w:r w:rsidR="00BF46CC" w:rsidRPr="008162A6">
        <w:rPr>
          <w:lang w:val="en-GB"/>
        </w:rPr>
        <w:t xml:space="preserve"> use </w:t>
      </w:r>
      <w:r w:rsidR="004835AA" w:rsidRPr="008162A6">
        <w:rPr>
          <w:lang w:val="en-GB"/>
        </w:rPr>
        <w:t>the</w:t>
      </w:r>
      <w:r w:rsidR="00CE59B0" w:rsidRPr="008162A6">
        <w:rPr>
          <w:lang w:val="en-GB"/>
        </w:rPr>
        <w:t xml:space="preserve"> </w:t>
      </w:r>
      <w:r w:rsidR="00627DE7" w:rsidRPr="008162A6">
        <w:rPr>
          <w:lang w:val="en-GB"/>
        </w:rPr>
        <w:t>web app</w:t>
      </w:r>
      <w:r w:rsidR="001255E4" w:rsidRPr="008162A6">
        <w:rPr>
          <w:lang w:val="en-GB"/>
        </w:rPr>
        <w:t xml:space="preserve"> from home.</w:t>
      </w:r>
      <w:r w:rsidR="00CE59B0" w:rsidRPr="008162A6">
        <w:rPr>
          <w:lang w:val="en-GB"/>
        </w:rPr>
        <w:t xml:space="preserve"> </w:t>
      </w:r>
      <w:r w:rsidR="00FF46FE" w:rsidRPr="008162A6">
        <w:rPr>
          <w:lang w:val="en-GB"/>
        </w:rPr>
        <w:t>He would avoid</w:t>
      </w:r>
      <w:r w:rsidR="00373828" w:rsidRPr="008162A6">
        <w:rPr>
          <w:lang w:val="en-GB"/>
        </w:rPr>
        <w:t xml:space="preserve"> </w:t>
      </w:r>
      <w:r w:rsidR="00EB0ACC" w:rsidRPr="008162A6">
        <w:rPr>
          <w:lang w:val="en-GB"/>
        </w:rPr>
        <w:t>unnecessary</w:t>
      </w:r>
      <w:r w:rsidR="00FF46FE" w:rsidRPr="008162A6">
        <w:rPr>
          <w:lang w:val="en-GB"/>
        </w:rPr>
        <w:t xml:space="preserve"> </w:t>
      </w:r>
      <w:r w:rsidR="00373828" w:rsidRPr="008162A6">
        <w:rPr>
          <w:lang w:val="en-GB"/>
        </w:rPr>
        <w:t>waiting</w:t>
      </w:r>
      <w:r w:rsidR="00CE59B0" w:rsidRPr="008162A6">
        <w:rPr>
          <w:lang w:val="en-GB"/>
        </w:rPr>
        <w:t xml:space="preserve"> </w:t>
      </w:r>
      <w:r w:rsidR="001B1A9F" w:rsidRPr="008162A6">
        <w:rPr>
          <w:lang w:val="en-GB"/>
        </w:rPr>
        <w:t>time in the supermarket</w:t>
      </w:r>
      <w:r w:rsidR="00385993" w:rsidRPr="008162A6">
        <w:rPr>
          <w:lang w:val="en-GB"/>
        </w:rPr>
        <w:t xml:space="preserve">. </w:t>
      </w:r>
      <w:r w:rsidR="006653F2" w:rsidRPr="008162A6">
        <w:rPr>
          <w:lang w:val="en-GB"/>
        </w:rPr>
        <w:t xml:space="preserve">This leads him to buy a new smartphone </w:t>
      </w:r>
      <w:r w:rsidR="00753FE9" w:rsidRPr="008162A6">
        <w:rPr>
          <w:lang w:val="en-GB"/>
        </w:rPr>
        <w:t xml:space="preserve">with a </w:t>
      </w:r>
      <w:r w:rsidR="004359FC" w:rsidRPr="008162A6">
        <w:rPr>
          <w:lang w:val="en-GB"/>
        </w:rPr>
        <w:t xml:space="preserve">data plan included. </w:t>
      </w:r>
      <w:r w:rsidR="00CA028A" w:rsidRPr="008162A6">
        <w:rPr>
          <w:lang w:val="en-GB"/>
        </w:rPr>
        <w:t>He</w:t>
      </w:r>
      <w:r w:rsidR="005C10EB" w:rsidRPr="008162A6">
        <w:rPr>
          <w:lang w:val="en-GB"/>
        </w:rPr>
        <w:t xml:space="preserve"> rapidly</w:t>
      </w:r>
      <w:r w:rsidR="00CA028A" w:rsidRPr="008162A6">
        <w:rPr>
          <w:lang w:val="en-GB"/>
        </w:rPr>
        <w:t xml:space="preserve"> </w:t>
      </w:r>
      <w:r w:rsidR="0006605F" w:rsidRPr="008162A6">
        <w:rPr>
          <w:lang w:val="en-GB"/>
        </w:rPr>
        <w:t xml:space="preserve">makes </w:t>
      </w:r>
      <w:r w:rsidR="00A211FB" w:rsidRPr="008162A6">
        <w:rPr>
          <w:lang w:val="en-GB"/>
        </w:rPr>
        <w:t xml:space="preserve">it to </w:t>
      </w:r>
      <w:r w:rsidR="00C21BBB" w:rsidRPr="008162A6">
        <w:rPr>
          <w:lang w:val="en-GB"/>
        </w:rPr>
        <w:t xml:space="preserve">the </w:t>
      </w:r>
      <w:r w:rsidR="00CA082B" w:rsidRPr="008162A6">
        <w:rPr>
          <w:lang w:val="en-GB"/>
        </w:rPr>
        <w:t>application</w:t>
      </w:r>
      <w:r w:rsidR="00D857D4" w:rsidRPr="008162A6">
        <w:rPr>
          <w:lang w:val="en-GB"/>
        </w:rPr>
        <w:t xml:space="preserve">. Once </w:t>
      </w:r>
      <w:r w:rsidR="00DF0616" w:rsidRPr="008162A6">
        <w:rPr>
          <w:lang w:val="en-GB"/>
        </w:rPr>
        <w:t xml:space="preserve">there, he is guided </w:t>
      </w:r>
      <w:r w:rsidR="00AC1036" w:rsidRPr="008162A6">
        <w:rPr>
          <w:lang w:val="en-GB"/>
        </w:rPr>
        <w:t xml:space="preserve">to register </w:t>
      </w:r>
      <w:r w:rsidR="00DF0616" w:rsidRPr="008162A6">
        <w:rPr>
          <w:lang w:val="en-GB"/>
        </w:rPr>
        <w:t>by a very simple and clear UI</w:t>
      </w:r>
      <w:r w:rsidR="00AC1036" w:rsidRPr="008162A6">
        <w:rPr>
          <w:lang w:val="en-GB"/>
        </w:rPr>
        <w:t>. During the registra</w:t>
      </w:r>
      <w:r w:rsidR="009A7D60" w:rsidRPr="008162A6">
        <w:rPr>
          <w:lang w:val="en-GB"/>
        </w:rPr>
        <w:t>tion</w:t>
      </w:r>
      <w:r w:rsidR="00B93E32" w:rsidRPr="008162A6">
        <w:rPr>
          <w:lang w:val="en-GB"/>
        </w:rPr>
        <w:t>,</w:t>
      </w:r>
      <w:r w:rsidR="009A7D60" w:rsidRPr="008162A6">
        <w:rPr>
          <w:lang w:val="en-GB"/>
        </w:rPr>
        <w:t xml:space="preserve"> he inserts </w:t>
      </w:r>
      <w:r w:rsidR="00C02849" w:rsidRPr="008162A6">
        <w:rPr>
          <w:lang w:val="en-GB"/>
        </w:rPr>
        <w:t>personal information</w:t>
      </w:r>
      <w:r w:rsidR="00EF6C3B" w:rsidRPr="008162A6">
        <w:rPr>
          <w:lang w:val="en-GB"/>
        </w:rPr>
        <w:t xml:space="preserve">. </w:t>
      </w:r>
      <w:r w:rsidR="008F6282" w:rsidRPr="008162A6">
        <w:rPr>
          <w:lang w:val="en-GB"/>
        </w:rPr>
        <w:t xml:space="preserve">Finished the registration he </w:t>
      </w:r>
      <w:r w:rsidR="00B32F63" w:rsidRPr="008162A6">
        <w:rPr>
          <w:lang w:val="en-GB"/>
        </w:rPr>
        <w:t xml:space="preserve">starts using the app by </w:t>
      </w:r>
      <w:r w:rsidR="008F6282" w:rsidRPr="008162A6">
        <w:rPr>
          <w:lang w:val="en-GB"/>
        </w:rPr>
        <w:t>book</w:t>
      </w:r>
      <w:r w:rsidR="00B32F63" w:rsidRPr="008162A6">
        <w:rPr>
          <w:lang w:val="en-GB"/>
        </w:rPr>
        <w:t>ing</w:t>
      </w:r>
      <w:r w:rsidR="008F6282" w:rsidRPr="008162A6">
        <w:rPr>
          <w:lang w:val="en-GB"/>
        </w:rPr>
        <w:t xml:space="preserve"> a </w:t>
      </w:r>
      <w:r w:rsidR="00BC71FD" w:rsidRPr="008162A6">
        <w:rPr>
          <w:lang w:val="en-GB"/>
        </w:rPr>
        <w:t>visit</w:t>
      </w:r>
      <w:del w:id="520" w:author="aa m" w:date="2020-12-19T12:11:00Z">
        <w:r w:rsidR="00BC71FD" w:rsidRPr="008162A6">
          <w:rPr>
            <w:lang w:val="en-GB"/>
          </w:rPr>
          <w:delText xml:space="preserve"> to his favourite store</w:delText>
        </w:r>
      </w:del>
      <w:r w:rsidR="00B32F63" w:rsidRPr="008162A6">
        <w:rPr>
          <w:lang w:val="en-GB"/>
        </w:rPr>
        <w:t>.</w:t>
      </w:r>
    </w:p>
    <w:p w14:paraId="2C091964" w14:textId="1DFCF56C" w:rsidR="00F823EB" w:rsidRPr="004E5CBA" w:rsidRDefault="00F823EB" w:rsidP="004E5CBA">
      <w:pPr>
        <w:rPr>
          <w:b/>
          <w:sz w:val="28"/>
          <w:szCs w:val="28"/>
          <w:lang w:val="en-GB"/>
        </w:rPr>
      </w:pPr>
      <w:r w:rsidRPr="004E5CBA">
        <w:rPr>
          <w:b/>
          <w:sz w:val="28"/>
          <w:szCs w:val="28"/>
          <w:lang w:val="en-GB"/>
        </w:rPr>
        <w:t>Booking deletion</w:t>
      </w:r>
    </w:p>
    <w:p w14:paraId="108552B6" w14:textId="77777777" w:rsidR="00F41E2D" w:rsidRPr="008162A6" w:rsidRDefault="00E64A64" w:rsidP="004E5CBA">
      <w:pPr>
        <w:rPr>
          <w:lang w:val="en-GB"/>
        </w:rPr>
      </w:pPr>
      <w:r w:rsidRPr="008162A6">
        <w:rPr>
          <w:lang w:val="en-GB"/>
        </w:rPr>
        <w:t xml:space="preserve">A nurse </w:t>
      </w:r>
      <w:r w:rsidR="00B33336" w:rsidRPr="008162A6">
        <w:rPr>
          <w:lang w:val="en-GB"/>
        </w:rPr>
        <w:t>has been infected by a virus at work. S</w:t>
      </w:r>
      <w:r w:rsidR="002A7CF3" w:rsidRPr="008162A6">
        <w:rPr>
          <w:lang w:val="en-GB"/>
        </w:rPr>
        <w:t>h</w:t>
      </w:r>
      <w:r w:rsidR="00B33336" w:rsidRPr="008162A6">
        <w:rPr>
          <w:lang w:val="en-GB"/>
        </w:rPr>
        <w:t xml:space="preserve">e </w:t>
      </w:r>
      <w:r w:rsidR="002A7CF3" w:rsidRPr="008162A6">
        <w:rPr>
          <w:lang w:val="en-GB"/>
        </w:rPr>
        <w:t>had previously booked a visit to a store</w:t>
      </w:r>
      <w:r w:rsidR="00B70781" w:rsidRPr="008162A6">
        <w:rPr>
          <w:lang w:val="en-GB"/>
        </w:rPr>
        <w:t>, and since she is sick, she decides</w:t>
      </w:r>
      <w:r w:rsidR="008F0811" w:rsidRPr="008162A6">
        <w:rPr>
          <w:lang w:val="en-GB"/>
        </w:rPr>
        <w:t xml:space="preserve"> not to go</w:t>
      </w:r>
      <w:r w:rsidR="004A1B9D" w:rsidRPr="008162A6">
        <w:rPr>
          <w:lang w:val="en-GB"/>
        </w:rPr>
        <w:t>.</w:t>
      </w:r>
      <w:r w:rsidR="00B70781" w:rsidRPr="008162A6">
        <w:rPr>
          <w:lang w:val="en-GB"/>
        </w:rPr>
        <w:t xml:space="preserve"> </w:t>
      </w:r>
      <w:r w:rsidR="004A1B9D" w:rsidRPr="008162A6">
        <w:rPr>
          <w:lang w:val="en-GB"/>
        </w:rPr>
        <w:t xml:space="preserve">She logs </w:t>
      </w:r>
      <w:r w:rsidR="006D137B" w:rsidRPr="008162A6">
        <w:rPr>
          <w:lang w:val="en-GB"/>
        </w:rPr>
        <w:t xml:space="preserve">in into </w:t>
      </w:r>
      <w:r w:rsidR="00DA4F50" w:rsidRPr="008162A6">
        <w:rPr>
          <w:lang w:val="en-GB"/>
        </w:rPr>
        <w:t>her account</w:t>
      </w:r>
      <w:r w:rsidR="006D137B" w:rsidRPr="008162A6">
        <w:rPr>
          <w:lang w:val="en-GB"/>
        </w:rPr>
        <w:t xml:space="preserve"> and delete</w:t>
      </w:r>
      <w:r w:rsidR="004A1B9D" w:rsidRPr="008162A6">
        <w:rPr>
          <w:lang w:val="en-GB"/>
        </w:rPr>
        <w:t>s</w:t>
      </w:r>
      <w:r w:rsidR="006D137B" w:rsidRPr="008162A6">
        <w:rPr>
          <w:lang w:val="en-GB"/>
        </w:rPr>
        <w:t xml:space="preserve"> her booking. In this way someone else can book </w:t>
      </w:r>
      <w:r w:rsidR="008F0811" w:rsidRPr="008162A6">
        <w:rPr>
          <w:lang w:val="en-GB"/>
        </w:rPr>
        <w:t>ins</w:t>
      </w:r>
      <w:r w:rsidR="004A1B9D" w:rsidRPr="008162A6">
        <w:rPr>
          <w:lang w:val="en-GB"/>
        </w:rPr>
        <w:t>t</w:t>
      </w:r>
      <w:r w:rsidR="008F0811" w:rsidRPr="008162A6">
        <w:rPr>
          <w:lang w:val="en-GB"/>
        </w:rPr>
        <w:t>e</w:t>
      </w:r>
      <w:r w:rsidR="004A1B9D" w:rsidRPr="008162A6">
        <w:rPr>
          <w:lang w:val="en-GB"/>
        </w:rPr>
        <w:t>a</w:t>
      </w:r>
      <w:r w:rsidR="008F0811" w:rsidRPr="008162A6">
        <w:rPr>
          <w:lang w:val="en-GB"/>
        </w:rPr>
        <w:t>d of he</w:t>
      </w:r>
      <w:r w:rsidR="00F41E2D" w:rsidRPr="008162A6">
        <w:rPr>
          <w:lang w:val="en-GB"/>
        </w:rPr>
        <w:t>r.</w:t>
      </w:r>
    </w:p>
    <w:p w14:paraId="0F7026F1" w14:textId="4BDCD0EE" w:rsidR="00777BB8" w:rsidRPr="004E5CBA" w:rsidRDefault="00777BB8" w:rsidP="004E5CBA">
      <w:pPr>
        <w:rPr>
          <w:b/>
          <w:sz w:val="28"/>
          <w:szCs w:val="28"/>
          <w:lang w:val="en-GB"/>
        </w:rPr>
      </w:pPr>
      <w:r w:rsidRPr="004E5CBA">
        <w:rPr>
          <w:b/>
          <w:sz w:val="28"/>
          <w:szCs w:val="28"/>
          <w:lang w:val="en-GB"/>
        </w:rPr>
        <w:t xml:space="preserve">Queue </w:t>
      </w:r>
      <w:del w:id="521" w:author="aa m" w:date="2020-12-19T12:05:00Z">
        <w:r w:rsidRPr="004E5CBA">
          <w:rPr>
            <w:b/>
            <w:sz w:val="28"/>
            <w:szCs w:val="28"/>
            <w:lang w:val="en-GB"/>
          </w:rPr>
          <w:delText>exit</w:delText>
        </w:r>
      </w:del>
      <w:ins w:id="522" w:author="aa m" w:date="2020-12-19T12:05:00Z">
        <w:r w:rsidR="00F5303A">
          <w:rPr>
            <w:b/>
            <w:sz w:val="28"/>
            <w:szCs w:val="28"/>
            <w:lang w:val="en-GB"/>
          </w:rPr>
          <w:t>change</w:t>
        </w:r>
      </w:ins>
    </w:p>
    <w:p w14:paraId="0B511213" w14:textId="4361BC62" w:rsidR="004A1B9D" w:rsidRPr="008162A6" w:rsidRDefault="00D92F35" w:rsidP="004E5CBA">
      <w:pPr>
        <w:rPr>
          <w:ins w:id="523" w:author="aa m" w:date="2020-12-19T12:03:00Z"/>
          <w:lang w:val="en-GB"/>
        </w:rPr>
      </w:pPr>
      <w:r w:rsidRPr="008162A6">
        <w:rPr>
          <w:lang w:val="en-GB"/>
        </w:rPr>
        <w:t xml:space="preserve">A man </w:t>
      </w:r>
      <w:r w:rsidR="00ED677B" w:rsidRPr="008162A6">
        <w:rPr>
          <w:lang w:val="en-GB"/>
        </w:rPr>
        <w:t xml:space="preserve">who </w:t>
      </w:r>
      <w:r w:rsidR="00E716A7">
        <w:rPr>
          <w:lang w:val="en-GB"/>
        </w:rPr>
        <w:t xml:space="preserve">online </w:t>
      </w:r>
      <w:r w:rsidR="00ED677B" w:rsidRPr="008162A6">
        <w:rPr>
          <w:lang w:val="en-GB"/>
        </w:rPr>
        <w:t xml:space="preserve">queued to shop at a bakery </w:t>
      </w:r>
      <w:r w:rsidR="00DA4F50" w:rsidRPr="008162A6">
        <w:rPr>
          <w:lang w:val="en-GB"/>
        </w:rPr>
        <w:t>decides that he would rather shop at a supermarke</w:t>
      </w:r>
      <w:r w:rsidR="001C11DB" w:rsidRPr="008162A6">
        <w:rPr>
          <w:lang w:val="en-GB"/>
        </w:rPr>
        <w:t>t</w:t>
      </w:r>
      <w:r w:rsidR="00DA4F50" w:rsidRPr="008162A6">
        <w:rPr>
          <w:lang w:val="en-GB"/>
        </w:rPr>
        <w:t xml:space="preserve">. He therefore logs into his account and </w:t>
      </w:r>
      <w:del w:id="524" w:author="aa m" w:date="2020-12-19T12:04:00Z">
        <w:r w:rsidR="00DA4F50" w:rsidRPr="008162A6">
          <w:rPr>
            <w:lang w:val="en-GB"/>
          </w:rPr>
          <w:delText>exits from</w:delText>
        </w:r>
      </w:del>
      <w:ins w:id="525" w:author="aa m" w:date="2020-12-19T12:04:00Z">
        <w:r w:rsidR="00A46A03">
          <w:rPr>
            <w:lang w:val="en-GB"/>
          </w:rPr>
          <w:t>enters a new</w:t>
        </w:r>
      </w:ins>
      <w:del w:id="526" w:author="aa m" w:date="2020-12-19T12:04:00Z">
        <w:r w:rsidR="00DA4F50" w:rsidRPr="008162A6">
          <w:rPr>
            <w:lang w:val="en-GB"/>
          </w:rPr>
          <w:delText xml:space="preserve"> his</w:delText>
        </w:r>
      </w:del>
      <w:r w:rsidR="00DA4F50" w:rsidRPr="008162A6">
        <w:rPr>
          <w:lang w:val="en-GB"/>
        </w:rPr>
        <w:t xml:space="preserve"> queue</w:t>
      </w:r>
      <w:ins w:id="527" w:author="aa m" w:date="2020-12-19T12:04:00Z">
        <w:r w:rsidR="00A46A03">
          <w:rPr>
            <w:lang w:val="en-GB"/>
          </w:rPr>
          <w:t xml:space="preserve">. </w:t>
        </w:r>
        <w:r w:rsidR="008F08B0">
          <w:rPr>
            <w:lang w:val="en-GB"/>
          </w:rPr>
          <w:t>A pop</w:t>
        </w:r>
      </w:ins>
      <w:ins w:id="528" w:author="aa m" w:date="2020-12-19T12:06:00Z">
        <w:r w:rsidR="00315B3A">
          <w:rPr>
            <w:lang w:val="en-GB"/>
          </w:rPr>
          <w:t>-</w:t>
        </w:r>
      </w:ins>
      <w:ins w:id="529" w:author="aa m" w:date="2020-12-19T12:04:00Z">
        <w:r w:rsidR="008F08B0">
          <w:rPr>
            <w:lang w:val="en-GB"/>
          </w:rPr>
          <w:t>up message appears on the screen warning</w:t>
        </w:r>
      </w:ins>
      <w:ins w:id="530" w:author="aa m" w:date="2020-12-19T12:05:00Z">
        <w:r w:rsidR="008F08B0">
          <w:rPr>
            <w:lang w:val="en-GB"/>
          </w:rPr>
          <w:t xml:space="preserve"> him that by</w:t>
        </w:r>
      </w:ins>
      <w:ins w:id="531" w:author="aa m" w:date="2020-12-19T12:04:00Z">
        <w:r w:rsidR="008F08B0">
          <w:rPr>
            <w:lang w:val="en-GB"/>
          </w:rPr>
          <w:t xml:space="preserve"> doing this he</w:t>
        </w:r>
      </w:ins>
      <w:ins w:id="532" w:author="aa m" w:date="2020-12-19T12:05:00Z">
        <w:r w:rsidR="00AB70D4">
          <w:rPr>
            <w:lang w:val="en-GB"/>
          </w:rPr>
          <w:t xml:space="preserve"> would</w:t>
        </w:r>
      </w:ins>
      <w:ins w:id="533" w:author="aa m" w:date="2020-12-19T12:04:00Z">
        <w:r w:rsidR="008F08B0">
          <w:rPr>
            <w:lang w:val="en-GB"/>
          </w:rPr>
          <w:t xml:space="preserve"> automatically</w:t>
        </w:r>
      </w:ins>
      <w:ins w:id="534" w:author="aa m" w:date="2020-12-19T12:05:00Z">
        <w:r w:rsidR="008F08B0">
          <w:rPr>
            <w:lang w:val="en-GB"/>
          </w:rPr>
          <w:t xml:space="preserve"> </w:t>
        </w:r>
        <w:r w:rsidR="00AB70D4">
          <w:rPr>
            <w:lang w:val="en-GB"/>
          </w:rPr>
          <w:t>exit the previous queue.</w:t>
        </w:r>
      </w:ins>
      <w:ins w:id="535" w:author="aa m" w:date="2020-12-19T12:04:00Z">
        <w:r w:rsidR="008F08B0">
          <w:rPr>
            <w:lang w:val="en-GB"/>
          </w:rPr>
          <w:t xml:space="preserve"> </w:t>
        </w:r>
      </w:ins>
      <w:del w:id="536" w:author="aa m" w:date="2020-12-19T12:04:00Z">
        <w:r w:rsidR="001C11DB" w:rsidRPr="008162A6">
          <w:rPr>
            <w:lang w:val="en-GB"/>
          </w:rPr>
          <w:delText xml:space="preserve">, shortening the queue for those behind him. </w:delText>
        </w:r>
      </w:del>
      <w:r w:rsidR="001C11DB" w:rsidRPr="008162A6">
        <w:rPr>
          <w:lang w:val="en-GB"/>
        </w:rPr>
        <w:t xml:space="preserve">He </w:t>
      </w:r>
      <w:ins w:id="537" w:author="aa m" w:date="2020-12-19T12:06:00Z">
        <w:r w:rsidR="00AB70D4">
          <w:rPr>
            <w:lang w:val="en-GB"/>
          </w:rPr>
          <w:t>agrees and</w:t>
        </w:r>
      </w:ins>
      <w:del w:id="538" w:author="aa m" w:date="2020-12-19T12:06:00Z">
        <w:r w:rsidR="001C11DB" w:rsidRPr="008162A6">
          <w:rPr>
            <w:lang w:val="en-GB"/>
          </w:rPr>
          <w:delText>then</w:delText>
        </w:r>
      </w:del>
      <w:r w:rsidR="001C11DB" w:rsidRPr="008162A6">
        <w:rPr>
          <w:lang w:val="en-GB"/>
        </w:rPr>
        <w:t xml:space="preserve"> queues for the supermarket.</w:t>
      </w:r>
    </w:p>
    <w:p w14:paraId="7E295EB6" w14:textId="3CC5C224" w:rsidR="00183F94" w:rsidRDefault="00183F94" w:rsidP="00183F94">
      <w:pPr>
        <w:rPr>
          <w:ins w:id="539" w:author="aa m" w:date="2020-12-19T12:06:00Z"/>
          <w:b/>
          <w:sz w:val="28"/>
          <w:szCs w:val="28"/>
          <w:lang w:val="en-GB"/>
        </w:rPr>
      </w:pPr>
      <w:ins w:id="540" w:author="aa m" w:date="2020-12-19T12:03:00Z">
        <w:r w:rsidRPr="004E5CBA">
          <w:rPr>
            <w:b/>
            <w:sz w:val="28"/>
            <w:szCs w:val="28"/>
            <w:lang w:val="en-GB"/>
          </w:rPr>
          <w:t xml:space="preserve">Queue </w:t>
        </w:r>
      </w:ins>
      <w:ins w:id="541" w:author="aa m" w:date="2020-12-19T12:07:00Z">
        <w:r w:rsidR="006A3079">
          <w:rPr>
            <w:b/>
            <w:sz w:val="28"/>
            <w:szCs w:val="28"/>
            <w:lang w:val="en-GB"/>
          </w:rPr>
          <w:t>exit</w:t>
        </w:r>
      </w:ins>
    </w:p>
    <w:p w14:paraId="142373E4" w14:textId="6A430D46" w:rsidR="00183F94" w:rsidRPr="008162A6" w:rsidRDefault="006A3079">
      <w:pPr>
        <w:rPr>
          <w:ins w:id="542" w:author="aa m" w:date="2020-12-19T12:03:00Z"/>
          <w:lang w:val="en-GB"/>
        </w:rPr>
      </w:pPr>
      <w:ins w:id="543" w:author="aa m" w:date="2020-12-19T12:07:00Z">
        <w:r w:rsidRPr="008162A6">
          <w:rPr>
            <w:lang w:val="en-GB"/>
          </w:rPr>
          <w:t xml:space="preserve">A </w:t>
        </w:r>
      </w:ins>
      <w:ins w:id="544" w:author="aa m" w:date="2020-12-19T12:08:00Z">
        <w:r w:rsidR="00C25F37">
          <w:rPr>
            <w:lang w:val="en-GB"/>
          </w:rPr>
          <w:t>worker realizes that he cannot</w:t>
        </w:r>
      </w:ins>
      <w:ins w:id="545" w:author="aa m" w:date="2020-12-19T12:09:00Z">
        <w:r w:rsidR="00634EC1">
          <w:rPr>
            <w:lang w:val="en-GB"/>
          </w:rPr>
          <w:t xml:space="preserve"> </w:t>
        </w:r>
        <w:r w:rsidR="00DB37BB">
          <w:rPr>
            <w:lang w:val="en-GB"/>
          </w:rPr>
          <w:t xml:space="preserve">attend his queue spot since </w:t>
        </w:r>
      </w:ins>
      <w:ins w:id="546" w:author="aa m" w:date="2020-12-19T12:10:00Z">
        <w:r w:rsidR="00D7635F">
          <w:rPr>
            <w:lang w:val="en-GB"/>
          </w:rPr>
          <w:t xml:space="preserve">he now has </w:t>
        </w:r>
      </w:ins>
      <w:ins w:id="547" w:author="aa m" w:date="2020-12-19T12:09:00Z">
        <w:r w:rsidR="00D7635F">
          <w:rPr>
            <w:lang w:val="en-GB"/>
          </w:rPr>
          <w:t>an important videocall</w:t>
        </w:r>
      </w:ins>
      <w:ins w:id="548" w:author="aa m" w:date="2020-12-19T12:10:00Z">
        <w:r w:rsidR="00D7635F">
          <w:rPr>
            <w:lang w:val="en-GB"/>
          </w:rPr>
          <w:t xml:space="preserve"> to attend</w:t>
        </w:r>
      </w:ins>
      <w:ins w:id="549" w:author="aa m" w:date="2020-12-19T12:07:00Z">
        <w:r w:rsidRPr="008162A6">
          <w:rPr>
            <w:lang w:val="en-GB"/>
          </w:rPr>
          <w:t xml:space="preserve">. </w:t>
        </w:r>
      </w:ins>
      <w:ins w:id="550" w:author="aa m" w:date="2020-12-19T12:03:00Z">
        <w:r w:rsidR="00183F94" w:rsidRPr="008162A6">
          <w:rPr>
            <w:lang w:val="en-GB"/>
          </w:rPr>
          <w:t>He therefore logs into his account and exits from his queue, shortening the queue for those behind him.</w:t>
        </w:r>
      </w:ins>
    </w:p>
    <w:p w14:paraId="120F69B9" w14:textId="77777777" w:rsidR="00183F94" w:rsidRPr="008162A6" w:rsidRDefault="00183F94" w:rsidP="004E5CBA">
      <w:pPr>
        <w:rPr>
          <w:lang w:val="en-GB"/>
        </w:rPr>
      </w:pPr>
    </w:p>
    <w:p w14:paraId="3E9305CB" w14:textId="42317DB0" w:rsidR="00761BB1" w:rsidRPr="00862894" w:rsidRDefault="00761BB1" w:rsidP="004168B5">
      <w:pPr>
        <w:keepNext/>
        <w:rPr>
          <w:lang w:val="en-GB"/>
        </w:rPr>
      </w:pPr>
    </w:p>
    <w:p w14:paraId="21D3BA03" w14:textId="0C4BA30E" w:rsidR="00174D5C" w:rsidRDefault="00054C04" w:rsidP="00174D5C">
      <w:pPr>
        <w:ind w:left="-1276" w:right="-1276"/>
        <w:rPr>
          <w:lang w:val="en-GB"/>
        </w:rPr>
      </w:pPr>
      <w:r>
        <w:rPr>
          <w:noProof/>
          <w:lang w:eastAsia="it-IT"/>
        </w:rPr>
        <w:drawing>
          <wp:inline distT="0" distB="0" distL="0" distR="0" wp14:anchorId="45747046" wp14:editId="565BEAAD">
            <wp:extent cx="7019925" cy="432998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043021" cy="4344231"/>
                    </a:xfrm>
                    <a:prstGeom prst="rect">
                      <a:avLst/>
                    </a:prstGeom>
                  </pic:spPr>
                </pic:pic>
              </a:graphicData>
            </a:graphic>
          </wp:inline>
        </w:drawing>
      </w:r>
    </w:p>
    <w:p w14:paraId="39A39F87" w14:textId="444972E9" w:rsidR="00FB2FDC" w:rsidRPr="008B3CD8" w:rsidRDefault="008B3CD8" w:rsidP="00C57090">
      <w:pPr>
        <w:rPr>
          <w:lang w:val="en-GB"/>
        </w:rPr>
      </w:pPr>
      <w:r w:rsidRPr="00C57090">
        <w:rPr>
          <w:lang w:val="en-GB"/>
        </w:rPr>
        <w:t>The app</w:t>
      </w:r>
      <w:r>
        <w:rPr>
          <w:lang w:val="en-GB"/>
        </w:rPr>
        <w:t>lication</w:t>
      </w:r>
      <w:r w:rsidR="00376025">
        <w:rPr>
          <w:lang w:val="en-GB"/>
        </w:rPr>
        <w:t xml:space="preserve"> </w:t>
      </w:r>
      <w:r w:rsidR="007E525D">
        <w:rPr>
          <w:lang w:val="en-GB"/>
        </w:rPr>
        <w:t xml:space="preserve">domain model is composed of different actors, the main actors </w:t>
      </w:r>
      <w:r w:rsidR="00302694">
        <w:rPr>
          <w:lang w:val="en-GB"/>
        </w:rPr>
        <w:t>are the cus</w:t>
      </w:r>
      <w:r w:rsidR="00302694" w:rsidRPr="00010CDA">
        <w:rPr>
          <w:lang w:val="en-GB"/>
        </w:rPr>
        <w:t>tomer</w:t>
      </w:r>
      <w:r w:rsidR="00E36244">
        <w:rPr>
          <w:lang w:val="en-GB"/>
        </w:rPr>
        <w:t>s</w:t>
      </w:r>
      <w:r w:rsidR="00302694" w:rsidRPr="00010CDA">
        <w:rPr>
          <w:lang w:val="en-GB"/>
        </w:rPr>
        <w:t xml:space="preserve">, the </w:t>
      </w:r>
      <w:r w:rsidR="002C163C">
        <w:rPr>
          <w:lang w:val="en-GB"/>
        </w:rPr>
        <w:t>checkpoint controllers</w:t>
      </w:r>
      <w:r w:rsidR="00302694" w:rsidRPr="00010CDA">
        <w:rPr>
          <w:lang w:val="en-GB"/>
        </w:rPr>
        <w:t xml:space="preserve"> and the store</w:t>
      </w:r>
      <w:r w:rsidR="005F575F">
        <w:rPr>
          <w:lang w:val="en-GB"/>
        </w:rPr>
        <w:t xml:space="preserve"> manager</w:t>
      </w:r>
      <w:r w:rsidR="00895659">
        <w:rPr>
          <w:lang w:val="en-GB"/>
        </w:rPr>
        <w:t>s</w:t>
      </w:r>
      <w:r w:rsidR="00302694" w:rsidRPr="00010CDA">
        <w:rPr>
          <w:lang w:val="en-GB"/>
        </w:rPr>
        <w:t>. The first can visit store</w:t>
      </w:r>
      <w:r w:rsidR="00CF79D4">
        <w:rPr>
          <w:lang w:val="en-GB"/>
        </w:rPr>
        <w:t>s</w:t>
      </w:r>
      <w:r w:rsidR="00302694" w:rsidRPr="00010CDA">
        <w:rPr>
          <w:lang w:val="en-GB"/>
        </w:rPr>
        <w:t xml:space="preserve"> multiple times both</w:t>
      </w:r>
      <w:r w:rsidR="00302694">
        <w:rPr>
          <w:lang w:val="en-GB"/>
        </w:rPr>
        <w:t xml:space="preserve"> visiting it </w:t>
      </w:r>
      <w:r w:rsidR="00BB682D">
        <w:rPr>
          <w:lang w:val="en-GB"/>
        </w:rPr>
        <w:t xml:space="preserve">by </w:t>
      </w:r>
      <w:r w:rsidR="00302694">
        <w:rPr>
          <w:lang w:val="en-GB"/>
        </w:rPr>
        <w:t xml:space="preserve">booking a visit </w:t>
      </w:r>
      <w:r w:rsidR="008E22F9">
        <w:rPr>
          <w:lang w:val="en-GB"/>
        </w:rPr>
        <w:t xml:space="preserve">and by </w:t>
      </w:r>
      <w:r w:rsidR="002D0069">
        <w:rPr>
          <w:lang w:val="en-GB"/>
        </w:rPr>
        <w:t>either</w:t>
      </w:r>
      <w:r w:rsidR="00302694">
        <w:rPr>
          <w:lang w:val="en-GB"/>
        </w:rPr>
        <w:t xml:space="preserve"> queuing </w:t>
      </w:r>
      <w:r w:rsidR="002D0069">
        <w:rPr>
          <w:lang w:val="en-GB"/>
        </w:rPr>
        <w:t xml:space="preserve">online or physically. After </w:t>
      </w:r>
      <w:r w:rsidR="008E284A">
        <w:rPr>
          <w:lang w:val="en-GB"/>
        </w:rPr>
        <w:t xml:space="preserve">the turn of the customer has been called it can enter the supermarket, however in order to be allowed to access it, it </w:t>
      </w:r>
      <w:r w:rsidR="00B25DAB">
        <w:rPr>
          <w:lang w:val="en-GB"/>
        </w:rPr>
        <w:t>must</w:t>
      </w:r>
      <w:r w:rsidR="008E284A">
        <w:rPr>
          <w:lang w:val="en-GB"/>
        </w:rPr>
        <w:t xml:space="preserve"> show its QR code to the </w:t>
      </w:r>
      <w:r w:rsidR="008E22F9">
        <w:rPr>
          <w:lang w:val="en-GB"/>
        </w:rPr>
        <w:t>checkpoint controller</w:t>
      </w:r>
      <w:r w:rsidR="008E284A">
        <w:rPr>
          <w:lang w:val="en-GB"/>
        </w:rPr>
        <w:t xml:space="preserve">. The </w:t>
      </w:r>
      <w:r w:rsidR="008E22F9">
        <w:rPr>
          <w:lang w:val="en-GB"/>
        </w:rPr>
        <w:t>checkpoint controller</w:t>
      </w:r>
      <w:r w:rsidR="00372EC7">
        <w:rPr>
          <w:lang w:val="en-GB"/>
        </w:rPr>
        <w:t xml:space="preserve"> uses a QR Reader </w:t>
      </w:r>
      <w:r w:rsidR="00EF6BE0">
        <w:rPr>
          <w:lang w:val="en-GB"/>
        </w:rPr>
        <w:t>on a mobile device which gives it the information about the possibility of the customer to enter the supermarket.</w:t>
      </w:r>
      <w:r w:rsidR="00CF57B5">
        <w:rPr>
          <w:lang w:val="en-GB"/>
        </w:rPr>
        <w:t xml:space="preserve"> Every QR code is related to a visit of a customer to a supermarket and its code is unique and composed of a number </w:t>
      </w:r>
      <w:r w:rsidR="002B53D6">
        <w:rPr>
          <w:lang w:val="en-GB"/>
        </w:rPr>
        <w:t>and a QR Code</w:t>
      </w:r>
      <w:r w:rsidR="00A3464A">
        <w:rPr>
          <w:lang w:val="en-GB"/>
        </w:rPr>
        <w:t>.</w:t>
      </w:r>
      <w:r w:rsidR="00B25DAB">
        <w:rPr>
          <w:lang w:val="en-GB"/>
        </w:rPr>
        <w:t xml:space="preserve"> Here we show a top-level class diagram of the application involving all actors which are recorded by the system.</w:t>
      </w:r>
    </w:p>
    <w:p w14:paraId="69B0EFF3" w14:textId="77777777" w:rsidR="00493518" w:rsidRDefault="005C7C88" w:rsidP="00493518">
      <w:pPr>
        <w:rPr>
          <w:lang w:val="en-GB"/>
        </w:rPr>
      </w:pPr>
      <w:r>
        <w:rPr>
          <w:lang w:val="en-GB"/>
        </w:rPr>
        <w:t>The system is composed of different actors as we can see</w:t>
      </w:r>
      <w:r w:rsidR="00483F7A">
        <w:rPr>
          <w:lang w:val="en-GB"/>
        </w:rPr>
        <w:t xml:space="preserve"> in the class diagram. The behaviour of the system and its actors</w:t>
      </w:r>
      <w:r w:rsidR="00B22AC9">
        <w:rPr>
          <w:lang w:val="en-GB"/>
        </w:rPr>
        <w:t xml:space="preserve"> is expressed using UML State Diagrams as </w:t>
      </w:r>
      <w:r w:rsidR="00FC5829">
        <w:rPr>
          <w:lang w:val="en-GB"/>
        </w:rPr>
        <w:t>formalism to represent machines’ states.</w:t>
      </w:r>
    </w:p>
    <w:p w14:paraId="38F4406C" w14:textId="77777777" w:rsidR="00CC5F69" w:rsidRDefault="00CC5F69" w:rsidP="00CC5F69">
      <w:pPr>
        <w:rPr>
          <w:lang w:val="en-GB"/>
        </w:rPr>
      </w:pPr>
    </w:p>
    <w:p w14:paraId="18D56B9C" w14:textId="77777777" w:rsidR="00033A47" w:rsidRDefault="00CC5F69" w:rsidP="0031648E">
      <w:pPr>
        <w:keepNext/>
      </w:pPr>
      <w:r>
        <w:rPr>
          <w:noProof/>
          <w:lang w:eastAsia="it-IT"/>
        </w:rPr>
        <w:drawing>
          <wp:inline distT="0" distB="0" distL="0" distR="0" wp14:anchorId="3FA927F6" wp14:editId="576ED29F">
            <wp:extent cx="5398770" cy="78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787400"/>
                    </a:xfrm>
                    <a:prstGeom prst="rect">
                      <a:avLst/>
                    </a:prstGeom>
                    <a:noFill/>
                    <a:ln>
                      <a:noFill/>
                    </a:ln>
                  </pic:spPr>
                </pic:pic>
              </a:graphicData>
            </a:graphic>
          </wp:inline>
        </w:drawing>
      </w:r>
    </w:p>
    <w:p w14:paraId="0D7B50C0" w14:textId="35CFAC57" w:rsidR="00CC5F69" w:rsidRDefault="00033A47" w:rsidP="0031648E">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CA0339">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CA0339">
        <w:rPr>
          <w:noProof/>
          <w:lang w:val="en-GB"/>
        </w:rPr>
        <w:t>1</w:t>
      </w:r>
      <w:r>
        <w:fldChar w:fldCharType="end"/>
      </w:r>
    </w:p>
    <w:p w14:paraId="4ED59537" w14:textId="44E9CB69" w:rsidR="00CC5F69" w:rsidRDefault="00CC5F69" w:rsidP="00CC5F69">
      <w:pPr>
        <w:rPr>
          <w:lang w:val="en-GB"/>
        </w:rPr>
      </w:pPr>
      <w:r>
        <w:rPr>
          <w:lang w:val="en-GB"/>
        </w:rPr>
        <w:t xml:space="preserve">When customers are unable use the </w:t>
      </w:r>
      <w:r w:rsidR="000753B6">
        <w:rPr>
          <w:lang w:val="en-GB"/>
        </w:rPr>
        <w:t>online application</w:t>
      </w:r>
      <w:r>
        <w:rPr>
          <w:lang w:val="en-GB"/>
        </w:rPr>
        <w:t>, they can use the ticket machine instead, but for queueing only. The diagram (figure 2.</w:t>
      </w:r>
      <w:r w:rsidR="00033A47">
        <w:rPr>
          <w:lang w:val="en-GB"/>
        </w:rPr>
        <w:t>1</w:t>
      </w:r>
      <w:r>
        <w:rPr>
          <w:lang w:val="en-GB"/>
        </w:rPr>
        <w:t xml:space="preserve">) describes the </w:t>
      </w:r>
      <w:r w:rsidR="00420C0C">
        <w:rPr>
          <w:lang w:val="en-GB"/>
        </w:rPr>
        <w:t>evolution of the ticket machine actor during its execution</w:t>
      </w:r>
      <w:r>
        <w:rPr>
          <w:lang w:val="en-GB"/>
        </w:rPr>
        <w:t>.</w:t>
      </w:r>
    </w:p>
    <w:p w14:paraId="05C42E90" w14:textId="77777777" w:rsidR="00033A47" w:rsidRDefault="00CC5F69" w:rsidP="0031648E">
      <w:pPr>
        <w:keepNext/>
      </w:pPr>
      <w:r>
        <w:rPr>
          <w:noProof/>
          <w:lang w:eastAsia="it-IT"/>
        </w:rPr>
        <w:drawing>
          <wp:inline distT="0" distB="0" distL="0" distR="0" wp14:anchorId="5192F7D3" wp14:editId="0E3A403C">
            <wp:extent cx="5400675" cy="3639820"/>
            <wp:effectExtent l="0" t="0" r="9525"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675" cy="3639820"/>
                    </a:xfrm>
                    <a:prstGeom prst="rect">
                      <a:avLst/>
                    </a:prstGeom>
                  </pic:spPr>
                </pic:pic>
              </a:graphicData>
            </a:graphic>
          </wp:inline>
        </w:drawing>
      </w:r>
    </w:p>
    <w:p w14:paraId="52154BEB" w14:textId="1AB11B1A" w:rsidR="00CC5F69" w:rsidRDefault="00033A47" w:rsidP="009D6FA3">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CA0339">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CA0339">
        <w:rPr>
          <w:noProof/>
          <w:lang w:val="en-GB"/>
        </w:rPr>
        <w:t>2</w:t>
      </w:r>
      <w:r>
        <w:fldChar w:fldCharType="end"/>
      </w:r>
    </w:p>
    <w:p w14:paraId="60B3E2FA" w14:textId="73CCAC6A" w:rsidR="00CC5F69" w:rsidRDefault="00CC5F69" w:rsidP="00493518">
      <w:pPr>
        <w:rPr>
          <w:lang w:val="en-GB"/>
        </w:rPr>
      </w:pPr>
      <w:r>
        <w:rPr>
          <w:lang w:val="en-GB"/>
        </w:rPr>
        <w:t>Checkpoint controllers have the role of controlling every ticket of the customers which reach the supermarket and want to enter. Their state machine diagram (figure 2.</w:t>
      </w:r>
      <w:r w:rsidR="00033A47">
        <w:rPr>
          <w:lang w:val="en-GB"/>
        </w:rPr>
        <w:t>2</w:t>
      </w:r>
      <w:r>
        <w:rPr>
          <w:lang w:val="en-GB"/>
        </w:rPr>
        <w:t>) expresses how they evolve while doing this specific activity. They control ticket until they must do that.</w:t>
      </w:r>
    </w:p>
    <w:p w14:paraId="7C6C0A6F" w14:textId="15F5CAC8" w:rsidR="00033A47" w:rsidRDefault="00374862" w:rsidP="0031648E">
      <w:pPr>
        <w:keepNext/>
      </w:pPr>
      <w:r>
        <w:rPr>
          <w:noProof/>
          <w:lang w:eastAsia="it-IT"/>
        </w:rPr>
        <w:drawing>
          <wp:inline distT="0" distB="0" distL="0" distR="0" wp14:anchorId="11711AB9" wp14:editId="3F7A5150">
            <wp:extent cx="5400675" cy="8229600"/>
            <wp:effectExtent l="0" t="0" r="952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675" cy="8229600"/>
                    </a:xfrm>
                    <a:prstGeom prst="rect">
                      <a:avLst/>
                    </a:prstGeom>
                  </pic:spPr>
                </pic:pic>
              </a:graphicData>
            </a:graphic>
          </wp:inline>
        </w:drawing>
      </w:r>
    </w:p>
    <w:p w14:paraId="327FE826" w14:textId="671A2472" w:rsidR="00763D69" w:rsidRPr="000C4C46" w:rsidRDefault="00033A47" w:rsidP="00C061C8">
      <w:pPr>
        <w:pStyle w:val="Caption"/>
        <w:rPr>
          <w:lang w:val="en-GB"/>
        </w:rPr>
      </w:pPr>
      <w:r w:rsidRPr="004E5CBA">
        <w:rPr>
          <w:lang w:val="en-GB"/>
        </w:rPr>
        <w:t xml:space="preserve">Figure </w:t>
      </w:r>
      <w:r>
        <w:fldChar w:fldCharType="begin"/>
      </w:r>
      <w:r w:rsidRPr="004E5CBA">
        <w:rPr>
          <w:lang w:val="en-GB"/>
        </w:rPr>
        <w:instrText xml:space="preserve"> STYLEREF 1 \s </w:instrText>
      </w:r>
      <w:r>
        <w:fldChar w:fldCharType="separate"/>
      </w:r>
      <w:r w:rsidR="00CA0339">
        <w:rPr>
          <w:lang w:val="en-GB"/>
        </w:rPr>
        <w:t>2</w:t>
      </w:r>
      <w:r>
        <w:fldChar w:fldCharType="end"/>
      </w:r>
      <w:r w:rsidRPr="004E5CBA">
        <w:rPr>
          <w:lang w:val="en-GB"/>
        </w:rPr>
        <w:t>.</w:t>
      </w:r>
      <w:r>
        <w:fldChar w:fldCharType="begin"/>
      </w:r>
      <w:r w:rsidRPr="004E5CBA">
        <w:rPr>
          <w:lang w:val="en-GB"/>
        </w:rPr>
        <w:instrText xml:space="preserve"> SEQ Figure \* ARABIC \s 1 </w:instrText>
      </w:r>
      <w:r>
        <w:fldChar w:fldCharType="separate"/>
      </w:r>
      <w:r w:rsidR="00CA0339">
        <w:rPr>
          <w:lang w:val="en-GB"/>
        </w:rPr>
        <w:t>3</w:t>
      </w:r>
      <w:r>
        <w:fldChar w:fldCharType="end"/>
      </w:r>
    </w:p>
    <w:p w14:paraId="67FA18D3" w14:textId="0A1AF0C3" w:rsidR="002612DD" w:rsidRDefault="008A7F9E" w:rsidP="002450F9">
      <w:pPr>
        <w:rPr>
          <w:lang w:val="en-GB"/>
        </w:rPr>
      </w:pPr>
      <w:bookmarkStart w:id="551" w:name="_Toc53691896"/>
      <w:r>
        <w:rPr>
          <w:lang w:val="en-GB"/>
        </w:rPr>
        <w:t>C</w:t>
      </w:r>
      <w:r w:rsidR="007C61CA">
        <w:rPr>
          <w:lang w:val="en-GB"/>
        </w:rPr>
        <w:t xml:space="preserve">ustomers can arrive to the supermarket </w:t>
      </w:r>
      <w:r w:rsidR="00692C5D">
        <w:rPr>
          <w:lang w:val="en-GB"/>
        </w:rPr>
        <w:t xml:space="preserve">because of </w:t>
      </w:r>
      <w:r w:rsidR="007C61CA">
        <w:rPr>
          <w:lang w:val="en-GB"/>
        </w:rPr>
        <w:t>three reasons</w:t>
      </w:r>
      <w:r w:rsidR="0051188C">
        <w:rPr>
          <w:lang w:val="en-GB"/>
        </w:rPr>
        <w:t>: taking a ticket, arriving because of a booking or arriving because its digital turn is going to be called or has called</w:t>
      </w:r>
      <w:r w:rsidR="00262C91">
        <w:rPr>
          <w:lang w:val="en-GB"/>
        </w:rPr>
        <w:t>.</w:t>
      </w:r>
      <w:r w:rsidR="0051188C">
        <w:rPr>
          <w:lang w:val="en-GB"/>
        </w:rPr>
        <w:t xml:space="preserve"> In this diagram is described customer’s state diagram </w:t>
      </w:r>
      <w:r w:rsidR="00364C8C">
        <w:rPr>
          <w:lang w:val="en-GB"/>
        </w:rPr>
        <w:t>with each possible state for a user interested by the point of view of the system. A user start its flow deciding when and where to buy products and end until it buys the products in the supermarket</w:t>
      </w:r>
      <w:r>
        <w:rPr>
          <w:lang w:val="en-GB"/>
        </w:rPr>
        <w:t>.</w:t>
      </w:r>
    </w:p>
    <w:p w14:paraId="0650CBA5" w14:textId="77777777" w:rsidR="00033A47" w:rsidRDefault="00D008E6" w:rsidP="0031648E">
      <w:pPr>
        <w:keepNext/>
      </w:pPr>
      <w:r>
        <w:rPr>
          <w:noProof/>
          <w:lang w:eastAsia="it-IT"/>
        </w:rPr>
        <w:drawing>
          <wp:inline distT="0" distB="0" distL="0" distR="0" wp14:anchorId="36DBAA62" wp14:editId="15490F7E">
            <wp:extent cx="5400675" cy="84201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675" cy="842010"/>
                    </a:xfrm>
                    <a:prstGeom prst="rect">
                      <a:avLst/>
                    </a:prstGeom>
                  </pic:spPr>
                </pic:pic>
              </a:graphicData>
            </a:graphic>
          </wp:inline>
        </w:drawing>
      </w:r>
    </w:p>
    <w:p w14:paraId="5ADFBC2B" w14:textId="596DF9C3" w:rsidR="00D008E6" w:rsidRPr="009E362A" w:rsidRDefault="00033A47" w:rsidP="0031648E">
      <w:pPr>
        <w:pStyle w:val="Caption"/>
        <w:rPr>
          <w:lang w:val="en-GB"/>
        </w:rPr>
      </w:pPr>
      <w:r w:rsidRPr="00C061C8">
        <w:rPr>
          <w:lang w:val="en-GB"/>
        </w:rPr>
        <w:t xml:space="preserve">Figure </w:t>
      </w:r>
      <w:r>
        <w:fldChar w:fldCharType="begin"/>
      </w:r>
      <w:r w:rsidRPr="00C061C8">
        <w:rPr>
          <w:lang w:val="en-GB"/>
        </w:rPr>
        <w:instrText xml:space="preserve"> STYLEREF 1 \s </w:instrText>
      </w:r>
      <w:r>
        <w:fldChar w:fldCharType="separate"/>
      </w:r>
      <w:r w:rsidR="00CA0339">
        <w:rPr>
          <w:noProof/>
          <w:lang w:val="en-GB"/>
        </w:rPr>
        <w:t>2</w:t>
      </w:r>
      <w:r>
        <w:fldChar w:fldCharType="end"/>
      </w:r>
      <w:r w:rsidRPr="00C061C8">
        <w:rPr>
          <w:lang w:val="en-GB"/>
        </w:rPr>
        <w:t>.</w:t>
      </w:r>
      <w:r>
        <w:fldChar w:fldCharType="begin"/>
      </w:r>
      <w:r w:rsidRPr="00C061C8">
        <w:rPr>
          <w:lang w:val="en-GB"/>
        </w:rPr>
        <w:instrText xml:space="preserve"> SEQ Figure \* ARABIC \s 1 </w:instrText>
      </w:r>
      <w:r>
        <w:fldChar w:fldCharType="separate"/>
      </w:r>
      <w:r w:rsidR="00CA0339">
        <w:rPr>
          <w:noProof/>
          <w:lang w:val="en-GB"/>
        </w:rPr>
        <w:t>4</w:t>
      </w:r>
      <w:r>
        <w:fldChar w:fldCharType="end"/>
      </w:r>
    </w:p>
    <w:p w14:paraId="55D3F2E6" w14:textId="0F20A9B1" w:rsidR="0065484B" w:rsidRPr="009D2C23" w:rsidDel="00676049" w:rsidRDefault="006D2958" w:rsidP="00C57090">
      <w:pPr>
        <w:spacing w:after="160" w:line="259" w:lineRule="auto"/>
        <w:jc w:val="left"/>
        <w:rPr>
          <w:del w:id="552" w:author="Marco Petri" w:date="2020-12-22T17:55:00Z"/>
          <w:lang w:val="en-GB"/>
        </w:rPr>
      </w:pPr>
      <w:r>
        <w:rPr>
          <w:lang w:val="en-GB"/>
        </w:rPr>
        <w:t>Store</w:t>
      </w:r>
      <w:r w:rsidR="001A269A">
        <w:rPr>
          <w:lang w:val="en-GB"/>
        </w:rPr>
        <w:t xml:space="preserve"> managers </w:t>
      </w:r>
      <w:r>
        <w:rPr>
          <w:lang w:val="en-GB"/>
        </w:rPr>
        <w:t>can</w:t>
      </w:r>
      <w:r w:rsidR="00DA6F55">
        <w:rPr>
          <w:lang w:val="en-GB"/>
        </w:rPr>
        <w:t xml:space="preserve"> </w:t>
      </w:r>
      <w:r>
        <w:rPr>
          <w:lang w:val="en-GB"/>
        </w:rPr>
        <w:t>modify parameters</w:t>
      </w:r>
      <w:r w:rsidR="0052663F">
        <w:rPr>
          <w:lang w:val="en-GB"/>
        </w:rPr>
        <w:t xml:space="preserve"> </w:t>
      </w:r>
      <w:r w:rsidR="00FD67B8">
        <w:rPr>
          <w:lang w:val="en-GB"/>
        </w:rPr>
        <w:t xml:space="preserve">regarding their store </w:t>
      </w:r>
      <w:r>
        <w:rPr>
          <w:lang w:val="en-GB"/>
        </w:rPr>
        <w:t>from the web app</w:t>
      </w:r>
      <w:r w:rsidR="004412D5">
        <w:rPr>
          <w:lang w:val="en-GB"/>
        </w:rPr>
        <w:t>. The diagram (figure 2.</w:t>
      </w:r>
      <w:r w:rsidR="00CC5F69">
        <w:rPr>
          <w:lang w:val="en-GB"/>
        </w:rPr>
        <w:t>4</w:t>
      </w:r>
      <w:r w:rsidR="004412D5">
        <w:rPr>
          <w:lang w:val="en-GB"/>
        </w:rPr>
        <w:t>) shows how they can do it.</w:t>
      </w:r>
      <w:del w:id="553" w:author="Marco Petri" w:date="2020-12-22T17:55:00Z">
        <w:r w:rsidR="00982714" w:rsidRPr="00806D62" w:rsidDel="00676049">
          <w:rPr>
            <w:lang w:val="en-GB"/>
          </w:rPr>
          <w:br w:type="page"/>
        </w:r>
      </w:del>
    </w:p>
    <w:p w14:paraId="2DAE0549" w14:textId="3452CFC9" w:rsidR="00FB2FDC" w:rsidRPr="009D2C23" w:rsidRDefault="00FB2FDC">
      <w:pPr>
        <w:spacing w:after="160" w:line="259" w:lineRule="auto"/>
        <w:jc w:val="left"/>
        <w:rPr>
          <w:rFonts w:eastAsiaTheme="majorEastAsia" w:cstheme="majorBidi"/>
          <w:sz w:val="32"/>
          <w:szCs w:val="26"/>
          <w:lang w:val="en-GB"/>
        </w:rPr>
        <w:pPrChange w:id="554" w:author="Marco Petri" w:date="2020-12-22T17:55:00Z">
          <w:pPr/>
        </w:pPrChange>
      </w:pPr>
      <w:del w:id="555" w:author="Marco Petri" w:date="2020-12-22T17:55:00Z">
        <w:r w:rsidRPr="009D2C23" w:rsidDel="00676049">
          <w:rPr>
            <w:lang w:val="en-GB"/>
          </w:rPr>
          <w:br w:type="page"/>
        </w:r>
      </w:del>
    </w:p>
    <w:p w14:paraId="0FA70CE3" w14:textId="77777777" w:rsidR="00676049" w:rsidRDefault="00676049">
      <w:pPr>
        <w:rPr>
          <w:ins w:id="556" w:author="Marco Petri" w:date="2020-12-22T17:55:00Z"/>
          <w:rFonts w:eastAsiaTheme="majorEastAsia" w:cstheme="majorBidi"/>
          <w:sz w:val="32"/>
          <w:szCs w:val="26"/>
          <w:lang w:val="en-GB"/>
        </w:rPr>
        <w:pPrChange w:id="557" w:author="Marco Petri" w:date="2020-12-22T17:55:00Z">
          <w:pPr>
            <w:spacing w:after="160" w:line="259" w:lineRule="auto"/>
            <w:jc w:val="left"/>
          </w:pPr>
        </w:pPrChange>
      </w:pPr>
      <w:bookmarkStart w:id="558" w:name="_Toc56547540"/>
      <w:ins w:id="559" w:author="Marco Petri" w:date="2020-12-22T17:55:00Z">
        <w:r>
          <w:rPr>
            <w:lang w:val="en-GB"/>
          </w:rPr>
          <w:br w:type="page"/>
        </w:r>
      </w:ins>
    </w:p>
    <w:p w14:paraId="25B9CE48" w14:textId="7603ECF9" w:rsidR="008A57BF" w:rsidRDefault="008A57BF" w:rsidP="008A57BF">
      <w:pPr>
        <w:pStyle w:val="Heading2"/>
        <w:rPr>
          <w:lang w:val="en-GB"/>
        </w:rPr>
      </w:pPr>
      <w:bookmarkStart w:id="560" w:name="_Toc59565364"/>
      <w:bookmarkStart w:id="561" w:name="_Toc59567802"/>
      <w:r>
        <w:rPr>
          <w:lang w:val="en-GB"/>
        </w:rPr>
        <w:t>Product functions</w:t>
      </w:r>
      <w:bookmarkEnd w:id="551"/>
      <w:bookmarkEnd w:id="558"/>
      <w:bookmarkEnd w:id="560"/>
      <w:bookmarkEnd w:id="561"/>
    </w:p>
    <w:p w14:paraId="25F53256" w14:textId="5F1E3081" w:rsidR="0075275C" w:rsidRDefault="0075275C" w:rsidP="000C4C46">
      <w:pPr>
        <w:rPr>
          <w:lang w:val="en-GB"/>
        </w:rPr>
      </w:pPr>
      <w:r>
        <w:rPr>
          <w:lang w:val="en-GB"/>
        </w:rPr>
        <w:t>The system will provide useful functionalities to both customers and store managers</w:t>
      </w:r>
      <w:r w:rsidR="00D65564">
        <w:rPr>
          <w:lang w:val="en-GB"/>
        </w:rPr>
        <w:t>/</w:t>
      </w:r>
      <w:r w:rsidR="005C0755">
        <w:rPr>
          <w:lang w:val="en-GB"/>
        </w:rPr>
        <w:t>checkpoint controllers.</w:t>
      </w:r>
    </w:p>
    <w:p w14:paraId="76584280" w14:textId="77777777" w:rsidR="003B7CFF" w:rsidRDefault="0075275C" w:rsidP="006B0D39">
      <w:pPr>
        <w:rPr>
          <w:b/>
          <w:lang w:val="en-GB"/>
        </w:rPr>
      </w:pPr>
      <w:r>
        <w:rPr>
          <w:lang w:val="en-GB"/>
        </w:rPr>
        <w:t xml:space="preserve">The </w:t>
      </w:r>
      <w:r w:rsidR="003B7CFF">
        <w:rPr>
          <w:lang w:val="en-GB"/>
        </w:rPr>
        <w:t>main</w:t>
      </w:r>
      <w:r>
        <w:rPr>
          <w:lang w:val="en-GB"/>
        </w:rPr>
        <w:t xml:space="preserve"> customer-oriented functions are </w:t>
      </w:r>
      <w:r w:rsidR="003B7CFF">
        <w:rPr>
          <w:b/>
          <w:lang w:val="en-GB"/>
        </w:rPr>
        <w:t xml:space="preserve">remote queuing </w:t>
      </w:r>
      <w:r w:rsidR="003B7CFF">
        <w:rPr>
          <w:lang w:val="en-GB"/>
        </w:rPr>
        <w:t>and</w:t>
      </w:r>
      <w:r w:rsidR="003B7CFF">
        <w:rPr>
          <w:b/>
          <w:lang w:val="en-GB"/>
        </w:rPr>
        <w:t xml:space="preserve"> </w:t>
      </w:r>
      <w:r>
        <w:rPr>
          <w:b/>
          <w:lang w:val="en-GB"/>
        </w:rPr>
        <w:t>booking a visit</w:t>
      </w:r>
      <w:r w:rsidR="003B7CFF">
        <w:rPr>
          <w:b/>
          <w:lang w:val="en-GB"/>
        </w:rPr>
        <w:t xml:space="preserve">. </w:t>
      </w:r>
    </w:p>
    <w:p w14:paraId="2851D46D" w14:textId="038A51E4" w:rsidR="00A63B9A" w:rsidRDefault="003B7CFF" w:rsidP="00C57090">
      <w:pPr>
        <w:rPr>
          <w:lang w:val="en-GB"/>
        </w:rPr>
      </w:pPr>
      <w:r>
        <w:rPr>
          <w:lang w:val="en-GB"/>
        </w:rPr>
        <w:t xml:space="preserve">The first functionality consists in </w:t>
      </w:r>
      <w:r w:rsidR="00A63B9A" w:rsidRPr="000C4C46">
        <w:rPr>
          <w:i/>
          <w:lang w:val="en-GB"/>
        </w:rPr>
        <w:t>letting the customer join a digital queue</w:t>
      </w:r>
      <w:r w:rsidR="00A63B9A">
        <w:rPr>
          <w:lang w:val="en-GB"/>
        </w:rPr>
        <w:t xml:space="preserve"> for a given store by </w:t>
      </w:r>
      <w:r>
        <w:rPr>
          <w:lang w:val="en-GB"/>
        </w:rPr>
        <w:t xml:space="preserve">providing the customer (upon request via their device) a valid </w:t>
      </w:r>
      <w:r w:rsidR="00A36B5F">
        <w:rPr>
          <w:lang w:val="en-GB"/>
        </w:rPr>
        <w:t xml:space="preserve">digital </w:t>
      </w:r>
      <w:r>
        <w:rPr>
          <w:lang w:val="en-GB"/>
        </w:rPr>
        <w:t xml:space="preserve">ticket. Such ticket is the union of a waiting number plus a QR code aimed at proving the validity of the ticket itself. </w:t>
      </w:r>
      <w:r w:rsidR="00A63B9A">
        <w:rPr>
          <w:lang w:val="en-GB"/>
        </w:rPr>
        <w:t>In order</w:t>
      </w:r>
      <w:r>
        <w:rPr>
          <w:lang w:val="en-GB"/>
        </w:rPr>
        <w:t xml:space="preserve"> to obtain their ticket, customers will have to select a store </w:t>
      </w:r>
      <w:r w:rsidRPr="000C4C46">
        <w:rPr>
          <w:i/>
          <w:lang w:val="en-GB"/>
        </w:rPr>
        <w:t>from a digital map that displays all available stores</w:t>
      </w:r>
      <w:r>
        <w:rPr>
          <w:lang w:val="en-GB"/>
        </w:rPr>
        <w:t xml:space="preserve"> within their surroundings. Before the number associated with their ticket is called by the store, customers will also be able to see </w:t>
      </w:r>
      <w:r w:rsidRPr="000C4C46">
        <w:rPr>
          <w:i/>
          <w:lang w:val="en-GB"/>
        </w:rPr>
        <w:t>an estimate of their waiting time</w:t>
      </w:r>
      <w:r>
        <w:rPr>
          <w:lang w:val="en-GB"/>
        </w:rPr>
        <w:t xml:space="preserve">, dynamically calculated by the system and displayed on their device. The system will also </w:t>
      </w:r>
      <w:r w:rsidRPr="000C4C46">
        <w:rPr>
          <w:i/>
          <w:lang w:val="en-GB"/>
        </w:rPr>
        <w:t>notify customers when they should leav</w:t>
      </w:r>
      <w:r w:rsidRPr="000C4C46">
        <w:rPr>
          <w:i/>
          <w:iCs/>
          <w:lang w:val="en-GB"/>
        </w:rPr>
        <w:t>e</w:t>
      </w:r>
      <w:r>
        <w:rPr>
          <w:lang w:val="en-GB"/>
        </w:rPr>
        <w:t xml:space="preserve"> from home to get to the store: such notification will be planned by the system </w:t>
      </w:r>
      <w:r w:rsidR="00A63B9A">
        <w:rPr>
          <w:lang w:val="en-GB"/>
        </w:rPr>
        <w:t>based on an estimation of the time that a customer might take to arrive at the store.</w:t>
      </w:r>
      <w:r w:rsidR="009F7507">
        <w:rPr>
          <w:lang w:val="en-GB"/>
        </w:rPr>
        <w:t xml:space="preserve"> In addition to that, the backend will be in charge of avoiding an excessive number of people in the store. In order to do so </w:t>
      </w:r>
      <w:r w:rsidR="009F7507" w:rsidRPr="000C4C46">
        <w:rPr>
          <w:i/>
          <w:lang w:val="en-GB"/>
        </w:rPr>
        <w:t>the system will not call a new number unless there is a free spot</w:t>
      </w:r>
      <w:r w:rsidR="009F7507">
        <w:rPr>
          <w:lang w:val="en-GB"/>
        </w:rPr>
        <w:t xml:space="preserve"> in the store.</w:t>
      </w:r>
    </w:p>
    <w:p w14:paraId="0AD5C604" w14:textId="7AD48524" w:rsidR="00A63B9A" w:rsidRDefault="00A63B9A" w:rsidP="00C57090">
      <w:pPr>
        <w:rPr>
          <w:lang w:val="en-GB"/>
        </w:rPr>
      </w:pPr>
      <w:r>
        <w:rPr>
          <w:lang w:val="en-GB"/>
        </w:rPr>
        <w:t xml:space="preserve">The latter function permits a customer to plan and </w:t>
      </w:r>
      <w:r w:rsidRPr="000C4C46">
        <w:rPr>
          <w:i/>
          <w:lang w:val="en-GB"/>
        </w:rPr>
        <w:t>book a visit in advance</w:t>
      </w:r>
      <w:r>
        <w:rPr>
          <w:lang w:val="en-GB"/>
        </w:rPr>
        <w:t xml:space="preserve">, opposed to the remote queuing function whose role is the management of </w:t>
      </w:r>
      <w:del w:id="562" w:author="asus" w:date="2020-12-18T09:44:00Z">
        <w:r w:rsidDel="009955B1">
          <w:rPr>
            <w:lang w:val="en-GB"/>
          </w:rPr>
          <w:delText>short-time</w:delText>
        </w:r>
      </w:del>
      <w:ins w:id="563" w:author="asus" w:date="2020-12-18T09:44:00Z">
        <w:r w:rsidR="009955B1">
          <w:rPr>
            <w:lang w:val="en-GB"/>
          </w:rPr>
          <w:t>real-time</w:t>
        </w:r>
      </w:ins>
      <w:r>
        <w:rPr>
          <w:lang w:val="en-GB"/>
        </w:rPr>
        <w:t xml:space="preserve"> queues. </w:t>
      </w:r>
      <w:ins w:id="564" w:author="asus" w:date="2020-12-18T09:54:00Z">
        <w:r w:rsidR="00F106AA">
          <w:rPr>
            <w:lang w:val="en-GB"/>
          </w:rPr>
          <w:t>Visits</w:t>
        </w:r>
      </w:ins>
      <w:ins w:id="565" w:author="asus" w:date="2020-12-18T09:55:00Z">
        <w:r w:rsidR="00F106AA">
          <w:rPr>
            <w:lang w:val="en-GB"/>
          </w:rPr>
          <w:t xml:space="preserve"> can be for a single person or for multiple-people groups, with an upper limit </w:t>
        </w:r>
      </w:ins>
      <w:ins w:id="566" w:author="asus" w:date="2020-12-18T09:56:00Z">
        <w:r w:rsidR="00F106AA">
          <w:rPr>
            <w:lang w:val="en-GB"/>
          </w:rPr>
          <w:t xml:space="preserve">to the size of a group. </w:t>
        </w:r>
      </w:ins>
      <w:r>
        <w:rPr>
          <w:lang w:val="en-GB"/>
        </w:rPr>
        <w:t xml:space="preserve">Customers who select this option will have to specify a store for their purchases among the ones displayed in the same map as before. Then the system will </w:t>
      </w:r>
      <w:r w:rsidRPr="000C4C46">
        <w:rPr>
          <w:i/>
          <w:lang w:val="en-GB"/>
        </w:rPr>
        <w:t>display a time-table with all the available and occupied time slots</w:t>
      </w:r>
      <w:r>
        <w:rPr>
          <w:lang w:val="en-GB"/>
        </w:rPr>
        <w:t xml:space="preserve"> in the store, for the user to choose the most suitable one. The system will also send the user a </w:t>
      </w:r>
      <w:r w:rsidRPr="000C4C46">
        <w:rPr>
          <w:i/>
          <w:lang w:val="en-GB"/>
        </w:rPr>
        <w:t>list of alternative solutions</w:t>
      </w:r>
      <w:r>
        <w:rPr>
          <w:lang w:val="en-GB"/>
        </w:rPr>
        <w:t>, both possible pre-defined time slots or alternative stores for their purchases. Regardless of the option that they choose, the system will send customers a QR code that shall be shown upon entering the store.</w:t>
      </w:r>
      <w:r w:rsidR="009F7507">
        <w:rPr>
          <w:lang w:val="en-GB"/>
        </w:rPr>
        <w:t xml:space="preserve"> Customers also have the option</w:t>
      </w:r>
      <w:r w:rsidR="00FA5AFA">
        <w:rPr>
          <w:lang w:val="en-GB"/>
        </w:rPr>
        <w:t>al</w:t>
      </w:r>
      <w:r w:rsidR="009F7507">
        <w:rPr>
          <w:lang w:val="en-GB"/>
        </w:rPr>
        <w:t xml:space="preserve"> functionality of </w:t>
      </w:r>
      <w:r w:rsidR="009F7507" w:rsidRPr="000C4C46">
        <w:rPr>
          <w:i/>
          <w:lang w:val="en-GB"/>
        </w:rPr>
        <w:t>providing a list of items that they intend to buy</w:t>
      </w:r>
      <w:r w:rsidR="009F7507">
        <w:rPr>
          <w:lang w:val="en-GB"/>
        </w:rPr>
        <w:t>, for more accurate estimations.</w:t>
      </w:r>
      <w:r w:rsidR="002E6C0E">
        <w:rPr>
          <w:lang w:val="en-GB"/>
        </w:rPr>
        <w:t xml:space="preserve"> If the customer is not able to provide a list of items </w:t>
      </w:r>
      <w:ins w:id="567" w:author="asus" w:date="2020-12-18T09:45:00Z">
        <w:r w:rsidR="009955B1">
          <w:rPr>
            <w:lang w:val="en-GB"/>
          </w:rPr>
          <w:t>he or she</w:t>
        </w:r>
      </w:ins>
      <w:del w:id="568" w:author="asus" w:date="2020-12-18T09:45:00Z">
        <w:r w:rsidR="002E6C0E" w:rsidDel="009955B1">
          <w:rPr>
            <w:lang w:val="en-GB"/>
          </w:rPr>
          <w:delText>if</w:delText>
        </w:r>
      </w:del>
      <w:r w:rsidR="002E6C0E">
        <w:rPr>
          <w:lang w:val="en-GB"/>
        </w:rPr>
        <w:t xml:space="preserve"> can optionally </w:t>
      </w:r>
      <w:r w:rsidR="002E6C0E" w:rsidRPr="000C4C46">
        <w:rPr>
          <w:i/>
          <w:iCs/>
          <w:lang w:val="en-GB"/>
        </w:rPr>
        <w:t xml:space="preserve">provide a list of categories of items </w:t>
      </w:r>
      <w:r w:rsidR="00D840C6" w:rsidRPr="000C4C46">
        <w:rPr>
          <w:i/>
          <w:iCs/>
          <w:lang w:val="en-GB"/>
        </w:rPr>
        <w:t>the</w:t>
      </w:r>
      <w:r w:rsidR="00D840C6">
        <w:rPr>
          <w:i/>
          <w:iCs/>
          <w:lang w:val="en-GB"/>
        </w:rPr>
        <w:t>y</w:t>
      </w:r>
      <w:r w:rsidR="00D840C6" w:rsidRPr="000C4C46">
        <w:rPr>
          <w:i/>
          <w:iCs/>
          <w:lang w:val="en-GB"/>
        </w:rPr>
        <w:t xml:space="preserve"> intend to buy</w:t>
      </w:r>
      <w:r w:rsidR="00D840C6">
        <w:rPr>
          <w:lang w:val="en-GB"/>
        </w:rPr>
        <w:t>.</w:t>
      </w:r>
    </w:p>
    <w:p w14:paraId="7652DF33" w14:textId="5A60690D" w:rsidR="00A704A0" w:rsidRDefault="00A36B5F" w:rsidP="00010716">
      <w:pPr>
        <w:rPr>
          <w:lang w:val="en-GB"/>
        </w:rPr>
      </w:pPr>
      <w:r>
        <w:rPr>
          <w:lang w:val="en-GB"/>
        </w:rPr>
        <w:t>In any case, the system will not accept a QR code that has already been used for a valid entrance: once the customer has entered he or she will need a new ticket or booking in order to re-enter.</w:t>
      </w:r>
    </w:p>
    <w:p w14:paraId="00FEF05C" w14:textId="658647D5" w:rsidR="00A63B9A" w:rsidRDefault="00A704A0" w:rsidP="006378C6">
      <w:pPr>
        <w:rPr>
          <w:lang w:val="en-GB"/>
        </w:rPr>
      </w:pPr>
      <w:r>
        <w:rPr>
          <w:lang w:val="en-GB"/>
        </w:rPr>
        <w:t>Once a customer has purchased all the desired items and paid, he or she will have to show their QR code to a checkpoint controller once again. This step does not check for the validity of the token, it just registers that a customer has left the store and thus a new available spot can be occupied by a customer in the store.</w:t>
      </w:r>
    </w:p>
    <w:p w14:paraId="117B1256" w14:textId="28CA8AD0" w:rsidR="00D65564" w:rsidRDefault="00A63B9A" w:rsidP="00C46B60">
      <w:pPr>
        <w:spacing w:before="360"/>
        <w:rPr>
          <w:lang w:val="en-GB"/>
        </w:rPr>
      </w:pPr>
      <w:r>
        <w:rPr>
          <w:lang w:val="en-GB"/>
        </w:rPr>
        <w:t xml:space="preserve">On the other hand, the system will also provide some key </w:t>
      </w:r>
      <w:r w:rsidR="00D65564">
        <w:rPr>
          <w:b/>
          <w:lang w:val="en-GB"/>
        </w:rPr>
        <w:t xml:space="preserve">configuration functionalities </w:t>
      </w:r>
      <w:r w:rsidR="00D65564">
        <w:rPr>
          <w:lang w:val="en-GB"/>
        </w:rPr>
        <w:t xml:space="preserve">to store managers. They will in fact be able to </w:t>
      </w:r>
      <w:r w:rsidR="00D65564" w:rsidRPr="00C46B60">
        <w:rPr>
          <w:i/>
          <w:lang w:val="en-GB"/>
        </w:rPr>
        <w:t>set some core parameters</w:t>
      </w:r>
      <w:r w:rsidR="00D65564">
        <w:rPr>
          <w:lang w:val="en-GB"/>
        </w:rPr>
        <w:t xml:space="preserve"> in order to regulate fluxes and clusters of people within their store: e.g. they will decide how many people are permitted to stay within one group, how many customers are allowed to stay in a given store section, the duration of time slots and so on. Furthermore, one or more </w:t>
      </w:r>
      <w:r w:rsidR="005C0755">
        <w:rPr>
          <w:lang w:val="en-GB"/>
        </w:rPr>
        <w:t>checkpoint controllers</w:t>
      </w:r>
      <w:r w:rsidR="00D65564">
        <w:rPr>
          <w:lang w:val="en-GB"/>
        </w:rPr>
        <w:t xml:space="preserve"> will have access to a </w:t>
      </w:r>
      <w:r w:rsidR="00D65564" w:rsidRPr="00C57090">
        <w:rPr>
          <w:b/>
          <w:lang w:val="en-GB"/>
        </w:rPr>
        <w:t>QR scanning functionality</w:t>
      </w:r>
      <w:r w:rsidR="00D65564">
        <w:rPr>
          <w:lang w:val="en-GB"/>
        </w:rPr>
        <w:t>, in order to scan the QR codes of employees</w:t>
      </w:r>
      <w:r w:rsidR="005A4C95">
        <w:rPr>
          <w:lang w:val="en-GB"/>
        </w:rPr>
        <w:t xml:space="preserve"> and customers</w:t>
      </w:r>
      <w:r w:rsidR="00D65564">
        <w:rPr>
          <w:lang w:val="en-GB"/>
        </w:rPr>
        <w:t xml:space="preserve"> to monitor their access.</w:t>
      </w:r>
      <w:r w:rsidR="009F7507">
        <w:rPr>
          <w:lang w:val="en-GB"/>
        </w:rPr>
        <w:t xml:space="preserve"> Scanning a QR code</w:t>
      </w:r>
      <w:ins w:id="569" w:author="asus" w:date="2020-12-18T09:47:00Z">
        <w:r w:rsidR="009955B1">
          <w:rPr>
            <w:lang w:val="en-GB"/>
          </w:rPr>
          <w:t xml:space="preserve"> (on entrance)</w:t>
        </w:r>
      </w:ins>
      <w:r w:rsidR="009F7507">
        <w:rPr>
          <w:lang w:val="en-GB"/>
        </w:rPr>
        <w:t xml:space="preserve"> will </w:t>
      </w:r>
      <w:r w:rsidR="009F7507" w:rsidRPr="00C46B60">
        <w:rPr>
          <w:i/>
          <w:lang w:val="en-GB"/>
        </w:rPr>
        <w:t>establish whether it is valid or not</w:t>
      </w:r>
      <w:r w:rsidR="009F7507">
        <w:rPr>
          <w:lang w:val="en-GB"/>
        </w:rPr>
        <w:t xml:space="preserve"> and will automatically make it non-reusable.</w:t>
      </w:r>
    </w:p>
    <w:p w14:paraId="282DD583" w14:textId="0F29763F" w:rsidR="008A57BF" w:rsidRDefault="00D65564" w:rsidP="00C46B60">
      <w:pPr>
        <w:spacing w:before="360"/>
        <w:rPr>
          <w:lang w:val="en-GB"/>
        </w:rPr>
      </w:pPr>
      <w:r>
        <w:rPr>
          <w:lang w:val="en-GB"/>
        </w:rPr>
        <w:t xml:space="preserve">Finally, the system will provide general purpose functionalities to all of its users, such as </w:t>
      </w:r>
      <w:r>
        <w:rPr>
          <w:b/>
          <w:lang w:val="en-GB"/>
        </w:rPr>
        <w:t>registering, login, account management</w:t>
      </w:r>
      <w:r w:rsidR="003339E6">
        <w:rPr>
          <w:b/>
          <w:lang w:val="en-GB"/>
        </w:rPr>
        <w:t>…</w:t>
      </w:r>
      <w:r w:rsidR="009F7507">
        <w:rPr>
          <w:b/>
          <w:lang w:val="en-GB"/>
        </w:rPr>
        <w:t xml:space="preserve"> </w:t>
      </w:r>
      <w:r w:rsidR="009F7507">
        <w:rPr>
          <w:lang w:val="en-GB"/>
        </w:rPr>
        <w:t xml:space="preserve">Distinction will be made between regular customer accounts, </w:t>
      </w:r>
      <w:r w:rsidR="005C0755">
        <w:rPr>
          <w:lang w:val="en-GB"/>
        </w:rPr>
        <w:t xml:space="preserve">checkpoint controller </w:t>
      </w:r>
      <w:r w:rsidR="009F7507">
        <w:rPr>
          <w:lang w:val="en-GB"/>
        </w:rPr>
        <w:t xml:space="preserve">accounts and store manager accounts. Each user will obviously have </w:t>
      </w:r>
      <w:r w:rsidR="009F7507" w:rsidRPr="003B5F74">
        <w:rPr>
          <w:i/>
          <w:lang w:val="en-GB"/>
        </w:rPr>
        <w:t xml:space="preserve">access to the functionalities of their role </w:t>
      </w:r>
      <w:r w:rsidR="005C0755" w:rsidRPr="003B5F74">
        <w:rPr>
          <w:i/>
          <w:lang w:val="en-GB"/>
        </w:rPr>
        <w:t>only</w:t>
      </w:r>
      <w:r w:rsidR="009F7507">
        <w:rPr>
          <w:lang w:val="en-GB"/>
        </w:rPr>
        <w:t xml:space="preserve"> e.</w:t>
      </w:r>
      <w:r w:rsidR="005C0755">
        <w:rPr>
          <w:lang w:val="en-GB"/>
        </w:rPr>
        <w:t>g</w:t>
      </w:r>
      <w:ins w:id="570" w:author="asus" w:date="2020-12-18T09:47:00Z">
        <w:r w:rsidR="009955B1">
          <w:rPr>
            <w:lang w:val="en-GB"/>
          </w:rPr>
          <w:t>.</w:t>
        </w:r>
      </w:ins>
      <w:del w:id="571" w:author="asus" w:date="2020-12-18T09:47:00Z">
        <w:r w:rsidR="005C0755" w:rsidDel="009955B1">
          <w:rPr>
            <w:lang w:val="en-GB"/>
          </w:rPr>
          <w:delText>.</w:delText>
        </w:r>
        <w:r w:rsidR="009F7507" w:rsidDel="009955B1">
          <w:rPr>
            <w:lang w:val="en-GB"/>
          </w:rPr>
          <w:delText>.</w:delText>
        </w:r>
      </w:del>
      <w:r w:rsidR="009F7507">
        <w:rPr>
          <w:lang w:val="en-GB"/>
        </w:rPr>
        <w:t xml:space="preserve"> customer</w:t>
      </w:r>
      <w:ins w:id="572" w:author="asus" w:date="2020-12-18T09:47:00Z">
        <w:r w:rsidR="009955B1">
          <w:rPr>
            <w:lang w:val="en-GB"/>
          </w:rPr>
          <w:t>s</w:t>
        </w:r>
      </w:ins>
      <w:r w:rsidR="009F7507">
        <w:rPr>
          <w:lang w:val="en-GB"/>
        </w:rPr>
        <w:t xml:space="preserve"> will only have access to customer-oriented functionalities.</w:t>
      </w:r>
      <w:r w:rsidR="008A57BF">
        <w:rPr>
          <w:lang w:val="en-GB"/>
        </w:rPr>
        <w:br w:type="page"/>
      </w:r>
    </w:p>
    <w:p w14:paraId="53CF2913" w14:textId="08CBEAB7" w:rsidR="008A57BF" w:rsidRDefault="008A57BF" w:rsidP="008A57BF">
      <w:pPr>
        <w:pStyle w:val="Heading2"/>
        <w:rPr>
          <w:lang w:val="en-GB"/>
        </w:rPr>
      </w:pPr>
      <w:bookmarkStart w:id="573" w:name="_Toc53691897"/>
      <w:bookmarkStart w:id="574" w:name="_Toc56547541"/>
      <w:bookmarkStart w:id="575" w:name="_Toc59565365"/>
      <w:bookmarkStart w:id="576" w:name="_Toc59567803"/>
      <w:r>
        <w:rPr>
          <w:lang w:val="en-GB"/>
        </w:rPr>
        <w:t>User characteristics</w:t>
      </w:r>
      <w:bookmarkEnd w:id="573"/>
      <w:bookmarkEnd w:id="574"/>
      <w:bookmarkEnd w:id="575"/>
      <w:bookmarkEnd w:id="576"/>
    </w:p>
    <w:p w14:paraId="0BA42056" w14:textId="77777777" w:rsidR="00AA41BE" w:rsidRDefault="00AA41BE" w:rsidP="00EB4837">
      <w:pPr>
        <w:rPr>
          <w:lang w:val="en-GB"/>
        </w:rPr>
      </w:pPr>
      <w:r>
        <w:rPr>
          <w:lang w:val="en-GB"/>
        </w:rPr>
        <w:t>This section presents the users and their characteristics:</w:t>
      </w:r>
    </w:p>
    <w:p w14:paraId="24698CEF" w14:textId="5F9A71E5" w:rsidR="008214E6" w:rsidRDefault="00AA41BE" w:rsidP="006378C6">
      <w:pPr>
        <w:pStyle w:val="ListParagraph"/>
        <w:numPr>
          <w:ilvl w:val="0"/>
          <w:numId w:val="19"/>
        </w:numPr>
        <w:spacing w:after="160" w:line="256" w:lineRule="auto"/>
        <w:jc w:val="left"/>
        <w:rPr>
          <w:b/>
          <w:bCs/>
          <w:lang w:val="en-GB"/>
        </w:rPr>
      </w:pPr>
      <w:r>
        <w:rPr>
          <w:b/>
          <w:bCs/>
          <w:lang w:val="en-GB"/>
        </w:rPr>
        <w:t>Store</w:t>
      </w:r>
      <w:r w:rsidR="00374456">
        <w:rPr>
          <w:b/>
          <w:bCs/>
          <w:lang w:val="en-GB"/>
        </w:rPr>
        <w:t xml:space="preserve"> Managers</w:t>
      </w:r>
    </w:p>
    <w:p w14:paraId="703A96BF" w14:textId="75BC747B" w:rsidR="00AA41BE" w:rsidRPr="008534C7" w:rsidRDefault="00AA41BE" w:rsidP="005B7A5B">
      <w:pPr>
        <w:pStyle w:val="ListParagraph"/>
        <w:numPr>
          <w:ilvl w:val="1"/>
          <w:numId w:val="19"/>
        </w:numPr>
        <w:spacing w:after="160" w:line="256" w:lineRule="auto"/>
        <w:jc w:val="left"/>
        <w:rPr>
          <w:lang w:val="en-GB"/>
        </w:rPr>
      </w:pPr>
      <w:r w:rsidRPr="008534C7">
        <w:rPr>
          <w:lang w:val="en-GB"/>
        </w:rPr>
        <w:t xml:space="preserve">They are in charge </w:t>
      </w:r>
      <w:r w:rsidR="00A9227D" w:rsidRPr="008534C7">
        <w:rPr>
          <w:lang w:val="en-GB"/>
        </w:rPr>
        <w:t xml:space="preserve">of </w:t>
      </w:r>
      <w:r w:rsidRPr="008534C7">
        <w:rPr>
          <w:lang w:val="en-GB"/>
        </w:rPr>
        <w:t>their store’s organization.</w:t>
      </w:r>
      <w:r w:rsidR="008F5D17">
        <w:rPr>
          <w:lang w:val="en-GB"/>
        </w:rPr>
        <w:t xml:space="preserve"> </w:t>
      </w:r>
      <w:r w:rsidR="006D78BE">
        <w:rPr>
          <w:lang w:val="en-GB"/>
        </w:rPr>
        <w:t>P</w:t>
      </w:r>
      <w:r w:rsidR="008F5D17">
        <w:rPr>
          <w:lang w:val="en-GB"/>
        </w:rPr>
        <w:t>articular</w:t>
      </w:r>
      <w:r w:rsidR="006D78BE">
        <w:rPr>
          <w:lang w:val="en-GB"/>
        </w:rPr>
        <w:t>ly</w:t>
      </w:r>
      <w:r w:rsidR="00DF36C5">
        <w:rPr>
          <w:lang w:val="en-GB"/>
        </w:rPr>
        <w:t>,</w:t>
      </w:r>
      <w:r w:rsidR="008F5D17">
        <w:rPr>
          <w:lang w:val="en-GB"/>
        </w:rPr>
        <w:t xml:space="preserve"> they </w:t>
      </w:r>
      <w:r w:rsidR="00B70AEC">
        <w:rPr>
          <w:lang w:val="en-GB"/>
        </w:rPr>
        <w:t>decide the opening hours</w:t>
      </w:r>
      <w:r w:rsidR="003C197C">
        <w:rPr>
          <w:lang w:val="en-GB"/>
        </w:rPr>
        <w:t xml:space="preserve"> and</w:t>
      </w:r>
      <w:r w:rsidR="00B70AEC">
        <w:rPr>
          <w:lang w:val="en-GB"/>
        </w:rPr>
        <w:t xml:space="preserve"> </w:t>
      </w:r>
      <w:r w:rsidR="00CC4D5E">
        <w:rPr>
          <w:lang w:val="en-GB"/>
        </w:rPr>
        <w:t>the</w:t>
      </w:r>
      <w:r w:rsidR="00B63B2F">
        <w:rPr>
          <w:lang w:val="en-GB"/>
        </w:rPr>
        <w:t xml:space="preserve"> </w:t>
      </w:r>
      <w:r w:rsidR="00CC4D5E">
        <w:rPr>
          <w:lang w:val="en-GB"/>
        </w:rPr>
        <w:t xml:space="preserve">logistics </w:t>
      </w:r>
      <w:r w:rsidR="00B63B2F">
        <w:rPr>
          <w:lang w:val="en-GB"/>
        </w:rPr>
        <w:t>regarding the customers</w:t>
      </w:r>
      <w:r w:rsidR="003C197C">
        <w:rPr>
          <w:lang w:val="en-GB"/>
        </w:rPr>
        <w:t>.</w:t>
      </w:r>
    </w:p>
    <w:p w14:paraId="12B5FF65" w14:textId="77777777" w:rsidR="00AA41BE" w:rsidRDefault="00AA41BE" w:rsidP="00AA41BE">
      <w:pPr>
        <w:pStyle w:val="ListParagraph"/>
        <w:numPr>
          <w:ilvl w:val="0"/>
          <w:numId w:val="19"/>
        </w:numPr>
        <w:spacing w:after="160" w:line="256" w:lineRule="auto"/>
        <w:jc w:val="left"/>
        <w:rPr>
          <w:b/>
          <w:bCs/>
          <w:lang w:val="en-GB"/>
        </w:rPr>
      </w:pPr>
      <w:r>
        <w:rPr>
          <w:b/>
          <w:bCs/>
          <w:lang w:val="en-GB"/>
        </w:rPr>
        <w:t>Customers</w:t>
      </w:r>
    </w:p>
    <w:p w14:paraId="6B138FA5" w14:textId="25B0CFB8" w:rsidR="00AA41BE" w:rsidRDefault="00AA41BE" w:rsidP="00AA41BE">
      <w:pPr>
        <w:pStyle w:val="ListParagraph"/>
        <w:numPr>
          <w:ilvl w:val="1"/>
          <w:numId w:val="19"/>
        </w:numPr>
        <w:spacing w:after="160" w:line="256" w:lineRule="auto"/>
        <w:jc w:val="left"/>
        <w:rPr>
          <w:lang w:val="en-GB"/>
        </w:rPr>
      </w:pPr>
      <w:r>
        <w:rPr>
          <w:lang w:val="en-GB"/>
        </w:rPr>
        <w:t>They can be of any demographics. Shopping for groceries is a need that everybody has</w:t>
      </w:r>
      <w:r w:rsidR="00266CC1">
        <w:rPr>
          <w:lang w:val="en-GB"/>
        </w:rPr>
        <w:t>;</w:t>
      </w:r>
    </w:p>
    <w:p w14:paraId="687A917E" w14:textId="07D05E94" w:rsidR="00AA41BE" w:rsidRDefault="00AA41BE" w:rsidP="00AA41BE">
      <w:pPr>
        <w:pStyle w:val="ListParagraph"/>
        <w:numPr>
          <w:ilvl w:val="1"/>
          <w:numId w:val="19"/>
        </w:numPr>
        <w:spacing w:after="160" w:line="256" w:lineRule="auto"/>
        <w:jc w:val="left"/>
        <w:rPr>
          <w:lang w:val="en-GB"/>
        </w:rPr>
      </w:pPr>
      <w:r>
        <w:rPr>
          <w:lang w:val="en-GB"/>
        </w:rPr>
        <w:t>Their ability to interact with technology varies greatly. While younger generations are accustomed to technology the elderly might struggle to use complex applications</w:t>
      </w:r>
      <w:r w:rsidR="00266CC1">
        <w:rPr>
          <w:lang w:val="en-GB"/>
        </w:rPr>
        <w:t>;</w:t>
      </w:r>
    </w:p>
    <w:p w14:paraId="412C85FC" w14:textId="6275C45E" w:rsidR="00AA41BE" w:rsidRDefault="001316E8" w:rsidP="00AA41BE">
      <w:pPr>
        <w:pStyle w:val="ListParagraph"/>
        <w:numPr>
          <w:ilvl w:val="1"/>
          <w:numId w:val="19"/>
        </w:numPr>
        <w:spacing w:after="160" w:line="256" w:lineRule="auto"/>
        <w:jc w:val="left"/>
        <w:rPr>
          <w:lang w:val="en-GB"/>
        </w:rPr>
      </w:pPr>
      <w:r>
        <w:rPr>
          <w:lang w:val="en-GB"/>
        </w:rPr>
        <w:t xml:space="preserve">They may have internet at home as well as they may not. </w:t>
      </w:r>
      <w:r w:rsidR="00AA41BE">
        <w:rPr>
          <w:lang w:val="en-GB"/>
        </w:rPr>
        <w:t xml:space="preserve">Even though in developed countries the vast majority of customers </w:t>
      </w:r>
      <w:r w:rsidR="00E80E3E">
        <w:rPr>
          <w:lang w:val="en-GB"/>
        </w:rPr>
        <w:t>are</w:t>
      </w:r>
      <w:r w:rsidR="002C2F6F">
        <w:rPr>
          <w:lang w:val="en-GB"/>
        </w:rPr>
        <w:t xml:space="preserve"> </w:t>
      </w:r>
      <w:r w:rsidR="00AA41BE">
        <w:rPr>
          <w:lang w:val="en-GB"/>
        </w:rPr>
        <w:t>expected to have internet access</w:t>
      </w:r>
      <w:r w:rsidR="00626B61">
        <w:rPr>
          <w:lang w:val="en-GB"/>
        </w:rPr>
        <w:t xml:space="preserve"> at home</w:t>
      </w:r>
      <w:r w:rsidR="00AA41BE">
        <w:rPr>
          <w:lang w:val="en-GB"/>
        </w:rPr>
        <w:t>, a sizable portion still doesn’t. According to a 20</w:t>
      </w:r>
      <w:r w:rsidR="007C2C1B">
        <w:rPr>
          <w:lang w:val="en-GB"/>
        </w:rPr>
        <w:t>20</w:t>
      </w:r>
      <w:r w:rsidR="00AA41BE">
        <w:rPr>
          <w:lang w:val="en-GB"/>
        </w:rPr>
        <w:t xml:space="preserve"> statistic, in Italy </w:t>
      </w:r>
      <w:r w:rsidR="007C2C1B">
        <w:rPr>
          <w:lang w:val="en-GB"/>
        </w:rPr>
        <w:t>76</w:t>
      </w:r>
      <w:r w:rsidR="00AA41BE">
        <w:rPr>
          <w:lang w:val="en-GB"/>
        </w:rPr>
        <w:t>% of households ha</w:t>
      </w:r>
      <w:r w:rsidR="00012AAB">
        <w:rPr>
          <w:lang w:val="en-GB"/>
        </w:rPr>
        <w:t>ve</w:t>
      </w:r>
      <w:r w:rsidR="00AA41BE">
        <w:rPr>
          <w:lang w:val="en-GB"/>
        </w:rPr>
        <w:t xml:space="preserve"> i</w:t>
      </w:r>
      <w:r w:rsidR="00626B61">
        <w:rPr>
          <w:lang w:val="en-GB"/>
        </w:rPr>
        <w:t>t</w:t>
      </w:r>
      <w:r>
        <w:rPr>
          <w:lang w:val="en-GB"/>
        </w:rPr>
        <w:t>;</w:t>
      </w:r>
      <w:r w:rsidR="006753AC" w:rsidRPr="00C57090">
        <w:rPr>
          <w:vertAlign w:val="superscript"/>
          <w:lang w:val="en-GB"/>
        </w:rPr>
        <w:t>[1]</w:t>
      </w:r>
    </w:p>
    <w:p w14:paraId="641CEE02" w14:textId="5FECC7C7" w:rsidR="00AA41BE" w:rsidRDefault="00AA41BE" w:rsidP="00AA41BE">
      <w:pPr>
        <w:pStyle w:val="ListParagraph"/>
        <w:numPr>
          <w:ilvl w:val="1"/>
          <w:numId w:val="19"/>
        </w:numPr>
        <w:spacing w:after="160" w:line="256" w:lineRule="auto"/>
        <w:jc w:val="left"/>
        <w:rPr>
          <w:lang w:val="en-GB"/>
        </w:rPr>
      </w:pPr>
      <w:r>
        <w:rPr>
          <w:lang w:val="en-GB"/>
        </w:rPr>
        <w:t>Normally customers go grocery shopping with a least a vague idea of the items to buy</w:t>
      </w:r>
      <w:r w:rsidR="00321D49">
        <w:rPr>
          <w:lang w:val="en-GB"/>
        </w:rPr>
        <w:t>;</w:t>
      </w:r>
    </w:p>
    <w:p w14:paraId="44E3BE49" w14:textId="7598B550" w:rsidR="00AA41BE" w:rsidRDefault="00AA41BE" w:rsidP="00AA41BE">
      <w:pPr>
        <w:pStyle w:val="ListParagraph"/>
        <w:numPr>
          <w:ilvl w:val="1"/>
          <w:numId w:val="19"/>
        </w:numPr>
        <w:spacing w:after="160" w:line="256" w:lineRule="auto"/>
        <w:jc w:val="left"/>
        <w:rPr>
          <w:lang w:val="en-GB"/>
        </w:rPr>
      </w:pPr>
      <w:r>
        <w:rPr>
          <w:lang w:val="en-GB"/>
        </w:rPr>
        <w:t>The time spent in the store by c</w:t>
      </w:r>
      <w:r w:rsidR="00FB2C61">
        <w:rPr>
          <w:lang w:val="en-GB"/>
        </w:rPr>
        <w:t>u</w:t>
      </w:r>
      <w:r>
        <w:rPr>
          <w:lang w:val="en-GB"/>
        </w:rPr>
        <w:t>st</w:t>
      </w:r>
      <w:r w:rsidR="00FB2C61">
        <w:rPr>
          <w:lang w:val="en-GB"/>
        </w:rPr>
        <w:t>o</w:t>
      </w:r>
      <w:r>
        <w:rPr>
          <w:lang w:val="en-GB"/>
        </w:rPr>
        <w:t>mers varies greatly. It can usually be loosely predicted by the c</w:t>
      </w:r>
      <w:r w:rsidR="00FB2C61">
        <w:rPr>
          <w:lang w:val="en-GB"/>
        </w:rPr>
        <w:t>u</w:t>
      </w:r>
      <w:r>
        <w:rPr>
          <w:lang w:val="en-GB"/>
        </w:rPr>
        <w:t>st</w:t>
      </w:r>
      <w:r w:rsidR="00FB2C61">
        <w:rPr>
          <w:lang w:val="en-GB"/>
        </w:rPr>
        <w:t>o</w:t>
      </w:r>
      <w:r>
        <w:rPr>
          <w:lang w:val="en-GB"/>
        </w:rPr>
        <w:t>mers</w:t>
      </w:r>
      <w:r w:rsidR="00321D49">
        <w:rPr>
          <w:lang w:val="en-GB"/>
        </w:rPr>
        <w:t>;</w:t>
      </w:r>
    </w:p>
    <w:p w14:paraId="7007BE26" w14:textId="1EBE9049" w:rsidR="00AA41BE" w:rsidRDefault="00D1706C" w:rsidP="00AA41BE">
      <w:pPr>
        <w:pStyle w:val="ListParagraph"/>
        <w:numPr>
          <w:ilvl w:val="0"/>
          <w:numId w:val="19"/>
        </w:numPr>
        <w:spacing w:after="160" w:line="256" w:lineRule="auto"/>
        <w:jc w:val="left"/>
        <w:rPr>
          <w:b/>
          <w:bCs/>
          <w:lang w:val="en-GB"/>
        </w:rPr>
      </w:pPr>
      <w:r>
        <w:rPr>
          <w:b/>
          <w:bCs/>
          <w:lang w:val="en-GB"/>
        </w:rPr>
        <w:t>Checkpoint controllers</w:t>
      </w:r>
    </w:p>
    <w:p w14:paraId="0FB20861" w14:textId="5E274332" w:rsidR="00321D49" w:rsidRPr="0049164F" w:rsidRDefault="00321D49" w:rsidP="0049164F">
      <w:pPr>
        <w:pStyle w:val="ListParagraph"/>
        <w:numPr>
          <w:ilvl w:val="1"/>
          <w:numId w:val="19"/>
        </w:numPr>
        <w:spacing w:after="160" w:line="256" w:lineRule="auto"/>
        <w:jc w:val="left"/>
        <w:rPr>
          <w:lang w:val="en-GB"/>
        </w:rPr>
      </w:pPr>
      <w:r w:rsidRPr="0049164F">
        <w:rPr>
          <w:lang w:val="en-GB"/>
        </w:rPr>
        <w:t>They</w:t>
      </w:r>
      <w:r>
        <w:rPr>
          <w:lang w:val="en-GB"/>
        </w:rPr>
        <w:t xml:space="preserve"> have a mobile devices used to scan QR codes;</w:t>
      </w:r>
    </w:p>
    <w:p w14:paraId="19E9ACA5" w14:textId="46F0C0BD" w:rsidR="006C79DB" w:rsidRDefault="00AA41BE" w:rsidP="008E3D59">
      <w:pPr>
        <w:pStyle w:val="ListParagraph"/>
        <w:numPr>
          <w:ilvl w:val="1"/>
          <w:numId w:val="19"/>
        </w:numPr>
        <w:spacing w:after="160" w:line="259" w:lineRule="auto"/>
        <w:jc w:val="left"/>
        <w:rPr>
          <w:lang w:val="en-GB"/>
        </w:rPr>
      </w:pPr>
      <w:r w:rsidRPr="00DF2B50">
        <w:rPr>
          <w:lang w:val="en-GB"/>
        </w:rPr>
        <w:t xml:space="preserve">They </w:t>
      </w:r>
      <w:r w:rsidR="00A9227D" w:rsidRPr="00DF2B50">
        <w:rPr>
          <w:lang w:val="en-GB"/>
        </w:rPr>
        <w:t xml:space="preserve">are workers </w:t>
      </w:r>
      <w:r w:rsidR="00DF2B50" w:rsidRPr="00DF2B50">
        <w:rPr>
          <w:lang w:val="en-GB"/>
        </w:rPr>
        <w:t>who</w:t>
      </w:r>
      <w:r w:rsidRPr="00DF2B50">
        <w:rPr>
          <w:lang w:val="en-GB"/>
        </w:rPr>
        <w:t xml:space="preserve"> </w:t>
      </w:r>
      <w:r w:rsidR="00DF2B50" w:rsidRPr="00DF2B50">
        <w:rPr>
          <w:lang w:val="en-GB"/>
        </w:rPr>
        <w:t>control the flow of customers</w:t>
      </w:r>
      <w:r w:rsidR="00DF2B50">
        <w:rPr>
          <w:lang w:val="en-GB"/>
        </w:rPr>
        <w:t xml:space="preserve"> </w:t>
      </w:r>
      <w:r w:rsidRPr="00DF2B50">
        <w:rPr>
          <w:lang w:val="en-GB"/>
        </w:rPr>
        <w:t>at the entrance of the store</w:t>
      </w:r>
      <w:r w:rsidR="006C79DB">
        <w:rPr>
          <w:lang w:val="en-GB"/>
        </w:rPr>
        <w:t>;</w:t>
      </w:r>
    </w:p>
    <w:p w14:paraId="11F832AB" w14:textId="0A9A1482" w:rsidR="008A57BF" w:rsidRPr="00010716" w:rsidRDefault="006C79DB" w:rsidP="00C061C8">
      <w:pPr>
        <w:pStyle w:val="ListParagraph"/>
        <w:numPr>
          <w:ilvl w:val="1"/>
          <w:numId w:val="19"/>
        </w:numPr>
        <w:spacing w:after="160" w:line="259" w:lineRule="auto"/>
        <w:jc w:val="left"/>
        <w:rPr>
          <w:lang w:val="en-GB"/>
        </w:rPr>
      </w:pPr>
      <w:r>
        <w:rPr>
          <w:lang w:val="en-GB"/>
        </w:rPr>
        <w:t>They may grant access to customers as well as they may disallow customers to enter the grocery store.</w:t>
      </w:r>
      <w:r w:rsidR="008A57BF" w:rsidRPr="00010716">
        <w:rPr>
          <w:lang w:val="en-GB"/>
        </w:rPr>
        <w:br w:type="page"/>
      </w:r>
    </w:p>
    <w:p w14:paraId="56ED40BC" w14:textId="79EA2EC2" w:rsidR="008A57BF" w:rsidRPr="008A57BF" w:rsidRDefault="00102237" w:rsidP="00102237">
      <w:pPr>
        <w:pStyle w:val="Heading2"/>
        <w:rPr>
          <w:lang w:val="en-GB"/>
        </w:rPr>
      </w:pPr>
      <w:bookmarkStart w:id="577" w:name="_Toc53691898"/>
      <w:bookmarkStart w:id="578" w:name="_Toc56547542"/>
      <w:bookmarkStart w:id="579" w:name="_Toc59565366"/>
      <w:bookmarkStart w:id="580" w:name="_Toc59567804"/>
      <w:r>
        <w:rPr>
          <w:lang w:val="en-GB"/>
        </w:rPr>
        <w:t>Assumptions, dependencies and constraints</w:t>
      </w:r>
      <w:bookmarkEnd w:id="577"/>
      <w:bookmarkEnd w:id="578"/>
      <w:bookmarkEnd w:id="579"/>
      <w:bookmarkEnd w:id="580"/>
    </w:p>
    <w:p w14:paraId="2810B234" w14:textId="7B98E4AB" w:rsidR="00A36B5F" w:rsidRPr="00A36B5F" w:rsidRDefault="00A36B5F" w:rsidP="00D70243">
      <w:pPr>
        <w:rPr>
          <w:lang w:val="en-GB"/>
        </w:rPr>
      </w:pPr>
      <w:r>
        <w:rPr>
          <w:lang w:val="en-GB"/>
        </w:rPr>
        <w:t>The following statements are assumed to be true:</w:t>
      </w:r>
    </w:p>
    <w:p w14:paraId="5B52A1A2" w14:textId="45EA7CB3" w:rsidR="004B1EF7" w:rsidRPr="006378C6" w:rsidRDefault="004B1EF7" w:rsidP="00EB4837">
      <w:pPr>
        <w:pStyle w:val="ListParagraph"/>
        <w:numPr>
          <w:ilvl w:val="0"/>
          <w:numId w:val="47"/>
        </w:numPr>
        <w:rPr>
          <w:lang w:val="en-GB"/>
        </w:rPr>
      </w:pPr>
      <w:r w:rsidRPr="00A235BD">
        <w:rPr>
          <w:lang w:val="en-GB"/>
        </w:rPr>
        <w:t xml:space="preserve">Customers are not allowed to enter unless they have received a ticket or </w:t>
      </w:r>
      <w:r w:rsidRPr="006378C6">
        <w:rPr>
          <w:lang w:val="en-GB"/>
        </w:rPr>
        <w:t>booked a visit.</w:t>
      </w:r>
    </w:p>
    <w:p w14:paraId="64021B05" w14:textId="77777777" w:rsidR="004B1EF7" w:rsidRPr="006378C6" w:rsidRDefault="004B1EF7" w:rsidP="00EB4837">
      <w:pPr>
        <w:pStyle w:val="ListParagraph"/>
        <w:numPr>
          <w:ilvl w:val="0"/>
          <w:numId w:val="47"/>
        </w:numPr>
        <w:rPr>
          <w:lang w:val="en-GB"/>
        </w:rPr>
      </w:pPr>
      <w:r w:rsidRPr="006378C6">
        <w:rPr>
          <w:lang w:val="en-GB"/>
        </w:rPr>
        <w:t>Customers can get their ticket by either using their app or physical machines at the store, and in no other way. Visits can be booked by using the app, and in no other way.</w:t>
      </w:r>
    </w:p>
    <w:p w14:paraId="7D9E3261" w14:textId="77777777" w:rsidR="004B1EF7" w:rsidRPr="006378C6" w:rsidRDefault="004B1EF7" w:rsidP="00EB4837">
      <w:pPr>
        <w:pStyle w:val="ListParagraph"/>
        <w:numPr>
          <w:ilvl w:val="0"/>
          <w:numId w:val="47"/>
        </w:numPr>
        <w:rPr>
          <w:lang w:val="en-GB"/>
        </w:rPr>
      </w:pPr>
      <w:r w:rsidRPr="006378C6">
        <w:rPr>
          <w:lang w:val="en-GB"/>
        </w:rPr>
        <w:t>The maximum number of people allowed to be in a store sector at the same time N is known.</w:t>
      </w:r>
    </w:p>
    <w:p w14:paraId="45794B38" w14:textId="626B4F99" w:rsidR="004B1EF7" w:rsidRPr="006378C6" w:rsidRDefault="004B1EF7" w:rsidP="00EB4837">
      <w:pPr>
        <w:pStyle w:val="ListParagraph"/>
        <w:numPr>
          <w:ilvl w:val="0"/>
          <w:numId w:val="47"/>
        </w:numPr>
        <w:rPr>
          <w:lang w:val="en-GB"/>
        </w:rPr>
      </w:pPr>
      <w:r w:rsidRPr="006378C6">
        <w:rPr>
          <w:lang w:val="en-GB"/>
        </w:rPr>
        <w:t>Customers who book a visit and declare in advance their intended actions will respect their declarations</w:t>
      </w:r>
      <w:r w:rsidR="00A36B5F" w:rsidRPr="006378C6">
        <w:rPr>
          <w:lang w:val="en-GB"/>
        </w:rPr>
        <w:t>,</w:t>
      </w:r>
      <w:r w:rsidRPr="006378C6">
        <w:rPr>
          <w:lang w:val="en-GB"/>
        </w:rPr>
        <w:t xml:space="preserve"> i.e. they will not visit sectors other than the declared ones</w:t>
      </w:r>
      <w:r w:rsidR="00A36B5F" w:rsidRPr="006378C6">
        <w:rPr>
          <w:lang w:val="en-GB"/>
        </w:rPr>
        <w:t xml:space="preserve">. Customers who do not explicitly declare their </w:t>
      </w:r>
      <w:r w:rsidR="00DD693F" w:rsidRPr="006378C6">
        <w:rPr>
          <w:lang w:val="en-GB"/>
        </w:rPr>
        <w:t>inten</w:t>
      </w:r>
      <w:r w:rsidR="00DD693F">
        <w:rPr>
          <w:lang w:val="en-GB"/>
        </w:rPr>
        <w:t>t</w:t>
      </w:r>
      <w:r w:rsidR="00DD693F" w:rsidRPr="006378C6">
        <w:rPr>
          <w:lang w:val="en-GB"/>
        </w:rPr>
        <w:t xml:space="preserve">ion </w:t>
      </w:r>
      <w:r w:rsidR="00A36B5F" w:rsidRPr="006378C6">
        <w:rPr>
          <w:lang w:val="en-GB"/>
        </w:rPr>
        <w:t>might instead visit any store sector</w:t>
      </w:r>
      <w:r w:rsidRPr="006378C6">
        <w:rPr>
          <w:lang w:val="en-GB"/>
        </w:rPr>
        <w:t>.</w:t>
      </w:r>
    </w:p>
    <w:p w14:paraId="17BF9348" w14:textId="16AE5B34" w:rsidR="004B1EF7" w:rsidRPr="006378C6" w:rsidRDefault="004B1EF7" w:rsidP="00EB4837">
      <w:pPr>
        <w:pStyle w:val="ListParagraph"/>
        <w:numPr>
          <w:ilvl w:val="0"/>
          <w:numId w:val="47"/>
        </w:numPr>
        <w:rPr>
          <w:lang w:val="en-GB"/>
        </w:rPr>
      </w:pPr>
      <w:r w:rsidRPr="006378C6">
        <w:rPr>
          <w:lang w:val="en-GB"/>
        </w:rPr>
        <w:t>Customers who book separate visits/ get different tickets will not get in direct contact inside the store, thanks to some employees in charge of controlling their behaviour.</w:t>
      </w:r>
    </w:p>
    <w:p w14:paraId="47AE8EF3" w14:textId="7275CB11" w:rsidR="004B1EF7" w:rsidRPr="006378C6" w:rsidRDefault="006757F0" w:rsidP="00EB4837">
      <w:pPr>
        <w:pStyle w:val="ListParagraph"/>
        <w:numPr>
          <w:ilvl w:val="0"/>
          <w:numId w:val="47"/>
        </w:numPr>
        <w:rPr>
          <w:lang w:val="en-GB"/>
        </w:rPr>
      </w:pPr>
      <w:r>
        <w:rPr>
          <w:lang w:val="en-GB"/>
        </w:rPr>
        <w:t xml:space="preserve">Checkpoint controllers shall make sure that customers can enter only after proving that their ticket is valid and, in case they booked a visit, that the real size of their group does not exceed the declared size. </w:t>
      </w:r>
    </w:p>
    <w:p w14:paraId="09D0B59A" w14:textId="0A0CACBE" w:rsidR="004B1EF7" w:rsidRPr="006378C6" w:rsidRDefault="002A7C6D" w:rsidP="00EB4837">
      <w:pPr>
        <w:pStyle w:val="ListParagraph"/>
        <w:numPr>
          <w:ilvl w:val="0"/>
          <w:numId w:val="47"/>
        </w:numPr>
        <w:rPr>
          <w:lang w:val="en-GB"/>
        </w:rPr>
      </w:pPr>
      <w:r w:rsidRPr="006378C6">
        <w:rPr>
          <w:lang w:val="en-GB"/>
        </w:rPr>
        <w:t xml:space="preserve">Every access point to the store or exit is monitored by one or more checkpoint controller who is in charge of preventing irregularities. </w:t>
      </w:r>
      <w:r w:rsidR="006757F0">
        <w:rPr>
          <w:lang w:val="en-GB"/>
        </w:rPr>
        <w:t xml:space="preserve">There is no hidden way in which a customer can enter/exit the store. </w:t>
      </w:r>
    </w:p>
    <w:p w14:paraId="00D6153F" w14:textId="689D93E8" w:rsidR="005C05D9" w:rsidRPr="00E00AA1" w:rsidRDefault="004B1EF7">
      <w:pPr>
        <w:pStyle w:val="ListParagraph"/>
        <w:numPr>
          <w:ilvl w:val="0"/>
          <w:numId w:val="47"/>
        </w:numPr>
        <w:rPr>
          <w:lang w:val="en-GB"/>
        </w:rPr>
      </w:pPr>
      <w:r w:rsidRPr="00E00AA1">
        <w:rPr>
          <w:lang w:val="en-GB"/>
        </w:rPr>
        <w:t>Customers enter one group at a time</w:t>
      </w:r>
      <w:r w:rsidR="00104A1F" w:rsidRPr="00E00AA1">
        <w:rPr>
          <w:lang w:val="en-GB"/>
        </w:rPr>
        <w:t xml:space="preserve"> if they have booked a visit</w:t>
      </w:r>
      <w:r w:rsidRPr="00E00AA1">
        <w:rPr>
          <w:lang w:val="en-GB"/>
        </w:rPr>
        <w:t>.</w:t>
      </w:r>
      <w:r w:rsidR="00104A1F" w:rsidRPr="00E00AA1">
        <w:rPr>
          <w:lang w:val="en-GB"/>
        </w:rPr>
        <w:t xml:space="preserve"> Queuing customers cannot form groups, they can only be single cli</w:t>
      </w:r>
      <w:r w:rsidR="003E3E15" w:rsidRPr="00E00AA1">
        <w:rPr>
          <w:lang w:val="en-GB"/>
        </w:rPr>
        <w:t>e</w:t>
      </w:r>
      <w:r w:rsidR="00104A1F" w:rsidRPr="00E00AA1">
        <w:rPr>
          <w:lang w:val="en-GB"/>
        </w:rPr>
        <w:t>nts.</w:t>
      </w:r>
    </w:p>
    <w:p w14:paraId="7DE0448D" w14:textId="3CCF3D58" w:rsidR="00D31BB2" w:rsidRDefault="006757F0" w:rsidP="008214E6">
      <w:pPr>
        <w:pStyle w:val="ListParagraph"/>
        <w:numPr>
          <w:ilvl w:val="0"/>
          <w:numId w:val="47"/>
        </w:numPr>
        <w:rPr>
          <w:lang w:val="en-GB"/>
        </w:rPr>
      </w:pPr>
      <w:r>
        <w:rPr>
          <w:lang w:val="en-GB"/>
        </w:rPr>
        <w:t xml:space="preserve">Customers respect </w:t>
      </w:r>
      <w:r w:rsidR="00A05B9A">
        <w:rPr>
          <w:lang w:val="en-GB"/>
        </w:rPr>
        <w:t>all safety norms while waiting outside, and all checkpoint controllers will make sure to monitor that. E.g. in case a customer is not respecting social distance or is not wearing a mask, a checkpoint controller will take care of the matter.</w:t>
      </w:r>
    </w:p>
    <w:p w14:paraId="053F21AE" w14:textId="2CDE6EFC" w:rsidR="00A91ECF" w:rsidRDefault="00A91ECF" w:rsidP="00EB4837">
      <w:pPr>
        <w:pStyle w:val="ListParagraph"/>
        <w:numPr>
          <w:ilvl w:val="0"/>
          <w:numId w:val="47"/>
        </w:numPr>
        <w:rPr>
          <w:lang w:val="en-GB"/>
        </w:rPr>
      </w:pPr>
      <w:r>
        <w:rPr>
          <w:lang w:val="en-GB"/>
        </w:rPr>
        <w:t>A customer can reach the store by foot, car or public transport. No other ways of getting to the store are considered.</w:t>
      </w:r>
    </w:p>
    <w:p w14:paraId="6C54866C" w14:textId="116C6FBF" w:rsidR="001C7A92" w:rsidRPr="006378C6" w:rsidRDefault="001C7A92" w:rsidP="00EB4837">
      <w:pPr>
        <w:pStyle w:val="ListParagraph"/>
        <w:numPr>
          <w:ilvl w:val="0"/>
          <w:numId w:val="47"/>
        </w:numPr>
        <w:rPr>
          <w:lang w:val="en-GB"/>
        </w:rPr>
      </w:pPr>
      <w:r>
        <w:rPr>
          <w:lang w:val="en-GB"/>
        </w:rPr>
        <w:t xml:space="preserve">At the exit of the store, some employee will scan the QR code once again to register that a customer has left the store. </w:t>
      </w:r>
      <w:r w:rsidR="006757F0">
        <w:rPr>
          <w:lang w:val="en-GB"/>
        </w:rPr>
        <w:t>Customers are not permitted to exit unless such event is registered.</w:t>
      </w:r>
    </w:p>
    <w:p w14:paraId="37B7C884" w14:textId="59F0713E" w:rsidR="00521414" w:rsidRPr="006378C6" w:rsidRDefault="00521414" w:rsidP="00C061C8">
      <w:pPr>
        <w:pStyle w:val="ListParagraph"/>
        <w:numPr>
          <w:ilvl w:val="0"/>
          <w:numId w:val="47"/>
        </w:numPr>
        <w:rPr>
          <w:lang w:val="en-GB"/>
        </w:rPr>
      </w:pPr>
      <w:r>
        <w:rPr>
          <w:lang w:val="en-GB"/>
        </w:rPr>
        <w:t>We assume that customers who retrieve a paper ticket at the machine will not take multiple tickets at a time (this could be enforced by adding an employee who is in charge of checking customers who use the machine).</w:t>
      </w:r>
    </w:p>
    <w:p w14:paraId="3C92E5A8" w14:textId="0495B227" w:rsidR="008610E7" w:rsidRDefault="008610E7">
      <w:pPr>
        <w:spacing w:after="160" w:line="259" w:lineRule="auto"/>
        <w:jc w:val="left"/>
        <w:rPr>
          <w:lang w:val="en-GB"/>
        </w:rPr>
      </w:pPr>
      <w:r>
        <w:rPr>
          <w:lang w:val="en-GB"/>
        </w:rPr>
        <w:br w:type="page"/>
      </w:r>
    </w:p>
    <w:p w14:paraId="613413B3" w14:textId="5F30C910"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50" behindDoc="0" locked="0" layoutInCell="1" allowOverlap="1" wp14:anchorId="4F34445C" wp14:editId="705CD70E">
                <wp:simplePos x="0" y="0"/>
                <wp:positionH relativeFrom="column">
                  <wp:posOffset>-661035</wp:posOffset>
                </wp:positionH>
                <wp:positionV relativeFrom="page">
                  <wp:posOffset>2667000</wp:posOffset>
                </wp:positionV>
                <wp:extent cx="1066800" cy="1038225"/>
                <wp:effectExtent l="0" t="0" r="19050" b="28575"/>
                <wp:wrapSquare wrapText="bothSides"/>
                <wp:docPr id="16" name="Rectangle 16"/>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4445C" id="Rectangle 16" o:spid="_x0000_s1028" style="position:absolute;left:0;text-align:left;margin-left:-52.05pt;margin-top:210pt;width:84pt;height:81.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MxPT++cAgAAwQUAAA4AAAAAAAAAAAAAAAAALgIAAGRy&#10;cy9lMm9Eb2MueG1sUEsBAi0AFAAGAAgAAAAhAEeg2wThAAAACwEAAA8AAAAAAAAAAAAAAAAA9gQA&#10;AGRycy9kb3ducmV2LnhtbFBLBQYAAAAABAAEAPMAAAAEBgAAAAA=&#10;" fillcolor="white [3212]" strokecolor="white [3212]" strokeweight="1pt">
                <v:textbo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1" behindDoc="0" locked="0" layoutInCell="1" allowOverlap="1" wp14:anchorId="6BAC0611" wp14:editId="4171B728">
                <wp:simplePos x="0" y="0"/>
                <wp:positionH relativeFrom="column">
                  <wp:posOffset>-1070610</wp:posOffset>
                </wp:positionH>
                <wp:positionV relativeFrom="page">
                  <wp:posOffset>1800225</wp:posOffset>
                </wp:positionV>
                <wp:extent cx="7581900" cy="24765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8BA07F2" id="Rectangle 17" o:spid="_x0000_s1026" style="position:absolute;margin-left:-84.3pt;margin-top:141.75pt;width:597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DaO1PI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2" behindDoc="0" locked="0" layoutInCell="1" allowOverlap="1" wp14:anchorId="428C5279" wp14:editId="1C44B6BD">
                <wp:simplePos x="0" y="0"/>
                <wp:positionH relativeFrom="column">
                  <wp:posOffset>-1070610</wp:posOffset>
                </wp:positionH>
                <wp:positionV relativeFrom="page">
                  <wp:posOffset>2543175</wp:posOffset>
                </wp:positionV>
                <wp:extent cx="7534275" cy="2952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783FBF" id="Rectangle 18" o:spid="_x0000_s1026" style="position:absolute;margin-left:-84.3pt;margin-top:200.25pt;width:593.25pt;height:2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OkDhZ+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581" w:name="_Toc53691899"/>
      <w:bookmarkStart w:id="582" w:name="_Toc56547543"/>
      <w:bookmarkStart w:id="583" w:name="_Toc59565367"/>
      <w:bookmarkStart w:id="584" w:name="_Toc59567805"/>
      <w:r>
        <w:rPr>
          <w:lang w:val="en-GB"/>
        </w:rPr>
        <w:instrText>Part</w:instrText>
      </w:r>
      <w:r w:rsidRPr="00B206BC">
        <w:rPr>
          <w:lang w:val="en-GB"/>
        </w:rPr>
        <w:instrText xml:space="preserve"> </w:instrText>
      </w:r>
      <w:r w:rsidR="00B04329">
        <w:rPr>
          <w:lang w:val="en-GB"/>
        </w:rPr>
        <w:instrText>3</w:instrText>
      </w:r>
      <w:r w:rsidRPr="00B206BC">
        <w:rPr>
          <w:lang w:val="en-GB"/>
        </w:rPr>
        <w:instrText xml:space="preserve">: </w:instrText>
      </w:r>
      <w:r w:rsidR="00B04329">
        <w:rPr>
          <w:lang w:val="en-GB"/>
        </w:rPr>
        <w:instrText>Specific requirements</w:instrText>
      </w:r>
      <w:bookmarkEnd w:id="581"/>
      <w:bookmarkEnd w:id="582"/>
      <w:bookmarkEnd w:id="583"/>
      <w:bookmarkEnd w:id="584"/>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9" behindDoc="0" locked="0" layoutInCell="1" allowOverlap="1" wp14:anchorId="13232EC7" wp14:editId="47C65206">
                <wp:simplePos x="0" y="0"/>
                <wp:positionH relativeFrom="column">
                  <wp:posOffset>-1070610</wp:posOffset>
                </wp:positionH>
                <wp:positionV relativeFrom="page">
                  <wp:posOffset>28575</wp:posOffset>
                </wp:positionV>
                <wp:extent cx="7534275" cy="1771650"/>
                <wp:effectExtent l="0" t="0" r="9525" b="0"/>
                <wp:wrapSquare wrapText="bothSides"/>
                <wp:docPr id="19" name="Rectangle 19"/>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61E5C03" id="Rectangle 19" o:spid="_x0000_s1026" style="position:absolute;margin-left:-84.3pt;margin-top:2.25pt;width:593.25pt;height:139.5pt;z-index:25165824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ZbxH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B04329" w:rsidRPr="00B04329">
        <w:rPr>
          <w:lang w:val="en-GB"/>
        </w:rPr>
        <w:t xml:space="preserve"> </w:t>
      </w:r>
      <w:r w:rsidR="00B04329">
        <w:rPr>
          <w:lang w:val="en-GB"/>
        </w:rPr>
        <w:t>Specific requirements</w:t>
      </w:r>
    </w:p>
    <w:p w14:paraId="17B974D3" w14:textId="504294DF" w:rsidR="00FC11FB" w:rsidRDefault="00CF27D2" w:rsidP="00EB4837">
      <w:pPr>
        <w:rPr>
          <w:lang w:val="en-GB"/>
        </w:rPr>
      </w:pPr>
      <w:del w:id="585" w:author="Marco Petri" w:date="2020-12-21T19:32:00Z">
        <w:r w:rsidDel="005E170B">
          <w:rPr>
            <w:lang w:val="en-GB"/>
          </w:rPr>
          <w:delText>Introductory text to the chapter (how it is subdivided and what are we going to say in the chapter)</w:delText>
        </w:r>
      </w:del>
      <w:ins w:id="586" w:author="Marco Petri" w:date="2020-12-21T19:32:00Z">
        <w:r w:rsidR="005E170B">
          <w:rPr>
            <w:lang w:val="en-GB"/>
          </w:rPr>
          <w:t xml:space="preserve">In chapter 3 we show the requirements for the S2B and </w:t>
        </w:r>
        <w:r w:rsidR="006B6151">
          <w:rPr>
            <w:lang w:val="en-GB"/>
          </w:rPr>
          <w:t xml:space="preserve">we </w:t>
        </w:r>
      </w:ins>
      <w:ins w:id="587" w:author="Marco Petri" w:date="2020-12-21T19:33:00Z">
        <w:r w:rsidR="00334CAF">
          <w:rPr>
            <w:lang w:val="en-GB"/>
          </w:rPr>
          <w:t>map the goals to the requirements and the domain assumption for the S2B</w:t>
        </w:r>
      </w:ins>
      <w:ins w:id="588" w:author="Marco Petri" w:date="2020-12-21T19:32:00Z">
        <w:r w:rsidR="006B6151">
          <w:rPr>
            <w:lang w:val="en-GB"/>
          </w:rPr>
          <w:t>.</w:t>
        </w:r>
      </w:ins>
      <w:ins w:id="589" w:author="Marco Petri" w:date="2020-12-21T19:33:00Z">
        <w:r w:rsidR="00DA10DE">
          <w:rPr>
            <w:lang w:val="en-GB"/>
          </w:rPr>
          <w:t xml:space="preserve"> Then after the mapping we list </w:t>
        </w:r>
      </w:ins>
      <w:ins w:id="590" w:author="Marco Petri" w:date="2020-12-21T19:34:00Z">
        <w:r w:rsidR="00DA10DE">
          <w:rPr>
            <w:lang w:val="en-GB"/>
          </w:rPr>
          <w:t xml:space="preserve">some use cases and sequence diagrams </w:t>
        </w:r>
        <w:r w:rsidR="00404D1D">
          <w:rPr>
            <w:lang w:val="en-GB"/>
          </w:rPr>
          <w:t>representing the interaction of actors with the system and the workflow of some functionalities which are granted by the systems and can be used by customer, store manager or checkpoint controllers.</w:t>
        </w:r>
      </w:ins>
      <w:ins w:id="591" w:author="Marco Petri" w:date="2020-12-21T19:35:00Z">
        <w:r w:rsidR="0082652F">
          <w:rPr>
            <w:lang w:val="en-GB"/>
          </w:rPr>
          <w:t xml:space="preserve"> At the end of the chapter we introduce some specific constraints for that system and </w:t>
        </w:r>
        <w:r w:rsidR="001A7554">
          <w:rPr>
            <w:lang w:val="en-GB"/>
          </w:rPr>
          <w:t xml:space="preserve">we express the </w:t>
        </w:r>
      </w:ins>
      <w:ins w:id="592" w:author="Marco Petri" w:date="2020-12-21T19:36:00Z">
        <w:r w:rsidR="001A7554">
          <w:rPr>
            <w:lang w:val="en-GB"/>
          </w:rPr>
          <w:t>software attributes.</w:t>
        </w:r>
      </w:ins>
    </w:p>
    <w:p w14:paraId="40D211D5" w14:textId="6691443E" w:rsidR="00FC11FB" w:rsidRDefault="00FC11FB" w:rsidP="00FC11FB">
      <w:pPr>
        <w:pStyle w:val="Heading2"/>
        <w:rPr>
          <w:lang w:val="en-GB"/>
        </w:rPr>
      </w:pPr>
      <w:bookmarkStart w:id="593" w:name="_Toc53691900"/>
      <w:bookmarkStart w:id="594" w:name="_Toc56547544"/>
      <w:bookmarkStart w:id="595" w:name="_Toc59565368"/>
      <w:bookmarkStart w:id="596" w:name="_Toc59567806"/>
      <w:r>
        <w:rPr>
          <w:lang w:val="en-GB"/>
        </w:rPr>
        <w:t>External interface requirements</w:t>
      </w:r>
      <w:bookmarkEnd w:id="593"/>
      <w:bookmarkEnd w:id="594"/>
      <w:bookmarkEnd w:id="595"/>
      <w:bookmarkEnd w:id="596"/>
    </w:p>
    <w:p w14:paraId="06ED140D" w14:textId="153C8E85" w:rsidR="00FC11FB" w:rsidRDefault="00FC11FB" w:rsidP="00FC11FB">
      <w:pPr>
        <w:pStyle w:val="Heading3"/>
        <w:rPr>
          <w:lang w:val="en-GB"/>
        </w:rPr>
      </w:pPr>
      <w:bookmarkStart w:id="597" w:name="_Toc53691901"/>
      <w:bookmarkStart w:id="598" w:name="_Toc56547545"/>
      <w:bookmarkStart w:id="599" w:name="_Toc59565369"/>
      <w:bookmarkStart w:id="600" w:name="_Toc59567807"/>
      <w:r>
        <w:rPr>
          <w:lang w:val="en-GB"/>
        </w:rPr>
        <w:t>User interfaces</w:t>
      </w:r>
      <w:bookmarkEnd w:id="597"/>
      <w:bookmarkEnd w:id="598"/>
      <w:bookmarkEnd w:id="599"/>
      <w:bookmarkEnd w:id="600"/>
    </w:p>
    <w:p w14:paraId="02BBB0ED" w14:textId="5237B2D1" w:rsidR="004A2D3E" w:rsidRPr="004A2D3E" w:rsidRDefault="001044BE">
      <w:pPr>
        <w:rPr>
          <w:ins w:id="601" w:author="aa m" w:date="2020-12-19T12:27:00Z"/>
          <w:lang w:val="en-GB"/>
          <w:rPrChange w:id="602" w:author="aa m" w:date="2020-12-19T12:27:00Z">
            <w:rPr>
              <w:ins w:id="603" w:author="aa m" w:date="2020-12-19T12:27:00Z"/>
              <w:b/>
              <w:bCs/>
              <w:lang w:val="en-GB"/>
            </w:rPr>
          </w:rPrChange>
        </w:rPr>
        <w:pPrChange w:id="604" w:author="Marco Petri" w:date="2020-12-21T19:36:00Z">
          <w:pPr>
            <w:pStyle w:val="ListParagraph"/>
            <w:numPr>
              <w:numId w:val="41"/>
            </w:numPr>
            <w:spacing w:after="160" w:line="259" w:lineRule="auto"/>
            <w:ind w:left="1210" w:hanging="360"/>
            <w:jc w:val="left"/>
          </w:pPr>
        </w:pPrChange>
      </w:pPr>
      <w:ins w:id="605" w:author="aa m" w:date="2020-12-19T12:27:00Z">
        <w:r>
          <w:rPr>
            <w:lang w:val="en-GB"/>
          </w:rPr>
          <w:t>The user interfaces presented are extremely minimal</w:t>
        </w:r>
      </w:ins>
      <w:ins w:id="606" w:author="aa m" w:date="2020-12-19T12:28:00Z">
        <w:r w:rsidR="00AD4A6B">
          <w:rPr>
            <w:lang w:val="en-GB"/>
          </w:rPr>
          <w:t xml:space="preserve">. They are then greatly expanded in the design document </w:t>
        </w:r>
        <w:r w:rsidR="006440B7">
          <w:rPr>
            <w:lang w:val="en-GB"/>
          </w:rPr>
          <w:t xml:space="preserve">when </w:t>
        </w:r>
        <w:r w:rsidR="000F6A5C">
          <w:rPr>
            <w:lang w:val="en-GB"/>
          </w:rPr>
          <w:t xml:space="preserve">the </w:t>
        </w:r>
      </w:ins>
      <w:ins w:id="607" w:author="aa m" w:date="2020-12-19T12:29:00Z">
        <w:r w:rsidR="00C83294">
          <w:rPr>
            <w:lang w:val="en-GB"/>
          </w:rPr>
          <w:t>platforms have been decided</w:t>
        </w:r>
        <w:r w:rsidR="00A075C6">
          <w:rPr>
            <w:lang w:val="en-GB"/>
          </w:rPr>
          <w:t>.</w:t>
        </w:r>
      </w:ins>
    </w:p>
    <w:p w14:paraId="6CEF3E9E" w14:textId="2DC1B572" w:rsidR="000C1395" w:rsidRPr="00E90531" w:rsidRDefault="00E90531">
      <w:pPr>
        <w:pStyle w:val="ListParagraph"/>
        <w:numPr>
          <w:ilvl w:val="0"/>
          <w:numId w:val="64"/>
        </w:numPr>
        <w:rPr>
          <w:ins w:id="608" w:author="Marco Petri" w:date="2020-12-21T19:38:00Z"/>
          <w:lang w:val="en-GB"/>
        </w:rPr>
        <w:pPrChange w:id="609" w:author="Marco Petri" w:date="2020-12-22T18:05:00Z">
          <w:pPr/>
        </w:pPrChange>
      </w:pPr>
      <w:ins w:id="610" w:author="Marco Petri" w:date="2020-12-21T19:38:00Z">
        <w:r>
          <w:rPr>
            <w:noProof/>
            <w:lang w:eastAsia="it-IT"/>
          </w:rPr>
          <w:drawing>
            <wp:anchor distT="0" distB="0" distL="114300" distR="114300" simplePos="0" relativeHeight="251658266" behindDoc="0" locked="0" layoutInCell="1" allowOverlap="1" wp14:anchorId="7502FB83" wp14:editId="5AC98FE5">
              <wp:simplePos x="0" y="0"/>
              <wp:positionH relativeFrom="column">
                <wp:posOffset>6661</wp:posOffset>
              </wp:positionH>
              <wp:positionV relativeFrom="page">
                <wp:posOffset>6779895</wp:posOffset>
              </wp:positionV>
              <wp:extent cx="5390515" cy="3370580"/>
              <wp:effectExtent l="0" t="0" r="635"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anchor>
          </w:drawing>
        </w:r>
      </w:ins>
      <w:r w:rsidR="00A42FE2" w:rsidRPr="00BF04E8">
        <w:rPr>
          <w:b/>
          <w:bCs/>
          <w:lang w:val="en-GB"/>
        </w:rPr>
        <w:t>Customers</w:t>
      </w:r>
      <w:r w:rsidR="00A42FE2" w:rsidRPr="00E90531">
        <w:rPr>
          <w:b/>
          <w:lang w:val="en-GB"/>
        </w:rPr>
        <w:t xml:space="preserve"> </w:t>
      </w:r>
      <w:r w:rsidR="00515F86" w:rsidRPr="00E90531">
        <w:rPr>
          <w:b/>
          <w:lang w:val="en-GB"/>
        </w:rPr>
        <w:t>interface</w:t>
      </w:r>
      <w:r w:rsidR="00A42FE2" w:rsidRPr="00E90531">
        <w:rPr>
          <w:b/>
          <w:lang w:val="en-GB"/>
        </w:rPr>
        <w:t>:</w:t>
      </w:r>
      <w:r w:rsidR="00A42FE2" w:rsidRPr="00E90531">
        <w:rPr>
          <w:lang w:val="en-GB"/>
        </w:rPr>
        <w:t xml:space="preserve"> offers the </w:t>
      </w:r>
      <w:r w:rsidR="001B7722" w:rsidRPr="00E90531">
        <w:rPr>
          <w:lang w:val="en-GB"/>
        </w:rPr>
        <w:t>queueing</w:t>
      </w:r>
      <w:r w:rsidR="00C72AA8" w:rsidRPr="00E90531">
        <w:rPr>
          <w:lang w:val="en-GB"/>
        </w:rPr>
        <w:t xml:space="preserve"> and</w:t>
      </w:r>
      <w:r w:rsidR="00F34AE7" w:rsidRPr="00E90531">
        <w:rPr>
          <w:lang w:val="en-GB"/>
        </w:rPr>
        <w:t xml:space="preserve"> </w:t>
      </w:r>
      <w:r w:rsidR="00A42FE2" w:rsidRPr="00E90531">
        <w:rPr>
          <w:lang w:val="en-GB"/>
        </w:rPr>
        <w:t>booking functionalities</w:t>
      </w:r>
      <w:r w:rsidR="001B7722" w:rsidRPr="00E90531">
        <w:rPr>
          <w:lang w:val="en-GB"/>
        </w:rPr>
        <w:t xml:space="preserve">. </w:t>
      </w:r>
      <w:r w:rsidR="00C72AA8" w:rsidRPr="00E90531">
        <w:rPr>
          <w:lang w:val="en-GB"/>
        </w:rPr>
        <w:t xml:space="preserve">The customer can also see the current booking or queue </w:t>
      </w:r>
      <w:r w:rsidR="007040F8" w:rsidRPr="00E90531">
        <w:rPr>
          <w:lang w:val="en-GB"/>
        </w:rPr>
        <w:t>if he has</w:t>
      </w:r>
      <w:r w:rsidR="008355D1" w:rsidRPr="00E90531">
        <w:rPr>
          <w:lang w:val="en-GB"/>
        </w:rPr>
        <w:t xml:space="preserve"> one.</w:t>
      </w:r>
      <w:ins w:id="611" w:author="aa m" w:date="2020-12-19T12:24:00Z">
        <w:r w:rsidR="00C22F1C" w:rsidRPr="00E90531">
          <w:rPr>
            <w:lang w:val="en-GB"/>
          </w:rPr>
          <w:t xml:space="preserve"> </w:t>
        </w:r>
        <w:r w:rsidR="00FD357E" w:rsidRPr="00E90531">
          <w:rPr>
            <w:lang w:val="en-GB"/>
          </w:rPr>
          <w:t xml:space="preserve">On selecting a queue or a </w:t>
        </w:r>
      </w:ins>
      <w:ins w:id="612" w:author="aa m" w:date="2020-12-19T12:25:00Z">
        <w:r w:rsidR="00FD357E" w:rsidRPr="00E90531">
          <w:rPr>
            <w:lang w:val="en-GB"/>
          </w:rPr>
          <w:t xml:space="preserve">booking the customer will access the digital ticket </w:t>
        </w:r>
        <w:r w:rsidR="00233D79" w:rsidRPr="00E90531">
          <w:rPr>
            <w:lang w:val="en-GB"/>
          </w:rPr>
          <w:t xml:space="preserve">and </w:t>
        </w:r>
        <w:r w:rsidR="009006D2" w:rsidRPr="00E90531">
          <w:rPr>
            <w:lang w:val="en-GB"/>
          </w:rPr>
          <w:t xml:space="preserve">will be able to </w:t>
        </w:r>
      </w:ins>
      <w:ins w:id="613" w:author="aa m" w:date="2020-12-19T12:26:00Z">
        <w:r w:rsidR="00C72C74" w:rsidRPr="00E90531">
          <w:rPr>
            <w:lang w:val="en-GB"/>
          </w:rPr>
          <w:t>delete the booking or exit the queue.</w:t>
        </w:r>
      </w:ins>
    </w:p>
    <w:p w14:paraId="37CC3E71" w14:textId="0C5E81C2" w:rsidR="0003164F" w:rsidDel="00983D1D" w:rsidRDefault="00C72AA8">
      <w:pPr>
        <w:rPr>
          <w:del w:id="614" w:author="Marco Petri" w:date="2020-12-22T18:07:00Z"/>
          <w:lang w:val="en-GB"/>
        </w:rPr>
        <w:pPrChange w:id="615" w:author="Marco Petri" w:date="2020-12-21T19:36:00Z">
          <w:pPr>
            <w:pStyle w:val="ListParagraph"/>
            <w:numPr>
              <w:numId w:val="41"/>
            </w:numPr>
            <w:spacing w:after="160" w:line="259" w:lineRule="auto"/>
            <w:ind w:left="1210" w:hanging="360"/>
            <w:jc w:val="left"/>
          </w:pPr>
        </w:pPrChange>
      </w:pPr>
      <w:del w:id="616" w:author="Marco Petri" w:date="2020-12-22T18:07:00Z">
        <w:r w:rsidDel="00983D1D">
          <w:rPr>
            <w:noProof/>
            <w:lang w:eastAsia="it-IT"/>
          </w:rPr>
          <w:drawing>
            <wp:inline distT="0" distB="0" distL="0" distR="0" wp14:anchorId="27A664C7" wp14:editId="1526DB5E">
              <wp:extent cx="5391785" cy="33642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inline>
          </w:drawing>
        </w:r>
      </w:del>
      <w:ins w:id="617" w:author="aa m" w:date="2020-12-19T12:24:00Z">
        <w:del w:id="618" w:author="Marco Petri" w:date="2020-12-21T19:38:00Z">
          <w:r w:rsidR="00C22F1C" w:rsidDel="00A86DED">
            <w:rPr>
              <w:noProof/>
              <w:lang w:eastAsia="it-IT"/>
            </w:rPr>
            <w:drawing>
              <wp:inline distT="0" distB="0" distL="0" distR="0" wp14:anchorId="26CF1FD7" wp14:editId="6F9BEFA3">
                <wp:extent cx="5390515" cy="3370580"/>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inline>
            </w:drawing>
          </w:r>
        </w:del>
      </w:ins>
    </w:p>
    <w:p w14:paraId="713CF0E0" w14:textId="1930B6B2" w:rsidR="00A42FE2" w:rsidRPr="00E90531" w:rsidRDefault="00E90531">
      <w:pPr>
        <w:pStyle w:val="ListParagraph"/>
        <w:numPr>
          <w:ilvl w:val="0"/>
          <w:numId w:val="64"/>
        </w:numPr>
        <w:rPr>
          <w:lang w:val="en-GB"/>
        </w:rPr>
        <w:pPrChange w:id="619" w:author="Marco Petri" w:date="2020-12-22T18:06:00Z">
          <w:pPr>
            <w:pStyle w:val="ListParagraph"/>
            <w:numPr>
              <w:numId w:val="41"/>
            </w:numPr>
            <w:spacing w:after="160" w:line="259" w:lineRule="auto"/>
            <w:ind w:left="1210" w:hanging="360"/>
            <w:jc w:val="left"/>
          </w:pPr>
        </w:pPrChange>
      </w:pPr>
      <w:r>
        <w:rPr>
          <w:noProof/>
          <w:lang w:eastAsia="it-IT"/>
        </w:rPr>
        <w:drawing>
          <wp:anchor distT="0" distB="0" distL="114300" distR="114300" simplePos="0" relativeHeight="251658267" behindDoc="0" locked="0" layoutInCell="1" allowOverlap="1" wp14:anchorId="16AE2537" wp14:editId="0AB8DF96">
            <wp:simplePos x="0" y="0"/>
            <wp:positionH relativeFrom="column">
              <wp:posOffset>-12065</wp:posOffset>
            </wp:positionH>
            <wp:positionV relativeFrom="paragraph">
              <wp:posOffset>965739</wp:posOffset>
            </wp:positionV>
            <wp:extent cx="5391785" cy="336423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Store managers </w:t>
      </w:r>
      <w:r w:rsidR="00EB2675" w:rsidRPr="00BF04E8">
        <w:rPr>
          <w:b/>
          <w:bCs/>
          <w:lang w:val="en-GB"/>
        </w:rPr>
        <w:t>interface</w:t>
      </w:r>
      <w:r w:rsidR="00A42FE2" w:rsidRPr="00E90531">
        <w:rPr>
          <w:b/>
          <w:lang w:val="en-GB"/>
        </w:rPr>
        <w:t>:</w:t>
      </w:r>
      <w:r w:rsidR="00A42FE2" w:rsidRPr="00E90531">
        <w:rPr>
          <w:lang w:val="en-GB"/>
        </w:rPr>
        <w:t xml:space="preserve"> offers a console where the </w:t>
      </w:r>
      <w:r w:rsidR="008355D1" w:rsidRPr="00E90531">
        <w:rPr>
          <w:lang w:val="en-GB"/>
        </w:rPr>
        <w:t>store</w:t>
      </w:r>
      <w:r w:rsidR="00A42FE2" w:rsidRPr="00E90531">
        <w:rPr>
          <w:lang w:val="en-GB"/>
        </w:rPr>
        <w:t xml:space="preserve"> manager can </w:t>
      </w:r>
      <w:r w:rsidR="004F1220" w:rsidRPr="00E90531">
        <w:rPr>
          <w:lang w:val="en-GB"/>
        </w:rPr>
        <w:t xml:space="preserve">select a store of his and </w:t>
      </w:r>
      <w:r w:rsidR="00DA6C34" w:rsidRPr="00E90531">
        <w:rPr>
          <w:lang w:val="en-GB"/>
        </w:rPr>
        <w:t>set the</w:t>
      </w:r>
      <w:r w:rsidR="004F1220" w:rsidRPr="00E90531">
        <w:rPr>
          <w:lang w:val="en-GB"/>
        </w:rPr>
        <w:t xml:space="preserve"> </w:t>
      </w:r>
      <w:r w:rsidR="00A42FE2" w:rsidRPr="00E90531">
        <w:rPr>
          <w:lang w:val="en-GB"/>
        </w:rPr>
        <w:t>store’s parameters</w:t>
      </w:r>
      <w:r w:rsidR="00C72AA8" w:rsidRPr="00E90531">
        <w:rPr>
          <w:lang w:val="en-GB"/>
        </w:rPr>
        <w:t>.</w:t>
      </w:r>
      <w:r w:rsidR="008355D1" w:rsidRPr="00E90531">
        <w:rPr>
          <w:lang w:val="en-GB"/>
        </w:rPr>
        <w:t xml:space="preserve"> </w:t>
      </w:r>
      <w:r w:rsidR="00E97147" w:rsidRPr="00E90531">
        <w:rPr>
          <w:lang w:val="en-GB"/>
        </w:rPr>
        <w:t>P</w:t>
      </w:r>
      <w:r w:rsidR="00DA6C34" w:rsidRPr="00E90531">
        <w:rPr>
          <w:lang w:val="en-GB"/>
        </w:rPr>
        <w:t>articular</w:t>
      </w:r>
      <w:r w:rsidR="00E97147" w:rsidRPr="00E90531">
        <w:rPr>
          <w:lang w:val="en-GB"/>
        </w:rPr>
        <w:t>ly</w:t>
      </w:r>
      <w:r w:rsidR="00DA6C34" w:rsidRPr="00E90531">
        <w:rPr>
          <w:lang w:val="en-GB"/>
        </w:rPr>
        <w:t xml:space="preserve"> he can set the time slot duration, the </w:t>
      </w:r>
      <w:r w:rsidR="009C68EA" w:rsidRPr="00E90531">
        <w:rPr>
          <w:lang w:val="en-GB"/>
        </w:rPr>
        <w:t>maximum visit duration, the opening hours, the sectors and their maximum nu</w:t>
      </w:r>
      <w:r w:rsidR="003B7A89" w:rsidRPr="00E90531">
        <w:rPr>
          <w:lang w:val="en-GB"/>
        </w:rPr>
        <w:t>mber of people.</w:t>
      </w:r>
    </w:p>
    <w:p w14:paraId="7D7FA74F" w14:textId="77777777" w:rsidR="00983D1D" w:rsidRPr="00983D1D" w:rsidRDefault="00983D1D">
      <w:pPr>
        <w:rPr>
          <w:ins w:id="620" w:author="Marco Petri" w:date="2020-12-22T18:07:00Z"/>
          <w:lang w:val="en-GB"/>
        </w:rPr>
        <w:pPrChange w:id="621" w:author="Marco Petri" w:date="2020-12-22T18:07:00Z">
          <w:pPr>
            <w:pStyle w:val="ListParagraph"/>
            <w:numPr>
              <w:numId w:val="64"/>
            </w:numPr>
            <w:ind w:hanging="360"/>
          </w:pPr>
        </w:pPrChange>
      </w:pPr>
    </w:p>
    <w:p w14:paraId="11E631E7" w14:textId="4A06AF4B" w:rsidR="00C72AA8" w:rsidRPr="00E90531" w:rsidRDefault="00786B40">
      <w:pPr>
        <w:pStyle w:val="ListParagraph"/>
        <w:numPr>
          <w:ilvl w:val="0"/>
          <w:numId w:val="64"/>
        </w:numPr>
        <w:rPr>
          <w:b/>
          <w:lang w:val="en-GB"/>
        </w:rPr>
        <w:pPrChange w:id="622" w:author="Marco Petri" w:date="2020-12-22T18:06:00Z">
          <w:pPr>
            <w:pStyle w:val="ListParagraph"/>
            <w:numPr>
              <w:numId w:val="41"/>
            </w:numPr>
            <w:spacing w:after="160" w:line="259" w:lineRule="auto"/>
            <w:ind w:left="1210" w:hanging="360"/>
            <w:jc w:val="left"/>
          </w:pPr>
        </w:pPrChange>
      </w:pPr>
      <w:r>
        <w:rPr>
          <w:noProof/>
          <w:lang w:eastAsia="it-IT"/>
        </w:rPr>
        <w:drawing>
          <wp:anchor distT="0" distB="0" distL="114300" distR="114300" simplePos="0" relativeHeight="251658268" behindDoc="0" locked="0" layoutInCell="1" allowOverlap="1" wp14:anchorId="2F2E2D71" wp14:editId="7E9E44D9">
            <wp:simplePos x="0" y="0"/>
            <wp:positionH relativeFrom="column">
              <wp:posOffset>-1905</wp:posOffset>
            </wp:positionH>
            <wp:positionV relativeFrom="paragraph">
              <wp:posOffset>1044718</wp:posOffset>
            </wp:positionV>
            <wp:extent cx="5391785" cy="336423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Checkpoint controllers </w:t>
      </w:r>
      <w:r w:rsidR="00EB2675" w:rsidRPr="00BF04E8">
        <w:rPr>
          <w:b/>
          <w:bCs/>
          <w:lang w:val="en-GB"/>
        </w:rPr>
        <w:t>interface</w:t>
      </w:r>
      <w:r w:rsidR="00A42FE2" w:rsidRPr="00E90531">
        <w:rPr>
          <w:b/>
          <w:lang w:val="en-GB"/>
        </w:rPr>
        <w:t xml:space="preserve">: </w:t>
      </w:r>
      <w:r w:rsidR="00A42FE2" w:rsidRPr="00E90531">
        <w:rPr>
          <w:lang w:val="en-GB"/>
        </w:rPr>
        <w:t>scans the ticket’s QR code, showing on screen its validity</w:t>
      </w:r>
      <w:r w:rsidR="00C72AA8" w:rsidRPr="00E90531">
        <w:rPr>
          <w:lang w:val="en-GB"/>
        </w:rPr>
        <w:t>.</w:t>
      </w:r>
      <w:r w:rsidR="00887F8F" w:rsidRPr="00E90531">
        <w:rPr>
          <w:lang w:val="en-GB"/>
        </w:rPr>
        <w:t xml:space="preserve"> The previous scans remain on screen </w:t>
      </w:r>
      <w:r w:rsidR="00472527" w:rsidRPr="00E90531">
        <w:rPr>
          <w:lang w:val="en-GB"/>
        </w:rPr>
        <w:t>on the list. The toggle can be used to switch between the validate mode</w:t>
      </w:r>
      <w:r w:rsidR="000813DA" w:rsidRPr="00E90531">
        <w:rPr>
          <w:lang w:val="en-GB"/>
        </w:rPr>
        <w:t>, used to admit costumers into the store, and the check</w:t>
      </w:r>
      <w:r w:rsidR="007E035E" w:rsidRPr="00E90531">
        <w:rPr>
          <w:lang w:val="en-GB"/>
        </w:rPr>
        <w:t>-</w:t>
      </w:r>
      <w:r w:rsidR="000813DA" w:rsidRPr="00E90531">
        <w:rPr>
          <w:lang w:val="en-GB"/>
        </w:rPr>
        <w:t xml:space="preserve">out mode, used to register the customers </w:t>
      </w:r>
      <w:r w:rsidR="007E035E" w:rsidRPr="00E90531">
        <w:rPr>
          <w:lang w:val="en-GB"/>
        </w:rPr>
        <w:t>exit.</w:t>
      </w:r>
    </w:p>
    <w:p w14:paraId="5979C9A6" w14:textId="7F5F3571" w:rsidR="00A42FE2" w:rsidRPr="00983D1D" w:rsidRDefault="00983D1D">
      <w:pPr>
        <w:pStyle w:val="ListParagraph"/>
        <w:numPr>
          <w:ilvl w:val="0"/>
          <w:numId w:val="64"/>
        </w:numPr>
        <w:rPr>
          <w:lang w:val="en-GB"/>
        </w:rPr>
        <w:pPrChange w:id="623" w:author="Marco Petri" w:date="2020-12-22T18:08:00Z">
          <w:pPr>
            <w:pStyle w:val="ListParagraph"/>
            <w:numPr>
              <w:numId w:val="41"/>
            </w:numPr>
            <w:spacing w:after="160" w:line="259" w:lineRule="auto"/>
            <w:ind w:left="1210" w:hanging="360"/>
            <w:jc w:val="left"/>
          </w:pPr>
        </w:pPrChange>
      </w:pPr>
      <w:r>
        <w:rPr>
          <w:noProof/>
          <w:lang w:eastAsia="it-IT"/>
        </w:rPr>
        <w:drawing>
          <wp:anchor distT="0" distB="0" distL="114300" distR="114300" simplePos="0" relativeHeight="251658269" behindDoc="0" locked="0" layoutInCell="1" allowOverlap="1" wp14:anchorId="0FC01DE3" wp14:editId="77A66EB3">
            <wp:simplePos x="0" y="0"/>
            <wp:positionH relativeFrom="column">
              <wp:posOffset>7991</wp:posOffset>
            </wp:positionH>
            <wp:positionV relativeFrom="paragraph">
              <wp:posOffset>773179</wp:posOffset>
            </wp:positionV>
            <wp:extent cx="5391785" cy="33642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Ticket </w:t>
      </w:r>
      <w:r w:rsidR="00EB2675" w:rsidRPr="00BF04E8">
        <w:rPr>
          <w:b/>
          <w:bCs/>
          <w:lang w:val="en-GB"/>
        </w:rPr>
        <w:t>interface</w:t>
      </w:r>
      <w:r w:rsidR="00A42FE2" w:rsidRPr="00BF04E8">
        <w:rPr>
          <w:b/>
          <w:bCs/>
          <w:lang w:val="en-GB"/>
        </w:rPr>
        <w:t>:</w:t>
      </w:r>
      <w:r w:rsidR="00A42FE2" w:rsidRPr="00983D1D">
        <w:rPr>
          <w:lang w:val="en-GB"/>
        </w:rPr>
        <w:t xml:space="preserve"> very easy and basic UI with a button to print a ticket</w:t>
      </w:r>
      <w:r w:rsidR="00D12F9C" w:rsidRPr="00983D1D">
        <w:rPr>
          <w:lang w:val="en-GB"/>
        </w:rPr>
        <w:t xml:space="preserve">. </w:t>
      </w:r>
      <w:r w:rsidR="008B0F47" w:rsidRPr="00983D1D">
        <w:rPr>
          <w:lang w:val="en-GB"/>
        </w:rPr>
        <w:t xml:space="preserve">It shows how many people are already in </w:t>
      </w:r>
      <w:r w:rsidR="00606D3D" w:rsidRPr="00983D1D">
        <w:rPr>
          <w:lang w:val="en-GB"/>
        </w:rPr>
        <w:t xml:space="preserve">the </w:t>
      </w:r>
      <w:r w:rsidR="008B0F47" w:rsidRPr="00983D1D">
        <w:rPr>
          <w:lang w:val="en-GB"/>
        </w:rPr>
        <w:t xml:space="preserve">queue </w:t>
      </w:r>
      <w:r w:rsidR="00606D3D" w:rsidRPr="00983D1D">
        <w:rPr>
          <w:lang w:val="en-GB"/>
        </w:rPr>
        <w:t xml:space="preserve">and how much time will approximately take for the printed </w:t>
      </w:r>
      <w:r w:rsidR="00C44926" w:rsidRPr="00983D1D">
        <w:rPr>
          <w:lang w:val="en-GB"/>
        </w:rPr>
        <w:t xml:space="preserve">ticket </w:t>
      </w:r>
      <w:r w:rsidR="00606D3D" w:rsidRPr="00983D1D">
        <w:rPr>
          <w:lang w:val="en-GB"/>
        </w:rPr>
        <w:t>to be called.</w:t>
      </w:r>
    </w:p>
    <w:p w14:paraId="4BD7AAD9" w14:textId="77777777" w:rsidR="00983D1D" w:rsidRPr="00983D1D" w:rsidRDefault="00983D1D">
      <w:pPr>
        <w:rPr>
          <w:ins w:id="624" w:author="Marco Petri" w:date="2020-12-22T18:08:00Z"/>
          <w:lang w:val="en-GB"/>
          <w:rPrChange w:id="625" w:author="Marco Petri" w:date="2020-12-22T18:08:00Z">
            <w:rPr>
              <w:ins w:id="626" w:author="Marco Petri" w:date="2020-12-22T18:08:00Z"/>
              <w:b/>
              <w:bCs/>
              <w:lang w:val="en-GB"/>
            </w:rPr>
          </w:rPrChange>
        </w:rPr>
        <w:pPrChange w:id="627" w:author="Marco Petri" w:date="2020-12-22T18:08:00Z">
          <w:pPr>
            <w:pStyle w:val="ListParagraph"/>
            <w:numPr>
              <w:numId w:val="64"/>
            </w:numPr>
            <w:ind w:hanging="360"/>
          </w:pPr>
        </w:pPrChange>
      </w:pPr>
    </w:p>
    <w:p w14:paraId="740D07DD" w14:textId="30BFDEEB" w:rsidR="00AC6E1E" w:rsidRPr="00983D1D" w:rsidRDefault="0025190E">
      <w:pPr>
        <w:pStyle w:val="ListParagraph"/>
        <w:numPr>
          <w:ilvl w:val="0"/>
          <w:numId w:val="64"/>
        </w:numPr>
        <w:rPr>
          <w:lang w:val="en-GB"/>
        </w:rPr>
        <w:pPrChange w:id="628" w:author="Marco Petri" w:date="2020-12-22T18:08:00Z">
          <w:pPr>
            <w:pStyle w:val="ListParagraph"/>
            <w:numPr>
              <w:numId w:val="41"/>
            </w:numPr>
            <w:spacing w:after="160" w:line="259" w:lineRule="auto"/>
            <w:ind w:left="1210" w:hanging="360"/>
            <w:jc w:val="left"/>
          </w:pPr>
        </w:pPrChange>
      </w:pPr>
      <w:r w:rsidRPr="00BF04E8">
        <w:rPr>
          <w:b/>
          <w:bCs/>
          <w:lang w:val="en-GB"/>
        </w:rPr>
        <w:t>Queue</w:t>
      </w:r>
      <w:r w:rsidR="00D86A6C" w:rsidRPr="00BF04E8">
        <w:rPr>
          <w:b/>
          <w:bCs/>
          <w:lang w:val="en-GB"/>
        </w:rPr>
        <w:t xml:space="preserve"> display</w:t>
      </w:r>
      <w:r w:rsidR="00EB2675" w:rsidRPr="00BF04E8">
        <w:rPr>
          <w:b/>
          <w:bCs/>
          <w:lang w:val="en-GB"/>
        </w:rPr>
        <w:t xml:space="preserve"> interface</w:t>
      </w:r>
      <w:r w:rsidR="00D86A6C" w:rsidRPr="00983D1D">
        <w:rPr>
          <w:b/>
          <w:lang w:val="en-GB"/>
        </w:rPr>
        <w:t>:</w:t>
      </w:r>
      <w:r w:rsidR="00D86A6C" w:rsidRPr="00983D1D">
        <w:rPr>
          <w:lang w:val="en-GB"/>
        </w:rPr>
        <w:t xml:space="preserve"> shows the queue state of a store</w:t>
      </w:r>
      <w:r w:rsidR="00C44926" w:rsidRPr="00983D1D">
        <w:rPr>
          <w:lang w:val="en-GB"/>
        </w:rPr>
        <w:t xml:space="preserve">. </w:t>
      </w:r>
      <w:r w:rsidR="00801BFD" w:rsidRPr="00983D1D">
        <w:rPr>
          <w:lang w:val="en-GB"/>
        </w:rPr>
        <w:t>P</w:t>
      </w:r>
      <w:r w:rsidR="00C44926" w:rsidRPr="00983D1D">
        <w:rPr>
          <w:lang w:val="en-GB"/>
        </w:rPr>
        <w:t>articular</w:t>
      </w:r>
      <w:r w:rsidR="00801BFD" w:rsidRPr="00983D1D">
        <w:rPr>
          <w:lang w:val="en-GB"/>
        </w:rPr>
        <w:t>ly</w:t>
      </w:r>
      <w:r w:rsidR="00C44926" w:rsidRPr="00983D1D">
        <w:rPr>
          <w:lang w:val="en-GB"/>
        </w:rPr>
        <w:t xml:space="preserve"> it shows the current ticket number, </w:t>
      </w:r>
      <w:r w:rsidR="00CD5BDA" w:rsidRPr="00983D1D">
        <w:rPr>
          <w:lang w:val="en-GB"/>
        </w:rPr>
        <w:t>whose owner</w:t>
      </w:r>
      <w:r w:rsidR="00C44926" w:rsidRPr="00983D1D">
        <w:rPr>
          <w:lang w:val="en-GB"/>
        </w:rPr>
        <w:t xml:space="preserve"> is supposed to be </w:t>
      </w:r>
      <w:r w:rsidR="00CD5BDA" w:rsidRPr="00983D1D">
        <w:rPr>
          <w:lang w:val="en-GB"/>
        </w:rPr>
        <w:t xml:space="preserve">welcomed into the store, </w:t>
      </w:r>
      <w:r w:rsidR="005877B8" w:rsidRPr="00983D1D">
        <w:rPr>
          <w:lang w:val="en-GB"/>
        </w:rPr>
        <w:t xml:space="preserve">the next tickets numbers that will be called, and their </w:t>
      </w:r>
      <w:r w:rsidR="00547BF3" w:rsidRPr="00983D1D">
        <w:rPr>
          <w:lang w:val="en-GB"/>
        </w:rPr>
        <w:t>approximate calling time.</w:t>
      </w:r>
    </w:p>
    <w:p w14:paraId="01A4DBDF" w14:textId="7267BA2A" w:rsidR="00A42FE2" w:rsidRPr="00A42FE2" w:rsidRDefault="00983D1D" w:rsidP="00F86D48">
      <w:pPr>
        <w:rPr>
          <w:lang w:val="en-GB"/>
        </w:rPr>
      </w:pPr>
      <w:r>
        <w:rPr>
          <w:noProof/>
          <w:lang w:eastAsia="it-IT"/>
        </w:rPr>
        <w:drawing>
          <wp:anchor distT="0" distB="0" distL="114300" distR="114300" simplePos="0" relativeHeight="251658270" behindDoc="0" locked="0" layoutInCell="1" allowOverlap="1" wp14:anchorId="7613B508" wp14:editId="4A5E101B">
            <wp:simplePos x="0" y="0"/>
            <wp:positionH relativeFrom="column">
              <wp:posOffset>8626</wp:posOffset>
            </wp:positionH>
            <wp:positionV relativeFrom="paragraph">
              <wp:posOffset>199678</wp:posOffset>
            </wp:positionV>
            <wp:extent cx="5391150" cy="33655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365500"/>
                    </a:xfrm>
                    <a:prstGeom prst="rect">
                      <a:avLst/>
                    </a:prstGeom>
                    <a:noFill/>
                    <a:ln>
                      <a:noFill/>
                    </a:ln>
                  </pic:spPr>
                </pic:pic>
              </a:graphicData>
            </a:graphic>
          </wp:anchor>
        </w:drawing>
      </w:r>
    </w:p>
    <w:p w14:paraId="6C8B1A04" w14:textId="29EBB13E" w:rsidR="00FC11FB" w:rsidRDefault="005E69F3" w:rsidP="00FC11FB">
      <w:pPr>
        <w:pStyle w:val="Heading3"/>
        <w:rPr>
          <w:lang w:val="en-GB"/>
        </w:rPr>
      </w:pPr>
      <w:bookmarkStart w:id="629" w:name="_Toc53691902"/>
      <w:bookmarkStart w:id="630" w:name="_Toc56547546"/>
      <w:bookmarkStart w:id="631" w:name="_Toc59565370"/>
      <w:bookmarkStart w:id="632" w:name="_Toc59567808"/>
      <w:r>
        <w:rPr>
          <w:lang w:val="en-GB"/>
        </w:rPr>
        <w:t>Hardware interfaces</w:t>
      </w:r>
      <w:bookmarkEnd w:id="629"/>
      <w:bookmarkEnd w:id="630"/>
      <w:bookmarkEnd w:id="631"/>
      <w:bookmarkEnd w:id="632"/>
    </w:p>
    <w:p w14:paraId="014E59A5" w14:textId="0508412F" w:rsidR="00A96C9B" w:rsidRPr="00BF04E8" w:rsidRDefault="00C817EA">
      <w:pPr>
        <w:pStyle w:val="ListParagraph"/>
        <w:numPr>
          <w:ilvl w:val="0"/>
          <w:numId w:val="65"/>
        </w:numPr>
        <w:rPr>
          <w:ins w:id="633" w:author="aa m" w:date="2020-12-18T10:25:00Z"/>
          <w:lang w:val="en-GB"/>
        </w:rPr>
        <w:pPrChange w:id="634" w:author="Marco Petri" w:date="2020-12-22T18:08:00Z">
          <w:pPr>
            <w:pStyle w:val="ListParagraph"/>
            <w:numPr>
              <w:numId w:val="62"/>
            </w:numPr>
            <w:ind w:left="1068" w:hanging="360"/>
          </w:pPr>
        </w:pPrChange>
      </w:pPr>
      <w:del w:id="635" w:author="aa m" w:date="2020-12-18T10:29:00Z">
        <w:r w:rsidRPr="00FA0830" w:rsidDel="00610259">
          <w:rPr>
            <w:b/>
            <w:bCs/>
            <w:lang w:val="en-GB"/>
            <w:rPrChange w:id="636" w:author="Marco Petri" w:date="2020-12-22T18:22:00Z">
              <w:rPr>
                <w:lang w:val="en-GB"/>
              </w:rPr>
            </w:rPrChange>
          </w:rPr>
          <w:delText>The ap</w:delText>
        </w:r>
        <w:r w:rsidR="00214BAC" w:rsidRPr="00FA0830" w:rsidDel="00610259">
          <w:rPr>
            <w:b/>
            <w:bCs/>
            <w:lang w:val="en-GB"/>
            <w:rPrChange w:id="637" w:author="Marco Petri" w:date="2020-12-22T18:22:00Z">
              <w:rPr>
                <w:lang w:val="en-GB"/>
              </w:rPr>
            </w:rPrChange>
          </w:rPr>
          <w:delText xml:space="preserve">plication does not have any hardware interface. </w:delText>
        </w:r>
        <w:r w:rsidR="00355502" w:rsidRPr="00FA0830" w:rsidDel="00610259">
          <w:rPr>
            <w:b/>
            <w:bCs/>
            <w:lang w:val="en-GB"/>
            <w:rPrChange w:id="638" w:author="Marco Petri" w:date="2020-12-22T18:22:00Z">
              <w:rPr>
                <w:lang w:val="en-GB"/>
              </w:rPr>
            </w:rPrChange>
          </w:rPr>
          <w:delText>This is because all</w:delText>
        </w:r>
        <w:r w:rsidR="00214BAC" w:rsidRPr="00FA0830" w:rsidDel="00610259">
          <w:rPr>
            <w:b/>
            <w:bCs/>
            <w:lang w:val="en-GB"/>
            <w:rPrChange w:id="639" w:author="Marco Petri" w:date="2020-12-22T18:22:00Z">
              <w:rPr>
                <w:lang w:val="en-GB"/>
              </w:rPr>
            </w:rPrChange>
          </w:rPr>
          <w:delText xml:space="preserve"> the hardware services used like the GPS or the camera are accessed </w:delText>
        </w:r>
        <w:r w:rsidR="0068745C" w:rsidRPr="00FA0830" w:rsidDel="00610259">
          <w:rPr>
            <w:b/>
            <w:bCs/>
            <w:lang w:val="en-GB"/>
            <w:rPrChange w:id="640" w:author="Marco Petri" w:date="2020-12-22T18:22:00Z">
              <w:rPr>
                <w:lang w:val="en-GB"/>
              </w:rPr>
            </w:rPrChange>
          </w:rPr>
          <w:delText>indirectly</w:delText>
        </w:r>
        <w:r w:rsidR="00C12AA1" w:rsidRPr="00FA0830" w:rsidDel="00610259">
          <w:rPr>
            <w:b/>
            <w:bCs/>
            <w:lang w:val="en-GB"/>
            <w:rPrChange w:id="641" w:author="Marco Petri" w:date="2020-12-22T18:22:00Z">
              <w:rPr>
                <w:lang w:val="en-GB"/>
              </w:rPr>
            </w:rPrChange>
          </w:rPr>
          <w:delText xml:space="preserve"> </w:delText>
        </w:r>
        <w:r w:rsidR="007E2034" w:rsidRPr="00FA0830" w:rsidDel="00610259">
          <w:rPr>
            <w:b/>
            <w:bCs/>
            <w:lang w:val="en-GB"/>
            <w:rPrChange w:id="642" w:author="Marco Petri" w:date="2020-12-22T18:22:00Z">
              <w:rPr>
                <w:lang w:val="en-GB"/>
              </w:rPr>
            </w:rPrChange>
          </w:rPr>
          <w:delText xml:space="preserve">through the </w:delText>
        </w:r>
        <w:r w:rsidR="00E808B9" w:rsidRPr="00FA0830" w:rsidDel="00610259">
          <w:rPr>
            <w:b/>
            <w:bCs/>
            <w:lang w:val="en-GB"/>
            <w:rPrChange w:id="643" w:author="Marco Petri" w:date="2020-12-22T18:22:00Z">
              <w:rPr>
                <w:lang w:val="en-GB"/>
              </w:rPr>
            </w:rPrChange>
          </w:rPr>
          <w:delText>operating system.</w:delText>
        </w:r>
      </w:del>
      <w:ins w:id="644" w:author="aa m" w:date="2020-12-18T11:22:00Z">
        <w:r w:rsidR="002D6CE6" w:rsidRPr="00FA0830">
          <w:rPr>
            <w:b/>
            <w:bCs/>
            <w:lang w:val="en-GB"/>
            <w:rPrChange w:id="645" w:author="Marco Petri" w:date="2020-12-22T18:22:00Z">
              <w:rPr>
                <w:lang w:val="en-GB"/>
              </w:rPr>
            </w:rPrChange>
          </w:rPr>
          <w:t>Spea</w:t>
        </w:r>
        <w:r w:rsidR="00D65A05" w:rsidRPr="00FA0830">
          <w:rPr>
            <w:b/>
            <w:bCs/>
            <w:lang w:val="en-GB"/>
            <w:rPrChange w:id="646" w:author="Marco Petri" w:date="2020-12-22T18:22:00Z">
              <w:rPr>
                <w:lang w:val="en-GB"/>
              </w:rPr>
            </w:rPrChange>
          </w:rPr>
          <w:t>k</w:t>
        </w:r>
      </w:ins>
      <w:ins w:id="647" w:author="aa m" w:date="2020-12-18T11:23:00Z">
        <w:r w:rsidR="00D65A05" w:rsidRPr="00FA0830">
          <w:rPr>
            <w:b/>
            <w:bCs/>
            <w:lang w:val="en-GB"/>
            <w:rPrChange w:id="648" w:author="Marco Petri" w:date="2020-12-22T18:22:00Z">
              <w:rPr>
                <w:lang w:val="en-GB"/>
              </w:rPr>
            </w:rPrChange>
          </w:rPr>
          <w:t>er</w:t>
        </w:r>
      </w:ins>
      <w:ins w:id="649" w:author="aa m" w:date="2020-12-18T10:23:00Z">
        <w:r w:rsidR="007A3556" w:rsidRPr="00BF04E8">
          <w:rPr>
            <w:lang w:val="en-GB"/>
          </w:rPr>
          <w:t xml:space="preserve">: it is used </w:t>
        </w:r>
        <w:r w:rsidR="007F5810" w:rsidRPr="00BF04E8">
          <w:rPr>
            <w:lang w:val="en-GB"/>
          </w:rPr>
          <w:t xml:space="preserve">by the checkpoint controller at the entrance to call out loud </w:t>
        </w:r>
      </w:ins>
      <w:ins w:id="650" w:author="aa m" w:date="2020-12-18T10:24:00Z">
        <w:r w:rsidR="00DE4607" w:rsidRPr="00BF04E8">
          <w:rPr>
            <w:lang w:val="en-GB"/>
          </w:rPr>
          <w:t xml:space="preserve">the ticket’s </w:t>
        </w:r>
        <w:r w:rsidR="00056DFD" w:rsidRPr="00BF04E8">
          <w:rPr>
            <w:lang w:val="en-GB"/>
          </w:rPr>
          <w:t>numbers</w:t>
        </w:r>
        <w:r w:rsidR="00DE4607" w:rsidRPr="00BF04E8">
          <w:rPr>
            <w:lang w:val="en-GB"/>
          </w:rPr>
          <w:t>.</w:t>
        </w:r>
      </w:ins>
    </w:p>
    <w:p w14:paraId="014F634C" w14:textId="005DA412" w:rsidR="008965D4" w:rsidRPr="00BF04E8" w:rsidRDefault="008965D4">
      <w:pPr>
        <w:pStyle w:val="ListParagraph"/>
        <w:numPr>
          <w:ilvl w:val="0"/>
          <w:numId w:val="65"/>
        </w:numPr>
        <w:rPr>
          <w:lang w:val="en-GB"/>
        </w:rPr>
        <w:pPrChange w:id="651" w:author="Marco Petri" w:date="2020-12-22T18:08:00Z">
          <w:pPr/>
        </w:pPrChange>
      </w:pPr>
      <w:bookmarkStart w:id="652" w:name="_Toc53691903"/>
      <w:bookmarkStart w:id="653" w:name="_Toc56547547"/>
      <w:ins w:id="654" w:author="aa m" w:date="2020-12-18T10:25:00Z">
        <w:r w:rsidRPr="00FA0830">
          <w:rPr>
            <w:b/>
            <w:bCs/>
            <w:lang w:val="en-GB"/>
            <w:rPrChange w:id="655" w:author="Marco Petri" w:date="2020-12-22T18:22:00Z">
              <w:rPr>
                <w:lang w:val="en-GB"/>
              </w:rPr>
            </w:rPrChange>
          </w:rPr>
          <w:t>Queue dis</w:t>
        </w:r>
      </w:ins>
      <w:ins w:id="656" w:author="aa m" w:date="2020-12-18T10:26:00Z">
        <w:r w:rsidRPr="00FA0830">
          <w:rPr>
            <w:b/>
            <w:bCs/>
            <w:lang w:val="en-GB"/>
            <w:rPrChange w:id="657" w:author="Marco Petri" w:date="2020-12-22T18:22:00Z">
              <w:rPr>
                <w:lang w:val="en-GB"/>
              </w:rPr>
            </w:rPrChange>
          </w:rPr>
          <w:t>play</w:t>
        </w:r>
        <w:r w:rsidRPr="00BF04E8">
          <w:rPr>
            <w:lang w:val="en-GB"/>
          </w:rPr>
          <w:t xml:space="preserve">: it is used to show the </w:t>
        </w:r>
        <w:r w:rsidR="00D84BAC" w:rsidRPr="00BF04E8">
          <w:rPr>
            <w:lang w:val="en-GB"/>
          </w:rPr>
          <w:t>ticket</w:t>
        </w:r>
      </w:ins>
      <w:ins w:id="658" w:author="aa m" w:date="2020-12-18T10:28:00Z">
        <w:r w:rsidR="00CA6445" w:rsidRPr="00BF04E8">
          <w:rPr>
            <w:lang w:val="en-GB"/>
          </w:rPr>
          <w:t>’s</w:t>
        </w:r>
      </w:ins>
      <w:ins w:id="659" w:author="aa m" w:date="2020-12-18T10:26:00Z">
        <w:r w:rsidR="00D84BAC" w:rsidRPr="00BF04E8">
          <w:rPr>
            <w:lang w:val="en-GB"/>
          </w:rPr>
          <w:t xml:space="preserve"> number</w:t>
        </w:r>
      </w:ins>
      <w:ins w:id="660" w:author="aa m" w:date="2020-12-18T10:28:00Z">
        <w:r w:rsidR="00CA6445" w:rsidRPr="00BF04E8">
          <w:rPr>
            <w:lang w:val="en-GB"/>
          </w:rPr>
          <w:t>s</w:t>
        </w:r>
        <w:r w:rsidR="004B2A3D" w:rsidRPr="00BF04E8">
          <w:rPr>
            <w:lang w:val="en-GB"/>
          </w:rPr>
          <w:t xml:space="preserve"> called</w:t>
        </w:r>
        <w:r w:rsidR="00610259" w:rsidRPr="00BF04E8">
          <w:rPr>
            <w:lang w:val="en-GB"/>
          </w:rPr>
          <w:t xml:space="preserve"> and abou</w:t>
        </w:r>
      </w:ins>
      <w:ins w:id="661" w:author="aa m" w:date="2020-12-18T10:29:00Z">
        <w:r w:rsidR="00610259" w:rsidRPr="00BF04E8">
          <w:rPr>
            <w:lang w:val="en-GB"/>
          </w:rPr>
          <w:t>t to be called</w:t>
        </w:r>
      </w:ins>
      <w:ins w:id="662" w:author="aa m" w:date="2020-12-18T11:22:00Z">
        <w:r w:rsidR="002D6CE6" w:rsidRPr="00BF04E8">
          <w:rPr>
            <w:lang w:val="en-GB"/>
          </w:rPr>
          <w:t>.</w:t>
        </w:r>
      </w:ins>
    </w:p>
    <w:p w14:paraId="51FB5CE8" w14:textId="15F0DCC3" w:rsidR="005E69F3" w:rsidRDefault="005E69F3" w:rsidP="005E69F3">
      <w:pPr>
        <w:pStyle w:val="Heading3"/>
        <w:rPr>
          <w:lang w:val="en-GB"/>
        </w:rPr>
      </w:pPr>
      <w:bookmarkStart w:id="663" w:name="_Toc59565371"/>
      <w:bookmarkStart w:id="664" w:name="_Toc59567809"/>
      <w:r>
        <w:rPr>
          <w:lang w:val="en-GB"/>
        </w:rPr>
        <w:t>Software interfaces</w:t>
      </w:r>
      <w:bookmarkEnd w:id="652"/>
      <w:bookmarkEnd w:id="653"/>
      <w:bookmarkEnd w:id="663"/>
      <w:bookmarkEnd w:id="664"/>
    </w:p>
    <w:p w14:paraId="75127382" w14:textId="1B16FF47" w:rsidR="00810583" w:rsidRPr="00BF04E8" w:rsidRDefault="00CA1E46">
      <w:pPr>
        <w:pStyle w:val="ListParagraph"/>
        <w:numPr>
          <w:ilvl w:val="0"/>
          <w:numId w:val="66"/>
        </w:numPr>
        <w:rPr>
          <w:lang w:val="en-GB"/>
        </w:rPr>
        <w:pPrChange w:id="665" w:author="Marco Petri" w:date="2020-12-22T18:08:00Z">
          <w:pPr>
            <w:pStyle w:val="ListParagraph"/>
            <w:numPr>
              <w:numId w:val="41"/>
            </w:numPr>
            <w:spacing w:after="160" w:line="259" w:lineRule="auto"/>
            <w:ind w:left="1210" w:hanging="360"/>
            <w:jc w:val="left"/>
          </w:pPr>
        </w:pPrChange>
      </w:pPr>
      <w:r w:rsidRPr="00BF04E8">
        <w:rPr>
          <w:b/>
          <w:bCs/>
          <w:lang w:val="en-GB"/>
        </w:rPr>
        <w:t>Map service</w:t>
      </w:r>
      <w:r w:rsidR="00810583" w:rsidRPr="00BF04E8">
        <w:rPr>
          <w:b/>
          <w:bCs/>
          <w:lang w:val="en-GB"/>
        </w:rPr>
        <w:t>:</w:t>
      </w:r>
      <w:r w:rsidR="00810583" w:rsidRPr="00BF04E8">
        <w:rPr>
          <w:lang w:val="en-GB"/>
        </w:rPr>
        <w:t xml:space="preserve"> </w:t>
      </w:r>
      <w:r w:rsidR="00A33426" w:rsidRPr="00BF04E8">
        <w:rPr>
          <w:lang w:val="en-GB"/>
        </w:rPr>
        <w:t>it</w:t>
      </w:r>
      <w:r w:rsidR="00EC4348" w:rsidRPr="00BF04E8">
        <w:rPr>
          <w:lang w:val="en-GB"/>
        </w:rPr>
        <w:t xml:space="preserve"> is needed </w:t>
      </w:r>
      <w:r w:rsidR="00C87252" w:rsidRPr="00BF04E8">
        <w:rPr>
          <w:lang w:val="en-GB"/>
        </w:rPr>
        <w:t xml:space="preserve">to </w:t>
      </w:r>
      <w:r w:rsidR="00162403" w:rsidRPr="00BF04E8">
        <w:rPr>
          <w:lang w:val="en-GB"/>
        </w:rPr>
        <w:t>estimate how much time the user will need to reach the store</w:t>
      </w:r>
    </w:p>
    <w:p w14:paraId="413D5795" w14:textId="0612837D" w:rsidR="00315DAA" w:rsidRPr="00BF04E8" w:rsidRDefault="00802BBB">
      <w:pPr>
        <w:pStyle w:val="ListParagraph"/>
        <w:numPr>
          <w:ilvl w:val="0"/>
          <w:numId w:val="66"/>
        </w:numPr>
        <w:rPr>
          <w:b/>
          <w:lang w:val="en-GB"/>
        </w:rPr>
        <w:pPrChange w:id="666" w:author="Marco Petri" w:date="2020-12-22T18:08:00Z">
          <w:pPr>
            <w:pStyle w:val="ListParagraph"/>
            <w:numPr>
              <w:numId w:val="41"/>
            </w:numPr>
            <w:spacing w:after="160" w:line="259" w:lineRule="auto"/>
            <w:ind w:left="1210" w:hanging="360"/>
            <w:jc w:val="left"/>
          </w:pPr>
        </w:pPrChange>
      </w:pPr>
      <w:r w:rsidRPr="00BF04E8">
        <w:rPr>
          <w:b/>
          <w:lang w:val="en-GB"/>
        </w:rPr>
        <w:t>Storage service</w:t>
      </w:r>
      <w:r w:rsidR="00315DAA" w:rsidRPr="00BF04E8">
        <w:rPr>
          <w:b/>
          <w:lang w:val="en-GB"/>
        </w:rPr>
        <w:t>:</w:t>
      </w:r>
      <w:r w:rsidR="00315DAA" w:rsidRPr="00BF04E8">
        <w:rPr>
          <w:lang w:val="en-GB"/>
        </w:rPr>
        <w:t xml:space="preserve"> </w:t>
      </w:r>
      <w:r w:rsidR="009638BB" w:rsidRPr="00BF04E8">
        <w:rPr>
          <w:lang w:val="en-GB"/>
        </w:rPr>
        <w:t xml:space="preserve">it is </w:t>
      </w:r>
      <w:r w:rsidR="002922C1" w:rsidRPr="00BF04E8">
        <w:rPr>
          <w:lang w:val="en-GB"/>
        </w:rPr>
        <w:t>used by the</w:t>
      </w:r>
      <w:r w:rsidR="00315DAA" w:rsidRPr="00BF04E8">
        <w:rPr>
          <w:lang w:val="en-GB"/>
        </w:rPr>
        <w:t xml:space="preserve"> application to store and retrieve data to perform its main activities</w:t>
      </w:r>
    </w:p>
    <w:p w14:paraId="6EE25E83" w14:textId="58351F34" w:rsidR="000F483E" w:rsidRPr="00BF04E8" w:rsidRDefault="000F483E">
      <w:pPr>
        <w:pStyle w:val="ListParagraph"/>
        <w:numPr>
          <w:ilvl w:val="0"/>
          <w:numId w:val="66"/>
        </w:numPr>
        <w:rPr>
          <w:b/>
          <w:lang w:val="en-GB"/>
        </w:rPr>
        <w:pPrChange w:id="667" w:author="Marco Petri" w:date="2020-12-22T18:08:00Z">
          <w:pPr>
            <w:pStyle w:val="ListParagraph"/>
            <w:numPr>
              <w:numId w:val="41"/>
            </w:numPr>
            <w:spacing w:after="160" w:line="259" w:lineRule="auto"/>
            <w:ind w:left="1210" w:hanging="360"/>
            <w:jc w:val="left"/>
          </w:pPr>
        </w:pPrChange>
      </w:pPr>
      <w:r w:rsidRPr="00BF04E8">
        <w:rPr>
          <w:b/>
          <w:lang w:val="en-GB"/>
        </w:rPr>
        <w:t>QR code reader software</w:t>
      </w:r>
      <w:r w:rsidR="00035690" w:rsidRPr="00BF04E8">
        <w:rPr>
          <w:b/>
          <w:lang w:val="en-GB"/>
        </w:rPr>
        <w:t xml:space="preserve">: </w:t>
      </w:r>
      <w:r w:rsidR="00035690" w:rsidRPr="00BF04E8">
        <w:rPr>
          <w:lang w:val="en-GB"/>
        </w:rPr>
        <w:t xml:space="preserve">it is used </w:t>
      </w:r>
      <w:r w:rsidR="00D832D1" w:rsidRPr="00BF04E8">
        <w:rPr>
          <w:lang w:val="en-GB"/>
        </w:rPr>
        <w:t>read the QR code</w:t>
      </w:r>
    </w:p>
    <w:p w14:paraId="320B0F0B" w14:textId="1B901E70" w:rsidR="00CC54F4" w:rsidRPr="00BF04E8" w:rsidRDefault="00B94C61">
      <w:pPr>
        <w:pStyle w:val="ListParagraph"/>
        <w:numPr>
          <w:ilvl w:val="0"/>
          <w:numId w:val="66"/>
        </w:numPr>
        <w:rPr>
          <w:b/>
          <w:lang w:val="en-GB"/>
        </w:rPr>
        <w:pPrChange w:id="668" w:author="Marco Petri" w:date="2020-12-22T18:08:00Z">
          <w:pPr>
            <w:pStyle w:val="ListParagraph"/>
            <w:numPr>
              <w:numId w:val="41"/>
            </w:numPr>
            <w:spacing w:after="160" w:line="259" w:lineRule="auto"/>
            <w:ind w:left="1210" w:hanging="360"/>
            <w:jc w:val="left"/>
          </w:pPr>
        </w:pPrChange>
      </w:pPr>
      <w:r w:rsidRPr="00BF04E8">
        <w:rPr>
          <w:b/>
          <w:lang w:val="en-GB"/>
        </w:rPr>
        <w:t xml:space="preserve">Ticket machine OS: </w:t>
      </w:r>
      <w:r w:rsidRPr="00BF04E8">
        <w:rPr>
          <w:lang w:val="en-GB"/>
        </w:rPr>
        <w:t>it is necessary to run the ticket machine app.</w:t>
      </w:r>
    </w:p>
    <w:p w14:paraId="1C90D678" w14:textId="489EE1D0" w:rsidR="00A42FE2" w:rsidRPr="00BF04E8" w:rsidRDefault="00323776">
      <w:pPr>
        <w:pStyle w:val="ListParagraph"/>
        <w:numPr>
          <w:ilvl w:val="0"/>
          <w:numId w:val="66"/>
        </w:numPr>
        <w:rPr>
          <w:lang w:val="en-GB"/>
        </w:rPr>
        <w:pPrChange w:id="669" w:author="Marco Petri" w:date="2020-12-22T18:08:00Z">
          <w:pPr>
            <w:pStyle w:val="ListParagraph"/>
            <w:numPr>
              <w:numId w:val="41"/>
            </w:numPr>
            <w:spacing w:after="160" w:line="259" w:lineRule="auto"/>
            <w:ind w:left="1210" w:hanging="360"/>
            <w:jc w:val="left"/>
          </w:pPr>
        </w:pPrChange>
      </w:pPr>
      <w:r w:rsidRPr="00BF04E8">
        <w:rPr>
          <w:b/>
          <w:lang w:val="en-GB"/>
        </w:rPr>
        <w:t xml:space="preserve">User app OS: </w:t>
      </w:r>
      <w:r w:rsidRPr="00BF04E8">
        <w:rPr>
          <w:lang w:val="en-GB"/>
        </w:rPr>
        <w:t>it is necessary to run the user</w:t>
      </w:r>
      <w:r w:rsidR="006A555E" w:rsidRPr="00BF04E8">
        <w:rPr>
          <w:lang w:val="en-GB"/>
        </w:rPr>
        <w:t>’s</w:t>
      </w:r>
      <w:r w:rsidRPr="00BF04E8">
        <w:rPr>
          <w:lang w:val="en-GB"/>
        </w:rPr>
        <w:t xml:space="preserve"> app.</w:t>
      </w:r>
    </w:p>
    <w:p w14:paraId="5451E01B" w14:textId="3F4E05E2" w:rsidR="005E69F3" w:rsidRDefault="005E69F3" w:rsidP="005E69F3">
      <w:pPr>
        <w:pStyle w:val="Heading3"/>
        <w:rPr>
          <w:lang w:val="en-GB"/>
        </w:rPr>
      </w:pPr>
      <w:bookmarkStart w:id="670" w:name="_Toc53691904"/>
      <w:bookmarkStart w:id="671" w:name="_Toc56547548"/>
      <w:bookmarkStart w:id="672" w:name="_Toc59565372"/>
      <w:bookmarkStart w:id="673" w:name="_Toc59567810"/>
      <w:r>
        <w:rPr>
          <w:lang w:val="en-GB"/>
        </w:rPr>
        <w:t>Communications interfaces</w:t>
      </w:r>
      <w:bookmarkEnd w:id="670"/>
      <w:bookmarkEnd w:id="671"/>
      <w:bookmarkEnd w:id="672"/>
      <w:bookmarkEnd w:id="673"/>
    </w:p>
    <w:p w14:paraId="0921C550" w14:textId="77777777" w:rsidR="00BF04E8" w:rsidRPr="00BF04E8" w:rsidRDefault="00033834">
      <w:pPr>
        <w:pStyle w:val="ListParagraph"/>
        <w:numPr>
          <w:ilvl w:val="0"/>
          <w:numId w:val="67"/>
        </w:numPr>
        <w:rPr>
          <w:ins w:id="674" w:author="Marco Petri" w:date="2020-12-22T18:09:00Z"/>
          <w:lang w:val="en-GB"/>
        </w:rPr>
        <w:pPrChange w:id="675" w:author="Marco Petri" w:date="2020-12-22T18:09:00Z">
          <w:pPr/>
        </w:pPrChange>
      </w:pPr>
      <w:ins w:id="676" w:author="aa m" w:date="2020-12-18T11:24:00Z">
        <w:r w:rsidRPr="00BF04E8">
          <w:rPr>
            <w:b/>
            <w:bCs/>
            <w:lang w:val="en-GB"/>
          </w:rPr>
          <w:t>Internet:</w:t>
        </w:r>
        <w:r w:rsidRPr="00BF04E8">
          <w:rPr>
            <w:lang w:val="en-GB"/>
          </w:rPr>
          <w:t xml:space="preserve"> the application</w:t>
        </w:r>
      </w:ins>
      <w:ins w:id="677" w:author="aa m" w:date="2020-12-18T11:27:00Z">
        <w:r w:rsidR="007C26AF" w:rsidRPr="00BF04E8">
          <w:rPr>
            <w:lang w:val="en-GB"/>
          </w:rPr>
          <w:t xml:space="preserve"> uses internet </w:t>
        </w:r>
        <w:r w:rsidR="00D44FAF" w:rsidRPr="00BF04E8">
          <w:rPr>
            <w:lang w:val="en-GB"/>
          </w:rPr>
          <w:t>for remote communication with users</w:t>
        </w:r>
      </w:ins>
    </w:p>
    <w:p w14:paraId="2F447443" w14:textId="1583B699" w:rsidR="005F0F23" w:rsidDel="00BF04E8" w:rsidRDefault="005F0F23" w:rsidP="00BF04E8">
      <w:pPr>
        <w:rPr>
          <w:del w:id="678" w:author="Marco Petri" w:date="2020-12-22T18:09:00Z"/>
          <w:lang w:val="en-GB"/>
        </w:rPr>
      </w:pPr>
      <w:del w:id="679" w:author="aa m" w:date="2020-12-18T10:29:00Z">
        <w:r w:rsidRPr="00F86D48">
          <w:rPr>
            <w:b/>
            <w:bCs/>
            <w:lang w:val="en-GB"/>
          </w:rPr>
          <w:delText>HTTPS:</w:delText>
        </w:r>
        <w:r w:rsidRPr="005F0F23">
          <w:rPr>
            <w:lang w:val="en-GB"/>
          </w:rPr>
          <w:delText xml:space="preserve"> the</w:delText>
        </w:r>
        <w:r w:rsidRPr="004E2A80">
          <w:rPr>
            <w:lang w:val="en-GB"/>
          </w:rPr>
          <w:delText xml:space="preserve"> application will use this protocol to safely commu</w:delText>
        </w:r>
        <w:r w:rsidRPr="003E6D63">
          <w:rPr>
            <w:lang w:val="en-GB"/>
          </w:rPr>
          <w:delText xml:space="preserve">nicate over the </w:delText>
        </w:r>
        <w:r w:rsidRPr="00CC54F4">
          <w:rPr>
            <w:lang w:val="en-GB"/>
          </w:rPr>
          <w:delText>in</w:delText>
        </w:r>
        <w:r w:rsidRPr="009E1C56">
          <w:rPr>
            <w:lang w:val="en-GB"/>
          </w:rPr>
          <w:delText>t</w:delText>
        </w:r>
        <w:r w:rsidRPr="003D51B4">
          <w:rPr>
            <w:lang w:val="en-GB"/>
          </w:rPr>
          <w:delText>e</w:delText>
        </w:r>
        <w:r w:rsidRPr="0039462B">
          <w:rPr>
            <w:lang w:val="en-GB"/>
          </w:rPr>
          <w:delText>r</w:delText>
        </w:r>
        <w:r>
          <w:rPr>
            <w:lang w:val="en-GB"/>
          </w:rPr>
          <w:delText>net</w:delText>
        </w:r>
        <w:r w:rsidR="00182F06">
          <w:rPr>
            <w:lang w:val="en-GB"/>
          </w:rPr>
          <w:delText>.</w:delText>
        </w:r>
      </w:del>
    </w:p>
    <w:p w14:paraId="2BBAB5FC" w14:textId="77777777" w:rsidR="00033834" w:rsidRPr="005F0F23" w:rsidRDefault="00033834">
      <w:pPr>
        <w:rPr>
          <w:ins w:id="680" w:author="aa m" w:date="2020-12-18T11:24:00Z"/>
          <w:lang w:val="en-GB"/>
        </w:rPr>
        <w:pPrChange w:id="681" w:author="Marco Petri" w:date="2020-12-22T18:08:00Z">
          <w:pPr>
            <w:pStyle w:val="ListParagraph"/>
            <w:numPr>
              <w:numId w:val="43"/>
            </w:numPr>
            <w:ind w:left="3039" w:hanging="360"/>
          </w:pPr>
        </w:pPrChange>
      </w:pPr>
    </w:p>
    <w:p w14:paraId="54E01820" w14:textId="17E19301" w:rsidR="006B03C8" w:rsidRPr="005F0F23" w:rsidRDefault="006B03C8">
      <w:pPr>
        <w:pStyle w:val="ListParagraph"/>
        <w:numPr>
          <w:ilvl w:val="0"/>
          <w:numId w:val="43"/>
        </w:numPr>
        <w:ind w:left="708"/>
        <w:rPr>
          <w:del w:id="682" w:author="aa m" w:date="2020-12-18T10:29:00Z"/>
          <w:lang w:val="en-GB"/>
        </w:rPr>
        <w:pPrChange w:id="683" w:author="aa m" w:date="2020-12-18T10:31:00Z">
          <w:pPr>
            <w:pStyle w:val="ListParagraph"/>
            <w:numPr>
              <w:numId w:val="43"/>
            </w:numPr>
            <w:ind w:left="3039" w:hanging="360"/>
          </w:pPr>
        </w:pPrChange>
      </w:pPr>
      <w:del w:id="684" w:author="aa m" w:date="2020-12-18T10:29:00Z">
        <w:r>
          <w:rPr>
            <w:b/>
            <w:bCs/>
            <w:lang w:val="en-GB"/>
          </w:rPr>
          <w:delText>Wi</w:delText>
        </w:r>
        <w:r w:rsidR="009F39DA">
          <w:rPr>
            <w:b/>
            <w:bCs/>
            <w:lang w:val="en-GB"/>
          </w:rPr>
          <w:delText>-</w:delText>
        </w:r>
        <w:r>
          <w:rPr>
            <w:b/>
            <w:bCs/>
            <w:lang w:val="en-GB"/>
          </w:rPr>
          <w:delText>Fi:</w:delText>
        </w:r>
        <w:r w:rsidR="009F39DA">
          <w:rPr>
            <w:b/>
            <w:bCs/>
            <w:lang w:val="en-GB"/>
          </w:rPr>
          <w:delText xml:space="preserve"> </w:delText>
        </w:r>
        <w:r w:rsidR="009F39DA" w:rsidRPr="00C061C8">
          <w:rPr>
            <w:lang w:val="en-GB"/>
          </w:rPr>
          <w:delText>the ticket machin</w:delText>
        </w:r>
        <w:r w:rsidR="00E51611" w:rsidRPr="00C061C8">
          <w:rPr>
            <w:lang w:val="en-GB"/>
          </w:rPr>
          <w:delText>es might use it to</w:delText>
        </w:r>
        <w:r w:rsidR="002F1412" w:rsidRPr="00C061C8">
          <w:rPr>
            <w:lang w:val="en-GB"/>
          </w:rPr>
          <w:delText xml:space="preserve"> communicate with the </w:delText>
        </w:r>
        <w:r w:rsidR="001C78A1" w:rsidRPr="00C061C8">
          <w:rPr>
            <w:lang w:val="en-GB"/>
          </w:rPr>
          <w:delText>system, depending on the store’s preference.</w:delText>
        </w:r>
      </w:del>
    </w:p>
    <w:p w14:paraId="1730567B" w14:textId="0DCA94FF" w:rsidR="005E69F3" w:rsidRDefault="005E69F3">
      <w:pPr>
        <w:spacing w:after="160" w:line="259" w:lineRule="auto"/>
        <w:ind w:left="708"/>
        <w:jc w:val="left"/>
        <w:rPr>
          <w:lang w:val="en-GB"/>
        </w:rPr>
        <w:pPrChange w:id="685" w:author="aa m" w:date="2020-12-18T10:31:00Z">
          <w:pPr>
            <w:spacing w:after="160" w:line="259" w:lineRule="auto"/>
            <w:jc w:val="left"/>
          </w:pPr>
        </w:pPrChange>
      </w:pPr>
      <w:r>
        <w:rPr>
          <w:lang w:val="en-GB"/>
        </w:rPr>
        <w:br w:type="page"/>
      </w:r>
    </w:p>
    <w:p w14:paraId="6D7F8126" w14:textId="048965B0" w:rsidR="00943FC1" w:rsidRDefault="005E69F3" w:rsidP="00943FC1">
      <w:pPr>
        <w:pStyle w:val="Heading2"/>
        <w:rPr>
          <w:lang w:val="en-GB"/>
        </w:rPr>
      </w:pPr>
      <w:bookmarkStart w:id="686" w:name="_Toc53691905"/>
      <w:bookmarkStart w:id="687" w:name="_Toc56547549"/>
      <w:bookmarkStart w:id="688" w:name="_Toc59565373"/>
      <w:bookmarkStart w:id="689" w:name="_Toc59567811"/>
      <w:r>
        <w:rPr>
          <w:lang w:val="en-GB"/>
        </w:rPr>
        <w:t>Functional requirements</w:t>
      </w:r>
      <w:bookmarkEnd w:id="686"/>
      <w:bookmarkEnd w:id="687"/>
      <w:bookmarkEnd w:id="688"/>
      <w:bookmarkEnd w:id="689"/>
    </w:p>
    <w:tbl>
      <w:tblPr>
        <w:tblStyle w:val="ListTable2-Accent3"/>
        <w:tblW w:w="0" w:type="auto"/>
        <w:tblLook w:val="04A0" w:firstRow="1" w:lastRow="0" w:firstColumn="1" w:lastColumn="0" w:noHBand="0" w:noVBand="1"/>
      </w:tblPr>
      <w:tblGrid>
        <w:gridCol w:w="1560"/>
        <w:gridCol w:w="6935"/>
      </w:tblGrid>
      <w:tr w:rsidR="00FB4787" w14:paraId="09E9A2AD" w14:textId="77777777" w:rsidTr="00C06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AAD65B" w14:textId="3A2449C6" w:rsidR="00FB4787" w:rsidRDefault="007C542C" w:rsidP="00FB4787">
            <w:pPr>
              <w:rPr>
                <w:lang w:val="en-GB"/>
              </w:rPr>
            </w:pPr>
            <w:r>
              <w:rPr>
                <w:lang w:val="en-GB"/>
              </w:rPr>
              <w:t>Requirement</w:t>
            </w:r>
          </w:p>
        </w:tc>
        <w:tc>
          <w:tcPr>
            <w:tcW w:w="6935" w:type="dxa"/>
          </w:tcPr>
          <w:p w14:paraId="4BEE240B" w14:textId="7783B400" w:rsidR="00FB4787" w:rsidRDefault="007C542C" w:rsidP="00FB4787">
            <w:pP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FB4787" w:rsidRPr="00C061C8" w14:paraId="71A456E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31270CE" w14:textId="3AD371D4" w:rsidR="00FB4787" w:rsidRDefault="007C542C" w:rsidP="00C061C8">
            <w:pPr>
              <w:jc w:val="center"/>
              <w:rPr>
                <w:lang w:val="en-GB"/>
              </w:rPr>
            </w:pPr>
            <w:r>
              <w:rPr>
                <w:lang w:val="en-GB"/>
              </w:rPr>
              <w:t>R1</w:t>
            </w:r>
          </w:p>
        </w:tc>
        <w:tc>
          <w:tcPr>
            <w:tcW w:w="6935" w:type="dxa"/>
          </w:tcPr>
          <w:p w14:paraId="557E843F" w14:textId="331BB89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user who wants to use the system online as a customer must register for free. Further uses require customers to login with valid credentials</w:t>
            </w:r>
          </w:p>
        </w:tc>
      </w:tr>
      <w:tr w:rsidR="00FB4787" w:rsidRPr="0080605A" w14:paraId="73FDD69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8A7AD78" w14:textId="57CCE359" w:rsidR="00FB4787" w:rsidRDefault="007C542C" w:rsidP="00C061C8">
            <w:pPr>
              <w:jc w:val="center"/>
              <w:rPr>
                <w:lang w:val="en-GB"/>
              </w:rPr>
            </w:pPr>
            <w:r>
              <w:rPr>
                <w:lang w:val="en-GB"/>
              </w:rPr>
              <w:t>R2</w:t>
            </w:r>
          </w:p>
        </w:tc>
        <w:tc>
          <w:tcPr>
            <w:tcW w:w="6935" w:type="dxa"/>
          </w:tcPr>
          <w:p w14:paraId="63B6B9AC" w14:textId="1CA657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Store managers and checkpoint controllers need to log in as well, but their accounts are created by a sys-admin. Thus they do not need to register as store managers or controllers</w:t>
            </w:r>
          </w:p>
        </w:tc>
      </w:tr>
      <w:tr w:rsidR="00FB4787" w:rsidRPr="0080605A" w14:paraId="58487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C1E80A0" w14:textId="4BA158EA" w:rsidR="00FB4787" w:rsidRDefault="007C542C" w:rsidP="00C061C8">
            <w:pPr>
              <w:jc w:val="center"/>
              <w:rPr>
                <w:lang w:val="en-GB"/>
              </w:rPr>
            </w:pPr>
            <w:r>
              <w:rPr>
                <w:lang w:val="en-GB"/>
              </w:rPr>
              <w:t>R3</w:t>
            </w:r>
          </w:p>
        </w:tc>
        <w:tc>
          <w:tcPr>
            <w:tcW w:w="6935" w:type="dxa"/>
          </w:tcPr>
          <w:p w14:paraId="69395A41" w14:textId="3A14B8B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After logging in, a user can only access the functionalities that are specific of their role</w:t>
            </w:r>
          </w:p>
        </w:tc>
      </w:tr>
      <w:tr w:rsidR="00FB4787" w:rsidRPr="0080605A" w14:paraId="6B5D379F"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E3B737E" w14:textId="5C44F394" w:rsidR="00FB4787" w:rsidRDefault="007C542C" w:rsidP="00C061C8">
            <w:pPr>
              <w:jc w:val="center"/>
              <w:rPr>
                <w:lang w:val="en-GB"/>
              </w:rPr>
            </w:pPr>
            <w:r>
              <w:rPr>
                <w:lang w:val="en-GB"/>
              </w:rPr>
              <w:t>R4</w:t>
            </w:r>
          </w:p>
        </w:tc>
        <w:tc>
          <w:tcPr>
            <w:tcW w:w="6935" w:type="dxa"/>
          </w:tcPr>
          <w:p w14:paraId="79CA9258" w14:textId="68CF6F47"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display a digital map with all the available stores in their area. Customers can select a store where they intend to make a purchase, among the displayed ones</w:t>
            </w:r>
          </w:p>
        </w:tc>
      </w:tr>
      <w:tr w:rsidR="00FB4787" w:rsidRPr="0080605A" w14:paraId="44DC6167"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22BC020" w14:textId="4EABD71A" w:rsidR="00FB4787" w:rsidRDefault="007C542C" w:rsidP="00C061C8">
            <w:pPr>
              <w:jc w:val="center"/>
              <w:rPr>
                <w:lang w:val="en-GB"/>
              </w:rPr>
            </w:pPr>
            <w:r>
              <w:rPr>
                <w:lang w:val="en-GB"/>
              </w:rPr>
              <w:t>R5</w:t>
            </w:r>
          </w:p>
        </w:tc>
        <w:tc>
          <w:tcPr>
            <w:tcW w:w="6935" w:type="dxa"/>
          </w:tcPr>
          <w:p w14:paraId="13768516" w14:textId="7E3FD20F" w:rsidR="00FB4787" w:rsidRDefault="007C542C">
            <w:pPr>
              <w:cnfStyle w:val="000000100000" w:firstRow="0" w:lastRow="0" w:firstColumn="0" w:lastColumn="0" w:oddVBand="0" w:evenVBand="0" w:oddHBand="1" w:evenHBand="0" w:firstRowFirstColumn="0" w:firstRowLastColumn="0" w:lastRowFirstColumn="0" w:lastRowLastColumn="0"/>
              <w:rPr>
                <w:lang w:val="en-GB"/>
              </w:rPr>
            </w:pPr>
            <w:del w:id="690" w:author="asus" w:date="2020-12-18T11:04:00Z">
              <w:r>
                <w:rPr>
                  <w:lang w:val="en-GB"/>
                </w:rPr>
                <w:delText xml:space="preserve">If a store was previously selected, </w:delText>
              </w:r>
              <w:r w:rsidDel="00185BDA">
                <w:rPr>
                  <w:lang w:val="en-GB"/>
                </w:rPr>
                <w:delText>c</w:delText>
              </w:r>
            </w:del>
            <w:ins w:id="691" w:author="asus" w:date="2020-12-18T11:04:00Z">
              <w:r w:rsidR="00185BDA">
                <w:rPr>
                  <w:lang w:val="en-GB"/>
                </w:rPr>
                <w:t>C</w:t>
              </w:r>
            </w:ins>
            <w:r>
              <w:rPr>
                <w:lang w:val="en-GB"/>
              </w:rPr>
              <w:t>ustomers can join a digital FIFO queue</w:t>
            </w:r>
            <w:ins w:id="692" w:author="asus" w:date="2020-12-18T11:04:00Z">
              <w:r w:rsidR="00185BDA">
                <w:rPr>
                  <w:lang w:val="en-GB"/>
                </w:rPr>
                <w:t xml:space="preserve"> for a store</w:t>
              </w:r>
            </w:ins>
            <w:r>
              <w:rPr>
                <w:lang w:val="en-GB"/>
              </w:rPr>
              <w:t>. In order to join such queue, they also need to specify how they intend to reach the store. After joining a queue, the system will send the user a digital ticket. A user can have at most one valid ticket for a given store at any time, i.e. it is not allowed to get another ticket for a store S while being in the digital queue for S</w:t>
            </w:r>
            <w:r w:rsidR="00C361D0">
              <w:rPr>
                <w:vertAlign w:val="subscript"/>
                <w:lang w:val="en-GB"/>
              </w:rPr>
              <w:t>2</w:t>
            </w:r>
            <w:r w:rsidR="00C361D0">
              <w:rPr>
                <w:lang w:val="en-GB"/>
              </w:rPr>
              <w:t>: their requests for another ticket is simply overwritten</w:t>
            </w:r>
            <w:ins w:id="693" w:author="asus" w:date="2020-12-18T11:13:00Z">
              <w:r w:rsidR="007F5670">
                <w:rPr>
                  <w:lang w:val="en-GB"/>
                </w:rPr>
                <w:t xml:space="preserve"> (</w:t>
              </w:r>
            </w:ins>
            <w:ins w:id="694" w:author="asus" w:date="2020-12-18T11:14:00Z">
              <w:r w:rsidR="007F5670">
                <w:rPr>
                  <w:lang w:val="en-GB"/>
                </w:rPr>
                <w:t>if the selected store is the same one for which the customer is already queuing, the request is simply denied</w:t>
              </w:r>
            </w:ins>
            <w:ins w:id="695" w:author="asus" w:date="2020-12-18T11:13:00Z">
              <w:r w:rsidR="007F5670">
                <w:rPr>
                  <w:lang w:val="en-GB"/>
                </w:rPr>
                <w:t>)</w:t>
              </w:r>
            </w:ins>
            <w:r w:rsidR="00C361D0">
              <w:rPr>
                <w:lang w:val="en-GB"/>
              </w:rPr>
              <w:t>.</w:t>
            </w:r>
          </w:p>
        </w:tc>
      </w:tr>
      <w:tr w:rsidR="00FB4787" w:rsidRPr="0080605A" w14:paraId="299F5BC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5918009" w14:textId="6BD78298" w:rsidR="00FB4787" w:rsidRDefault="007C542C" w:rsidP="00C061C8">
            <w:pPr>
              <w:jc w:val="center"/>
              <w:rPr>
                <w:lang w:val="en-GB"/>
              </w:rPr>
            </w:pPr>
            <w:r>
              <w:rPr>
                <w:lang w:val="en-GB"/>
              </w:rPr>
              <w:t>R6</w:t>
            </w:r>
          </w:p>
        </w:tc>
        <w:tc>
          <w:tcPr>
            <w:tcW w:w="6935" w:type="dxa"/>
          </w:tcPr>
          <w:p w14:paraId="49E9CE62" w14:textId="4DBD5B99"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digital ticket consists of a number representing the position in the queue and a QR code. For any two customers waiting in the same queue, their waiting numbers are not equal</w:t>
            </w:r>
          </w:p>
        </w:tc>
      </w:tr>
      <w:tr w:rsidR="00FB4787" w:rsidRPr="0080605A" w14:paraId="7D6206D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906A0F" w14:textId="1FCB98B2" w:rsidR="00FB4787" w:rsidRDefault="007C542C" w:rsidP="00C061C8">
            <w:pPr>
              <w:jc w:val="center"/>
              <w:rPr>
                <w:lang w:val="en-GB"/>
              </w:rPr>
            </w:pPr>
            <w:r>
              <w:rPr>
                <w:lang w:val="en-GB"/>
              </w:rPr>
              <w:t>R7</w:t>
            </w:r>
          </w:p>
        </w:tc>
        <w:tc>
          <w:tcPr>
            <w:tcW w:w="6935" w:type="dxa"/>
          </w:tcPr>
          <w:p w14:paraId="7C41A4F3" w14:textId="4D06DE00" w:rsidR="00FB4787" w:rsidRDefault="007C542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If a customer A is in a digital queue, the system will display an </w:t>
            </w:r>
            <w:r w:rsidR="00A05B9A">
              <w:rPr>
                <w:lang w:val="en-GB"/>
              </w:rPr>
              <w:t>interval</w:t>
            </w:r>
            <w:r>
              <w:rPr>
                <w:lang w:val="en-GB"/>
              </w:rPr>
              <w:t xml:space="preserve"> </w:t>
            </w:r>
            <w:r w:rsidR="00A05B9A">
              <w:rPr>
                <w:lang w:val="en-GB"/>
              </w:rPr>
              <w:t>(</w:t>
            </w:r>
            <w:r>
              <w:rPr>
                <w:lang w:val="en-GB"/>
              </w:rPr>
              <w:t>t</w:t>
            </w:r>
            <w:r w:rsidR="00A05B9A">
              <w:rPr>
                <w:lang w:val="en-GB"/>
              </w:rPr>
              <w:t>i, tf) representing the estimated waiting time</w:t>
            </w:r>
            <w:r>
              <w:rPr>
                <w:lang w:val="en-GB"/>
              </w:rPr>
              <w:t xml:space="preserve">. Such </w:t>
            </w:r>
            <w:r w:rsidR="00A05B9A">
              <w:rPr>
                <w:lang w:val="en-GB"/>
              </w:rPr>
              <w:t>interval is calculated as a 95% confidence interval for the real waiting time T.</w:t>
            </w:r>
          </w:p>
        </w:tc>
      </w:tr>
      <w:tr w:rsidR="00FB4787" w:rsidRPr="0080605A" w14:paraId="3AF4AC79"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34AE77F2" w14:textId="48EDBD99" w:rsidR="00FB4787" w:rsidRDefault="007C542C" w:rsidP="00C061C8">
            <w:pPr>
              <w:jc w:val="center"/>
              <w:rPr>
                <w:lang w:val="en-GB"/>
              </w:rPr>
            </w:pPr>
            <w:r>
              <w:rPr>
                <w:lang w:val="en-GB"/>
              </w:rPr>
              <w:t>R8</w:t>
            </w:r>
          </w:p>
        </w:tc>
        <w:tc>
          <w:tcPr>
            <w:tcW w:w="6935" w:type="dxa"/>
          </w:tcPr>
          <w:p w14:paraId="243C5E26" w14:textId="0FECB4CD"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When the estimated time calculated at point 7 is less or equal than the estimated travel time for a customer A, they will receive a notification telling them to reach the store</w:t>
            </w:r>
          </w:p>
        </w:tc>
      </w:tr>
      <w:tr w:rsidR="00FB4787" w:rsidRPr="0080605A" w14:paraId="6B2AFDD4"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7898189" w14:textId="55CF2417" w:rsidR="00FB4787" w:rsidRDefault="007C542C" w:rsidP="00C061C8">
            <w:pPr>
              <w:jc w:val="center"/>
              <w:rPr>
                <w:lang w:val="en-GB"/>
              </w:rPr>
            </w:pPr>
            <w:r>
              <w:rPr>
                <w:lang w:val="en-GB"/>
              </w:rPr>
              <w:t>R9</w:t>
            </w:r>
          </w:p>
        </w:tc>
        <w:tc>
          <w:tcPr>
            <w:tcW w:w="6935" w:type="dxa"/>
          </w:tcPr>
          <w:p w14:paraId="513B4DF8" w14:textId="498A72F6" w:rsidR="00FB4787" w:rsidRDefault="00920161"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r w:rsidR="007C542C">
              <w:rPr>
                <w:lang w:val="en-GB"/>
              </w:rPr>
              <w:t xml:space="preserve"> can retrieve a paper printed ticket at the store. Such ticket is identical to a digital ticket for what concerns its validity constraints</w:t>
            </w:r>
          </w:p>
        </w:tc>
      </w:tr>
      <w:tr w:rsidR="00FB4787" w:rsidRPr="0080605A" w14:paraId="58356684"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B58ACF1" w14:textId="368C9630" w:rsidR="00FB4787" w:rsidRDefault="007C542C" w:rsidP="00C061C8">
            <w:pPr>
              <w:jc w:val="center"/>
              <w:rPr>
                <w:lang w:val="en-GB"/>
              </w:rPr>
            </w:pPr>
            <w:r>
              <w:rPr>
                <w:lang w:val="en-GB"/>
              </w:rPr>
              <w:t>R10</w:t>
            </w:r>
          </w:p>
        </w:tc>
        <w:tc>
          <w:tcPr>
            <w:tcW w:w="6935" w:type="dxa"/>
          </w:tcPr>
          <w:p w14:paraId="43EF8E5D" w14:textId="09E79D7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“call” waiting numbers by displaying them on a monitor at the entrance of the store</w:t>
            </w:r>
          </w:p>
        </w:tc>
      </w:tr>
      <w:tr w:rsidR="00FB4787" w:rsidRPr="0080605A" w14:paraId="4239EC61"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3AAC2E7" w14:textId="023C3C9F" w:rsidR="00FB4787" w:rsidRDefault="007C542C" w:rsidP="00C061C8">
            <w:pPr>
              <w:jc w:val="center"/>
              <w:rPr>
                <w:lang w:val="en-GB"/>
              </w:rPr>
            </w:pPr>
            <w:r>
              <w:rPr>
                <w:lang w:val="en-GB"/>
              </w:rPr>
              <w:t>R11</w:t>
            </w:r>
          </w:p>
        </w:tc>
        <w:tc>
          <w:tcPr>
            <w:tcW w:w="6935" w:type="dxa"/>
          </w:tcPr>
          <w:p w14:paraId="1903CF71" w14:textId="72F1FCE8"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Assuming that at most N people are allowed to be in the store at the same time, and M people are currently in the store, the system will call N-M numbers sequentially. If N-M &gt; 1, then the calls will have a temporal distance of two minutes</w:t>
            </w:r>
          </w:p>
        </w:tc>
      </w:tr>
      <w:tr w:rsidR="00FB4787" w:rsidRPr="0080605A" w14:paraId="10506D1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32E2645" w14:textId="2998A98B" w:rsidR="00FB4787" w:rsidRDefault="007C542C" w:rsidP="00C061C8">
            <w:pPr>
              <w:jc w:val="center"/>
              <w:rPr>
                <w:lang w:val="en-GB"/>
              </w:rPr>
            </w:pPr>
            <w:r>
              <w:rPr>
                <w:lang w:val="en-GB"/>
              </w:rPr>
              <w:t>R12</w:t>
            </w:r>
          </w:p>
        </w:tc>
        <w:tc>
          <w:tcPr>
            <w:tcW w:w="6935" w:type="dxa"/>
          </w:tcPr>
          <w:p w14:paraId="5C7F0785" w14:textId="78CA4D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ticket</w:t>
            </w:r>
            <w:r w:rsidR="00A26404">
              <w:rPr>
                <w:lang w:val="en-GB"/>
              </w:rPr>
              <w:t xml:space="preserve"> for a queue</w:t>
            </w:r>
            <w:r>
              <w:rPr>
                <w:lang w:val="en-GB"/>
              </w:rPr>
              <w:t xml:space="preserve"> is valid for store S if and only if it was issued for S and its number has not been called by S yet or if the call happened no longer than 2 minutes before. In any other case, the ticket is marked as invalid, and the next waiting number will be called</w:t>
            </w:r>
          </w:p>
        </w:tc>
      </w:tr>
      <w:tr w:rsidR="00FB4787" w:rsidRPr="0080605A" w14:paraId="47D28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8758A74" w14:textId="2CD8449D" w:rsidR="00FB4787" w:rsidRDefault="007C542C" w:rsidP="00C061C8">
            <w:pPr>
              <w:jc w:val="center"/>
              <w:rPr>
                <w:lang w:val="en-GB"/>
              </w:rPr>
            </w:pPr>
            <w:r>
              <w:rPr>
                <w:lang w:val="en-GB"/>
              </w:rPr>
              <w:t>R13</w:t>
            </w:r>
          </w:p>
        </w:tc>
        <w:tc>
          <w:tcPr>
            <w:tcW w:w="6935" w:type="dxa"/>
          </w:tcPr>
          <w:p w14:paraId="504D7D73" w14:textId="10A56B14"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customer may also ignore the digital queue and book a visit for a store instead</w:t>
            </w:r>
          </w:p>
        </w:tc>
      </w:tr>
      <w:tr w:rsidR="00FB4787" w:rsidRPr="0080605A" w14:paraId="785BACDE"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71C33FE5" w14:textId="7EB15E6A" w:rsidR="00FB4787" w:rsidRDefault="007C542C" w:rsidP="00C061C8">
            <w:pPr>
              <w:jc w:val="center"/>
              <w:rPr>
                <w:lang w:val="en-GB"/>
              </w:rPr>
            </w:pPr>
            <w:r>
              <w:rPr>
                <w:lang w:val="en-GB"/>
              </w:rPr>
              <w:t>R14</w:t>
            </w:r>
          </w:p>
        </w:tc>
        <w:tc>
          <w:tcPr>
            <w:tcW w:w="6935" w:type="dxa"/>
          </w:tcPr>
          <w:p w14:paraId="6A77288E" w14:textId="2EAA6A6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If the functionality specified at point 13 was selected, the system will display a time table on the customer’s device, plus a set of pre-calculated suggested visits. Each day is divided in time slots of equal length. The customer may either select a finite number of contiguous and free time slots for their visit, or one of the suggested visits</w:t>
            </w:r>
          </w:p>
        </w:tc>
      </w:tr>
      <w:tr w:rsidR="00FB4787" w:rsidRPr="0080605A" w14:paraId="24E21C22"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003C651" w14:textId="03DF91FE" w:rsidR="00FB4787" w:rsidRDefault="007C542C" w:rsidP="00C061C8">
            <w:pPr>
              <w:jc w:val="center"/>
              <w:rPr>
                <w:lang w:val="en-GB"/>
              </w:rPr>
            </w:pPr>
            <w:r>
              <w:rPr>
                <w:lang w:val="en-GB"/>
              </w:rPr>
              <w:t>R15</w:t>
            </w:r>
          </w:p>
        </w:tc>
        <w:tc>
          <w:tcPr>
            <w:tcW w:w="6935" w:type="dxa"/>
          </w:tcPr>
          <w:p w14:paraId="5BDC136D" w14:textId="145469D5"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In case the customer chooses to specify their own time interval, the total time they specify must not exceed a time limit established by the store manager. Furthermore, customers can only choose time slots that start and end after the opening time and before the closing time of the selected store</w:t>
            </w:r>
            <w:ins w:id="696" w:author="asus" w:date="2020-12-18T11:20:00Z">
              <w:r w:rsidR="007F5670">
                <w:rPr>
                  <w:lang w:val="en-GB"/>
                </w:rPr>
                <w:t>.</w:t>
              </w:r>
            </w:ins>
            <w:ins w:id="697" w:author="asus" w:date="2020-12-18T11:21:00Z">
              <w:r w:rsidR="007F5670">
                <w:rPr>
                  <w:lang w:val="en-GB"/>
                </w:rPr>
                <w:t xml:space="preserve"> Finally, the visit must not overlap with any other visit booked by the customer.</w:t>
              </w:r>
            </w:ins>
          </w:p>
        </w:tc>
      </w:tr>
      <w:tr w:rsidR="00FB4787" w:rsidRPr="0080605A" w14:paraId="6916FB3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15E0E89" w14:textId="36977A55" w:rsidR="00FB4787" w:rsidRDefault="007C542C" w:rsidP="00C061C8">
            <w:pPr>
              <w:jc w:val="center"/>
              <w:rPr>
                <w:lang w:val="en-GB"/>
              </w:rPr>
            </w:pPr>
            <w:r>
              <w:rPr>
                <w:lang w:val="en-GB"/>
              </w:rPr>
              <w:t>R16</w:t>
            </w:r>
          </w:p>
        </w:tc>
        <w:tc>
          <w:tcPr>
            <w:tcW w:w="6935" w:type="dxa"/>
          </w:tcPr>
          <w:p w14:paraId="60604A80" w14:textId="04E4EED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While booking the user may input a list of items and categories of items that they intend to buy. Their app will show a list of categories and items that they can choose</w:t>
            </w:r>
          </w:p>
        </w:tc>
      </w:tr>
      <w:tr w:rsidR="00FB4787" w:rsidRPr="0080605A" w14:paraId="6A7B44EB"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1AFA02E" w14:textId="1738BD0B" w:rsidR="00FB4787" w:rsidRDefault="007C542C" w:rsidP="00C061C8">
            <w:pPr>
              <w:jc w:val="center"/>
              <w:rPr>
                <w:lang w:val="en-GB"/>
              </w:rPr>
            </w:pPr>
            <w:r>
              <w:rPr>
                <w:lang w:val="en-GB"/>
              </w:rPr>
              <w:t>R17</w:t>
            </w:r>
          </w:p>
        </w:tc>
        <w:tc>
          <w:tcPr>
            <w:tcW w:w="6935" w:type="dxa"/>
          </w:tcPr>
          <w:p w14:paraId="39A0D795" w14:textId="06B11D43" w:rsidR="00FB4787" w:rsidRDefault="00A05B9A">
            <w:pPr>
              <w:cnfStyle w:val="000000100000" w:firstRow="0" w:lastRow="0" w:firstColumn="0" w:lastColumn="0" w:oddVBand="0" w:evenVBand="0" w:oddHBand="1" w:evenHBand="0" w:firstRowFirstColumn="0" w:firstRowLastColumn="0" w:lastRowFirstColumn="0" w:lastRowLastColumn="0"/>
              <w:rPr>
                <w:lang w:val="en-GB"/>
              </w:rPr>
            </w:pPr>
            <w:r>
              <w:rPr>
                <w:lang w:val="en-GB"/>
              </w:rPr>
              <w:t>Then</w:t>
            </w:r>
            <w:r w:rsidR="007C542C">
              <w:rPr>
                <w:lang w:val="en-GB"/>
              </w:rPr>
              <w:t xml:space="preserve"> the system will send the user a QR code that certifies their booking</w:t>
            </w:r>
          </w:p>
        </w:tc>
      </w:tr>
      <w:tr w:rsidR="00FB4787" w:rsidRPr="0080605A" w14:paraId="2C2AF3E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E693B65" w14:textId="7489E3F0" w:rsidR="00FB4787" w:rsidRDefault="007C542C" w:rsidP="00C061C8">
            <w:pPr>
              <w:jc w:val="center"/>
              <w:rPr>
                <w:lang w:val="en-GB"/>
              </w:rPr>
            </w:pPr>
            <w:del w:id="698" w:author="Marco Petri" w:date="2020-12-22T18:02:00Z">
              <w:r w:rsidDel="003548C3">
                <w:rPr>
                  <w:lang w:val="en-GB"/>
                </w:rPr>
                <w:delText>R19</w:delText>
              </w:r>
            </w:del>
            <w:ins w:id="699" w:author="Marco Petri" w:date="2020-12-22T18:02:00Z">
              <w:r w:rsidR="003548C3">
                <w:rPr>
                  <w:lang w:val="en-GB"/>
                </w:rPr>
                <w:t>R18</w:t>
              </w:r>
            </w:ins>
          </w:p>
        </w:tc>
        <w:tc>
          <w:tcPr>
            <w:tcW w:w="6935" w:type="dxa"/>
          </w:tcPr>
          <w:p w14:paraId="46184564" w14:textId="7D9EBE0B"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QR code for a visit is valid for store S if and only if it was issued for S and either the selected time of arrival has not arrived yet or no more than 5 minutes have passed since the selected time of arrival</w:t>
            </w:r>
          </w:p>
        </w:tc>
      </w:tr>
      <w:tr w:rsidR="00FB4787" w:rsidRPr="0080605A" w14:paraId="74BB99E8"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6DBD850" w14:textId="56CB8A29" w:rsidR="00FB4787" w:rsidRDefault="007C542C" w:rsidP="00C061C8">
            <w:pPr>
              <w:jc w:val="center"/>
              <w:rPr>
                <w:lang w:val="en-GB"/>
              </w:rPr>
            </w:pPr>
            <w:del w:id="700" w:author="Marco Petri" w:date="2020-12-22T18:02:00Z">
              <w:r w:rsidDel="003548C3">
                <w:rPr>
                  <w:lang w:val="en-GB"/>
                </w:rPr>
                <w:delText>R20</w:delText>
              </w:r>
            </w:del>
            <w:ins w:id="701" w:author="Marco Petri" w:date="2020-12-22T18:02:00Z">
              <w:r w:rsidR="003548C3">
                <w:rPr>
                  <w:lang w:val="en-GB"/>
                </w:rPr>
                <w:t>R19</w:t>
              </w:r>
            </w:ins>
          </w:p>
        </w:tc>
        <w:tc>
          <w:tcPr>
            <w:tcW w:w="6935" w:type="dxa"/>
          </w:tcPr>
          <w:p w14:paraId="3B061E0D" w14:textId="663E38C2"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Checkpoint controllers can scan a customer’s QR code upon letting them into the store. The system will check the validity of the code, and will display an error message if the token has lost its validity. After being scanned and approved, the token is marked as invalid, and thus cannot be reused for entrance</w:t>
            </w:r>
          </w:p>
        </w:tc>
      </w:tr>
      <w:tr w:rsidR="00FB4787" w:rsidRPr="0080605A" w14:paraId="70F8059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C0C5A88" w14:textId="35159671" w:rsidR="00FB4787" w:rsidRDefault="007C542C" w:rsidP="00C061C8">
            <w:pPr>
              <w:jc w:val="center"/>
              <w:rPr>
                <w:lang w:val="en-GB"/>
              </w:rPr>
            </w:pPr>
            <w:del w:id="702" w:author="Marco Petri" w:date="2020-12-22T18:02:00Z">
              <w:r w:rsidDel="003548C3">
                <w:rPr>
                  <w:lang w:val="en-GB"/>
                </w:rPr>
                <w:delText>R21</w:delText>
              </w:r>
            </w:del>
            <w:ins w:id="703" w:author="Marco Petri" w:date="2020-12-22T18:02:00Z">
              <w:r w:rsidR="003548C3">
                <w:rPr>
                  <w:lang w:val="en-GB"/>
                </w:rPr>
                <w:t>R20</w:t>
              </w:r>
            </w:ins>
          </w:p>
        </w:tc>
        <w:tc>
          <w:tcPr>
            <w:tcW w:w="6935" w:type="dxa"/>
          </w:tcPr>
          <w:p w14:paraId="60F9F9FB" w14:textId="3FFF86F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sidRPr="00661444">
              <w:rPr>
                <w:lang w:val="en-GB"/>
              </w:rPr>
              <w:t xml:space="preserve">A store manager who has previously logged in may set parameters for their store only. Such parameters are: 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p>
        </w:tc>
      </w:tr>
      <w:tr w:rsidR="00FB4787" w:rsidRPr="0080605A" w14:paraId="71053CC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5FAA7C0" w14:textId="38D78641" w:rsidR="00FB4787" w:rsidRDefault="007C542C" w:rsidP="00C061C8">
            <w:pPr>
              <w:jc w:val="center"/>
              <w:rPr>
                <w:lang w:val="en-GB"/>
              </w:rPr>
            </w:pPr>
            <w:del w:id="704" w:author="Marco Petri" w:date="2020-12-22T18:02:00Z">
              <w:r w:rsidDel="003548C3">
                <w:rPr>
                  <w:lang w:val="en-GB"/>
                </w:rPr>
                <w:delText>R22</w:delText>
              </w:r>
            </w:del>
            <w:ins w:id="705" w:author="Marco Petri" w:date="2020-12-22T18:02:00Z">
              <w:r w:rsidR="003548C3">
                <w:rPr>
                  <w:lang w:val="en-GB"/>
                </w:rPr>
                <w:t>R21</w:t>
              </w:r>
            </w:ins>
          </w:p>
        </w:tc>
        <w:tc>
          <w:tcPr>
            <w:tcW w:w="6935" w:type="dxa"/>
          </w:tcPr>
          <w:p w14:paraId="2C025861" w14:textId="0A121EDD" w:rsidR="00FB4787" w:rsidRDefault="009D0B7A"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If a customer has used their app for longer than one month, the system will send them a notification once every two days. Such notification contains a list of 3 stores that are within their area and that have free time slots. The stores whose data is sent are always the 3 stores for which the sum of free time intervals at the time of sending is maximum</w:t>
            </w:r>
          </w:p>
        </w:tc>
      </w:tr>
      <w:tr w:rsidR="007C542C" w:rsidRPr="0080605A" w14:paraId="6E8DB2E4"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344B46BD" w14:textId="672E9D60" w:rsidR="007C542C" w:rsidRDefault="007C542C" w:rsidP="009D6FA3">
            <w:pPr>
              <w:jc w:val="center"/>
              <w:rPr>
                <w:lang w:val="en-GB"/>
              </w:rPr>
            </w:pPr>
            <w:del w:id="706" w:author="Marco Petri" w:date="2020-12-22T18:02:00Z">
              <w:r w:rsidDel="003548C3">
                <w:rPr>
                  <w:lang w:val="en-GB"/>
                </w:rPr>
                <w:delText>R23</w:delText>
              </w:r>
            </w:del>
            <w:ins w:id="707" w:author="Marco Petri" w:date="2020-12-22T18:02:00Z">
              <w:r w:rsidR="003548C3">
                <w:rPr>
                  <w:lang w:val="en-GB"/>
                </w:rPr>
                <w:t>R22</w:t>
              </w:r>
            </w:ins>
          </w:p>
        </w:tc>
        <w:tc>
          <w:tcPr>
            <w:tcW w:w="6935" w:type="dxa"/>
          </w:tcPr>
          <w:p w14:paraId="46E5878B" w14:textId="306CF008" w:rsidR="007C542C"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checkpoint controller can also scan the customer’s QR code when they are exiting the store. However, this time the system will not check the validity of the token</w:t>
            </w:r>
          </w:p>
        </w:tc>
      </w:tr>
      <w:tr w:rsidR="00E00AA1" w:rsidRPr="0080605A" w14:paraId="45E5769F" w14:textId="77777777" w:rsidTr="00185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BC35649" w14:textId="67EBD815" w:rsidR="00E00AA1" w:rsidRDefault="00E00AA1" w:rsidP="009D6FA3">
            <w:pPr>
              <w:jc w:val="center"/>
              <w:rPr>
                <w:lang w:val="en-GB"/>
              </w:rPr>
            </w:pPr>
            <w:del w:id="708" w:author="Marco Petri" w:date="2020-12-22T18:02:00Z">
              <w:r w:rsidDel="00437C45">
                <w:rPr>
                  <w:lang w:val="en-GB"/>
                </w:rPr>
                <w:delText>R24</w:delText>
              </w:r>
            </w:del>
            <w:ins w:id="709" w:author="Marco Petri" w:date="2020-12-22T18:02:00Z">
              <w:r w:rsidR="00437C45">
                <w:rPr>
                  <w:lang w:val="en-GB"/>
                </w:rPr>
                <w:t>R23</w:t>
              </w:r>
            </w:ins>
          </w:p>
        </w:tc>
        <w:tc>
          <w:tcPr>
            <w:tcW w:w="6935" w:type="dxa"/>
          </w:tcPr>
          <w:p w14:paraId="4FD1FD0B" w14:textId="4992FE6D" w:rsidR="00E00AA1" w:rsidRDefault="00E00AA1" w:rsidP="00FB4787">
            <w:pPr>
              <w:cnfStyle w:val="000000100000" w:firstRow="0" w:lastRow="0" w:firstColumn="0" w:lastColumn="0" w:oddVBand="0" w:evenVBand="0" w:oddHBand="1" w:evenHBand="0" w:firstRowFirstColumn="0" w:firstRowLastColumn="0" w:lastRowFirstColumn="0" w:lastRowLastColumn="0"/>
              <w:rPr>
                <w:lang w:val="en-GB"/>
              </w:rPr>
            </w:pPr>
            <w:r w:rsidRPr="006378C6">
              <w:rPr>
                <w:lang w:val="en-GB"/>
              </w:rPr>
              <w:t>Each booking requires the specification of the number of people that will make the purchases within the same group</w:t>
            </w:r>
          </w:p>
        </w:tc>
      </w:tr>
      <w:tr w:rsidR="00C361D0" w:rsidRPr="0080605A" w14:paraId="3FA954B0"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0718136B" w14:textId="15896454" w:rsidR="00C361D0" w:rsidRPr="00C361D0" w:rsidRDefault="00C361D0" w:rsidP="009D6FA3">
            <w:pPr>
              <w:jc w:val="center"/>
              <w:rPr>
                <w:lang w:val="en-GB"/>
              </w:rPr>
            </w:pPr>
            <w:del w:id="710" w:author="Marco Petri" w:date="2020-12-22T18:02:00Z">
              <w:r w:rsidDel="00437C45">
                <w:rPr>
                  <w:lang w:val="en-GB"/>
                </w:rPr>
                <w:delText>R25</w:delText>
              </w:r>
            </w:del>
            <w:ins w:id="711" w:author="Marco Petri" w:date="2020-12-22T18:02:00Z">
              <w:r w:rsidR="00437C45">
                <w:rPr>
                  <w:lang w:val="en-GB"/>
                </w:rPr>
                <w:t>R24</w:t>
              </w:r>
            </w:ins>
          </w:p>
        </w:tc>
        <w:tc>
          <w:tcPr>
            <w:tcW w:w="6935" w:type="dxa"/>
          </w:tcPr>
          <w:p w14:paraId="41ADB298" w14:textId="0D9B403A" w:rsidR="00C361D0" w:rsidRPr="006378C6" w:rsidRDefault="00C361D0"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Customers are allowed to delete a booking at most 30 minutes before the expected time of the booking. A customer can also exit their queue at any time if they wish.</w:t>
            </w:r>
          </w:p>
        </w:tc>
      </w:tr>
    </w:tbl>
    <w:p w14:paraId="2C4EE321" w14:textId="25013AC5" w:rsidR="00C74DA6" w:rsidRDefault="00C74DA6" w:rsidP="00C74DA6">
      <w:pPr>
        <w:pStyle w:val="Heading3"/>
        <w:rPr>
          <w:lang w:val="en-GB"/>
        </w:rPr>
      </w:pPr>
      <w:bookmarkStart w:id="712" w:name="_Toc59565374"/>
      <w:bookmarkStart w:id="713" w:name="_Toc59567812"/>
      <w:r>
        <w:rPr>
          <w:lang w:val="en-GB"/>
        </w:rPr>
        <w:t>Mapping between requirements and goals</w:t>
      </w:r>
      <w:bookmarkEnd w:id="712"/>
      <w:bookmarkEnd w:id="713"/>
    </w:p>
    <w:p w14:paraId="248D38D9" w14:textId="77777777" w:rsidR="00C74DA6" w:rsidRDefault="00C74DA6" w:rsidP="00996FD0">
      <w:pPr>
        <w:spacing w:after="360"/>
        <w:rPr>
          <w:lang w:val="en-GB"/>
        </w:rPr>
      </w:pPr>
      <w:r>
        <w:rPr>
          <w:lang w:val="en-GB"/>
        </w:rPr>
        <w:t>Requirements must be mapped in the goals of the application. Goals must be granted given the domain assumptions and the requirements. Here there is a list of the mappings between the requirements and the goals of the application. We adopt the convention to identify the requirements with the format RN where N is the requirement number and GN is the goal number N:</w:t>
      </w:r>
    </w:p>
    <w:tbl>
      <w:tblPr>
        <w:tblStyle w:val="ListTable2-Accent3"/>
        <w:tblW w:w="0" w:type="auto"/>
        <w:jc w:val="center"/>
        <w:tblLook w:val="04A0" w:firstRow="1" w:lastRow="0" w:firstColumn="1" w:lastColumn="0" w:noHBand="0" w:noVBand="1"/>
      </w:tblPr>
      <w:tblGrid>
        <w:gridCol w:w="1001"/>
        <w:gridCol w:w="6463"/>
      </w:tblGrid>
      <w:tr w:rsidR="006A3559" w:rsidRPr="00DD5B61" w14:paraId="40607104" w14:textId="77777777" w:rsidTr="001A684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tcPr>
          <w:p w14:paraId="58CAA07E" w14:textId="77777777" w:rsidR="006E02D0" w:rsidRDefault="006E02D0" w:rsidP="000C5CB6">
            <w:pPr>
              <w:pStyle w:val="NoSpacing"/>
              <w:rPr>
                <w:lang w:val="en-GB"/>
              </w:rPr>
            </w:pPr>
            <w:r>
              <w:rPr>
                <w:lang w:val="en-GB"/>
              </w:rPr>
              <w:t>Req.</w:t>
            </w:r>
          </w:p>
        </w:tc>
        <w:tc>
          <w:tcPr>
            <w:tcW w:w="6463" w:type="dxa"/>
          </w:tcPr>
          <w:p w14:paraId="707BDC6F" w14:textId="77777777" w:rsidR="006E02D0" w:rsidRDefault="006E02D0" w:rsidP="000C5CB6">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Goals</w:t>
            </w:r>
          </w:p>
        </w:tc>
      </w:tr>
      <w:tr w:rsidR="006A3559" w14:paraId="4F7123CB"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EDC7FC4" w14:textId="77777777" w:rsidR="006E02D0" w:rsidRDefault="006E02D0">
            <w:pPr>
              <w:pStyle w:val="NoSpacing"/>
              <w:jc w:val="center"/>
              <w:rPr>
                <w:lang w:val="en-GB"/>
              </w:rPr>
            </w:pPr>
            <w:r>
              <w:rPr>
                <w:lang w:val="en-GB"/>
              </w:rPr>
              <w:t>R1</w:t>
            </w:r>
          </w:p>
        </w:tc>
        <w:tc>
          <w:tcPr>
            <w:tcW w:w="6463" w:type="dxa"/>
            <w:vAlign w:val="center"/>
          </w:tcPr>
          <w:p w14:paraId="7C1E6FD2" w14:textId="0D7DAA18"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G3, </w:t>
            </w:r>
            <w:r w:rsidR="00032221">
              <w:rPr>
                <w:lang w:val="en-GB"/>
              </w:rPr>
              <w:t>G9</w:t>
            </w:r>
          </w:p>
        </w:tc>
      </w:tr>
      <w:tr w:rsidR="006A3559" w14:paraId="05F1CCD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2771516" w14:textId="77777777" w:rsidR="006E02D0" w:rsidRDefault="006E02D0">
            <w:pPr>
              <w:pStyle w:val="NoSpacing"/>
              <w:jc w:val="center"/>
              <w:rPr>
                <w:lang w:val="en-GB"/>
              </w:rPr>
            </w:pPr>
            <w:r>
              <w:rPr>
                <w:lang w:val="en-GB"/>
              </w:rPr>
              <w:t>R2</w:t>
            </w:r>
          </w:p>
        </w:tc>
        <w:tc>
          <w:tcPr>
            <w:tcW w:w="6463" w:type="dxa"/>
            <w:vAlign w:val="center"/>
          </w:tcPr>
          <w:p w14:paraId="6D70CDDF" w14:textId="28F30C1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7AB119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284BF8D2" w14:textId="77777777" w:rsidR="006E02D0" w:rsidRDefault="006E02D0">
            <w:pPr>
              <w:pStyle w:val="NoSpacing"/>
              <w:jc w:val="center"/>
              <w:rPr>
                <w:lang w:val="en-GB"/>
              </w:rPr>
            </w:pPr>
            <w:r>
              <w:rPr>
                <w:lang w:val="en-GB"/>
              </w:rPr>
              <w:t>R3</w:t>
            </w:r>
          </w:p>
        </w:tc>
        <w:tc>
          <w:tcPr>
            <w:tcW w:w="6463" w:type="dxa"/>
            <w:vAlign w:val="center"/>
          </w:tcPr>
          <w:p w14:paraId="05956A48" w14:textId="6FC00731"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w:t>
            </w:r>
            <w:r w:rsidR="00032221">
              <w:rPr>
                <w:lang w:val="en-GB"/>
              </w:rPr>
              <w:t>G9</w:t>
            </w:r>
            <w:r>
              <w:rPr>
                <w:lang w:val="en-GB"/>
              </w:rPr>
              <w:t xml:space="preserve">, </w:t>
            </w:r>
            <w:r w:rsidR="00032221">
              <w:rPr>
                <w:lang w:val="en-GB"/>
              </w:rPr>
              <w:t>G11</w:t>
            </w:r>
          </w:p>
        </w:tc>
      </w:tr>
      <w:tr w:rsidR="006A3559" w:rsidRPr="00DD5B61" w14:paraId="02F3B5C8"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8CDB6A7" w14:textId="77777777" w:rsidR="006E02D0" w:rsidRDefault="006E02D0">
            <w:pPr>
              <w:pStyle w:val="NoSpacing"/>
              <w:jc w:val="center"/>
              <w:rPr>
                <w:lang w:val="en-GB"/>
              </w:rPr>
            </w:pPr>
            <w:r>
              <w:rPr>
                <w:lang w:val="en-GB"/>
              </w:rPr>
              <w:t>R4</w:t>
            </w:r>
          </w:p>
        </w:tc>
        <w:tc>
          <w:tcPr>
            <w:tcW w:w="6463" w:type="dxa"/>
            <w:vAlign w:val="center"/>
          </w:tcPr>
          <w:p w14:paraId="46E4E961" w14:textId="77777777"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G1, G2, G3</w:t>
            </w:r>
          </w:p>
        </w:tc>
      </w:tr>
      <w:tr w:rsidR="006A3559" w14:paraId="671A4FAE"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A916AF5" w14:textId="77777777" w:rsidR="006E02D0" w:rsidRDefault="006E02D0">
            <w:pPr>
              <w:pStyle w:val="NoSpacing"/>
              <w:jc w:val="center"/>
              <w:rPr>
                <w:lang w:val="en-GB"/>
              </w:rPr>
            </w:pPr>
            <w:r>
              <w:rPr>
                <w:lang w:val="en-GB"/>
              </w:rPr>
              <w:t>R5</w:t>
            </w:r>
          </w:p>
        </w:tc>
        <w:tc>
          <w:tcPr>
            <w:tcW w:w="6463" w:type="dxa"/>
            <w:vAlign w:val="center"/>
          </w:tcPr>
          <w:p w14:paraId="17C126C7" w14:textId="31997FEA"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w:t>
            </w:r>
            <w:r w:rsidR="00032221">
              <w:rPr>
                <w:lang w:val="en-GB"/>
              </w:rPr>
              <w:t>G5</w:t>
            </w:r>
            <w:r>
              <w:rPr>
                <w:lang w:val="en-GB"/>
              </w:rPr>
              <w:t xml:space="preserve">, </w:t>
            </w:r>
            <w:r w:rsidR="00032221">
              <w:rPr>
                <w:lang w:val="en-GB"/>
              </w:rPr>
              <w:t>G7</w:t>
            </w:r>
            <w:r>
              <w:rPr>
                <w:lang w:val="en-GB"/>
              </w:rPr>
              <w:t xml:space="preserve">, </w:t>
            </w:r>
            <w:r w:rsidR="00032221">
              <w:rPr>
                <w:lang w:val="en-GB"/>
              </w:rPr>
              <w:t>G10</w:t>
            </w:r>
          </w:p>
        </w:tc>
      </w:tr>
      <w:tr w:rsidR="006A3559" w14:paraId="7D6744B3"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76FAC2F" w14:textId="77777777" w:rsidR="006E02D0" w:rsidRDefault="006E02D0">
            <w:pPr>
              <w:pStyle w:val="NoSpacing"/>
              <w:jc w:val="center"/>
              <w:rPr>
                <w:lang w:val="en-GB"/>
              </w:rPr>
            </w:pPr>
            <w:r>
              <w:rPr>
                <w:lang w:val="en-GB"/>
              </w:rPr>
              <w:t>R6</w:t>
            </w:r>
          </w:p>
        </w:tc>
        <w:tc>
          <w:tcPr>
            <w:tcW w:w="6463" w:type="dxa"/>
            <w:vAlign w:val="center"/>
          </w:tcPr>
          <w:p w14:paraId="122D8F72" w14:textId="1C8ADBAA"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G1, G4, </w:t>
            </w:r>
            <w:r w:rsidR="00032221">
              <w:rPr>
                <w:lang w:val="en-GB"/>
              </w:rPr>
              <w:t>G6</w:t>
            </w:r>
            <w:r>
              <w:rPr>
                <w:lang w:val="en-GB"/>
              </w:rPr>
              <w:t xml:space="preserve">, </w:t>
            </w:r>
            <w:r w:rsidR="00032221">
              <w:rPr>
                <w:lang w:val="en-GB"/>
              </w:rPr>
              <w:t>G7</w:t>
            </w:r>
          </w:p>
        </w:tc>
      </w:tr>
      <w:tr w:rsidR="006A3559" w14:paraId="28C9A92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DC37E3C" w14:textId="77777777" w:rsidR="006E02D0" w:rsidRDefault="006E02D0">
            <w:pPr>
              <w:pStyle w:val="NoSpacing"/>
              <w:jc w:val="center"/>
              <w:rPr>
                <w:lang w:val="en-GB"/>
              </w:rPr>
            </w:pPr>
            <w:r>
              <w:rPr>
                <w:lang w:val="en-GB"/>
              </w:rPr>
              <w:t>R7</w:t>
            </w:r>
          </w:p>
        </w:tc>
        <w:tc>
          <w:tcPr>
            <w:tcW w:w="6463" w:type="dxa"/>
            <w:vAlign w:val="center"/>
          </w:tcPr>
          <w:p w14:paraId="4FCEC3B3" w14:textId="74D595C7"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p>
        </w:tc>
      </w:tr>
      <w:tr w:rsidR="006A3559" w14:paraId="26576E8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B6C38AE" w14:textId="77777777" w:rsidR="006E02D0" w:rsidRDefault="006E02D0">
            <w:pPr>
              <w:pStyle w:val="NoSpacing"/>
              <w:jc w:val="center"/>
              <w:rPr>
                <w:lang w:val="en-GB"/>
              </w:rPr>
            </w:pPr>
            <w:r>
              <w:rPr>
                <w:lang w:val="en-GB"/>
              </w:rPr>
              <w:t>R8</w:t>
            </w:r>
          </w:p>
        </w:tc>
        <w:tc>
          <w:tcPr>
            <w:tcW w:w="6463" w:type="dxa"/>
            <w:vAlign w:val="center"/>
          </w:tcPr>
          <w:p w14:paraId="61C7456C" w14:textId="6F3B03C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r>
              <w:rPr>
                <w:lang w:val="en-GB"/>
              </w:rPr>
              <w:t xml:space="preserve">, </w:t>
            </w:r>
            <w:r w:rsidR="00032221">
              <w:rPr>
                <w:lang w:val="en-GB"/>
              </w:rPr>
              <w:t>G9</w:t>
            </w:r>
          </w:p>
        </w:tc>
      </w:tr>
      <w:tr w:rsidR="006A3559" w14:paraId="438C2E4A"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384DDF" w14:textId="77777777" w:rsidR="006E02D0" w:rsidRDefault="006E02D0">
            <w:pPr>
              <w:pStyle w:val="NoSpacing"/>
              <w:jc w:val="center"/>
              <w:rPr>
                <w:lang w:val="en-GB"/>
              </w:rPr>
            </w:pPr>
            <w:r>
              <w:rPr>
                <w:lang w:val="en-GB"/>
              </w:rPr>
              <w:t>R9</w:t>
            </w:r>
          </w:p>
        </w:tc>
        <w:tc>
          <w:tcPr>
            <w:tcW w:w="6463" w:type="dxa"/>
            <w:vAlign w:val="center"/>
          </w:tcPr>
          <w:p w14:paraId="22101E29" w14:textId="460D325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G5</w:t>
            </w:r>
          </w:p>
        </w:tc>
      </w:tr>
      <w:tr w:rsidR="006A3559" w14:paraId="1F87D75B"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3D8B362" w14:textId="77777777" w:rsidR="006E02D0" w:rsidRDefault="006E02D0">
            <w:pPr>
              <w:pStyle w:val="NoSpacing"/>
              <w:jc w:val="center"/>
              <w:rPr>
                <w:lang w:val="en-GB"/>
              </w:rPr>
            </w:pPr>
            <w:r>
              <w:rPr>
                <w:lang w:val="en-GB"/>
              </w:rPr>
              <w:t>R10</w:t>
            </w:r>
          </w:p>
        </w:tc>
        <w:tc>
          <w:tcPr>
            <w:tcW w:w="6463" w:type="dxa"/>
            <w:vAlign w:val="center"/>
          </w:tcPr>
          <w:p w14:paraId="5B66A305" w14:textId="4278922F"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G5</w:t>
            </w:r>
            <w:r w:rsidR="006E02D0">
              <w:rPr>
                <w:lang w:val="en-GB"/>
              </w:rPr>
              <w:t xml:space="preserve">, </w:t>
            </w:r>
            <w:r>
              <w:rPr>
                <w:lang w:val="en-GB"/>
              </w:rPr>
              <w:t>G7</w:t>
            </w:r>
          </w:p>
        </w:tc>
      </w:tr>
      <w:tr w:rsidR="006A3559" w14:paraId="09685C7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95D71FC" w14:textId="77777777" w:rsidR="006E02D0" w:rsidRDefault="006E02D0">
            <w:pPr>
              <w:pStyle w:val="NoSpacing"/>
              <w:jc w:val="center"/>
              <w:rPr>
                <w:lang w:val="en-GB"/>
              </w:rPr>
            </w:pPr>
            <w:r>
              <w:rPr>
                <w:lang w:val="en-GB"/>
              </w:rPr>
              <w:t>R11</w:t>
            </w:r>
          </w:p>
        </w:tc>
        <w:tc>
          <w:tcPr>
            <w:tcW w:w="6463" w:type="dxa"/>
            <w:vAlign w:val="center"/>
          </w:tcPr>
          <w:p w14:paraId="50EAA5AA" w14:textId="082F2A41"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G6</w:t>
            </w:r>
            <w:r w:rsidR="006E02D0">
              <w:rPr>
                <w:lang w:val="en-GB"/>
              </w:rPr>
              <w:t xml:space="preserve">, </w:t>
            </w:r>
            <w:r>
              <w:rPr>
                <w:lang w:val="en-GB"/>
              </w:rPr>
              <w:t>G12</w:t>
            </w:r>
          </w:p>
        </w:tc>
      </w:tr>
      <w:tr w:rsidR="006A3559" w14:paraId="5C81D22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B12AC3" w14:textId="77777777" w:rsidR="006E02D0" w:rsidRDefault="006E02D0">
            <w:pPr>
              <w:pStyle w:val="NoSpacing"/>
              <w:jc w:val="center"/>
              <w:rPr>
                <w:lang w:val="en-GB"/>
              </w:rPr>
            </w:pPr>
            <w:r>
              <w:rPr>
                <w:lang w:val="en-GB"/>
              </w:rPr>
              <w:t>R12</w:t>
            </w:r>
          </w:p>
        </w:tc>
        <w:tc>
          <w:tcPr>
            <w:tcW w:w="6463" w:type="dxa"/>
            <w:vAlign w:val="center"/>
          </w:tcPr>
          <w:p w14:paraId="3EC23E47" w14:textId="1474BC4F"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16C43F0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B69265E" w14:textId="77777777" w:rsidR="006E02D0" w:rsidRDefault="006E02D0">
            <w:pPr>
              <w:pStyle w:val="NoSpacing"/>
              <w:jc w:val="center"/>
              <w:rPr>
                <w:lang w:val="en-GB"/>
              </w:rPr>
            </w:pPr>
            <w:r>
              <w:rPr>
                <w:lang w:val="en-GB"/>
              </w:rPr>
              <w:t>R13</w:t>
            </w:r>
          </w:p>
        </w:tc>
        <w:tc>
          <w:tcPr>
            <w:tcW w:w="6463" w:type="dxa"/>
            <w:vAlign w:val="center"/>
          </w:tcPr>
          <w:p w14:paraId="0BF1E76D" w14:textId="5D68DB1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G4, </w:t>
            </w:r>
            <w:r w:rsidR="00032221">
              <w:rPr>
                <w:lang w:val="en-GB"/>
              </w:rPr>
              <w:t>G6</w:t>
            </w:r>
          </w:p>
        </w:tc>
      </w:tr>
      <w:tr w:rsidR="006A3559" w14:paraId="7110525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1B3D9AD" w14:textId="77777777" w:rsidR="006E02D0" w:rsidRDefault="006E02D0">
            <w:pPr>
              <w:pStyle w:val="NoSpacing"/>
              <w:jc w:val="center"/>
              <w:rPr>
                <w:lang w:val="en-GB"/>
              </w:rPr>
            </w:pPr>
            <w:r>
              <w:rPr>
                <w:lang w:val="en-GB"/>
              </w:rPr>
              <w:t>R14</w:t>
            </w:r>
          </w:p>
        </w:tc>
        <w:tc>
          <w:tcPr>
            <w:tcW w:w="6463" w:type="dxa"/>
            <w:vAlign w:val="center"/>
          </w:tcPr>
          <w:p w14:paraId="6BB2704D" w14:textId="1AAB057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G2, </w:t>
            </w:r>
            <w:r w:rsidR="00032221">
              <w:rPr>
                <w:lang w:val="en-GB"/>
              </w:rPr>
              <w:t>G13</w:t>
            </w:r>
          </w:p>
        </w:tc>
      </w:tr>
      <w:tr w:rsidR="006A3559" w14:paraId="0426E970"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A34D8EF" w14:textId="77777777" w:rsidR="006E02D0" w:rsidRDefault="006E02D0">
            <w:pPr>
              <w:pStyle w:val="NoSpacing"/>
              <w:jc w:val="center"/>
              <w:rPr>
                <w:lang w:val="en-GB"/>
              </w:rPr>
            </w:pPr>
            <w:r>
              <w:rPr>
                <w:lang w:val="en-GB"/>
              </w:rPr>
              <w:t>R15</w:t>
            </w:r>
          </w:p>
        </w:tc>
        <w:tc>
          <w:tcPr>
            <w:tcW w:w="6463" w:type="dxa"/>
            <w:vAlign w:val="center"/>
          </w:tcPr>
          <w:p w14:paraId="78731B2B" w14:textId="2DFE3BF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w:t>
            </w:r>
            <w:r w:rsidR="00032221">
              <w:rPr>
                <w:lang w:val="en-GB"/>
              </w:rPr>
              <w:t>G11</w:t>
            </w:r>
          </w:p>
        </w:tc>
      </w:tr>
      <w:tr w:rsidR="006A3559" w14:paraId="72007A5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3D62475" w14:textId="77777777" w:rsidR="006E02D0" w:rsidRDefault="006E02D0">
            <w:pPr>
              <w:pStyle w:val="NoSpacing"/>
              <w:jc w:val="center"/>
              <w:rPr>
                <w:lang w:val="en-GB"/>
              </w:rPr>
            </w:pPr>
            <w:r>
              <w:rPr>
                <w:lang w:val="en-GB"/>
              </w:rPr>
              <w:t>R16</w:t>
            </w:r>
          </w:p>
        </w:tc>
        <w:tc>
          <w:tcPr>
            <w:tcW w:w="6463" w:type="dxa"/>
            <w:vAlign w:val="center"/>
          </w:tcPr>
          <w:p w14:paraId="2941943E" w14:textId="0D503FD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G13</w:t>
            </w:r>
          </w:p>
        </w:tc>
      </w:tr>
      <w:tr w:rsidR="006A3559" w14:paraId="42B4FE5C"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7624C3A" w14:textId="77777777" w:rsidR="006E02D0" w:rsidRDefault="006E02D0">
            <w:pPr>
              <w:pStyle w:val="NoSpacing"/>
              <w:jc w:val="center"/>
              <w:rPr>
                <w:lang w:val="en-GB"/>
              </w:rPr>
            </w:pPr>
            <w:r>
              <w:rPr>
                <w:lang w:val="en-GB"/>
              </w:rPr>
              <w:t>R17</w:t>
            </w:r>
          </w:p>
        </w:tc>
        <w:tc>
          <w:tcPr>
            <w:tcW w:w="6463" w:type="dxa"/>
            <w:vAlign w:val="center"/>
          </w:tcPr>
          <w:p w14:paraId="311300D9" w14:textId="7EA6887D"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G8</w:t>
            </w:r>
            <w:r w:rsidR="006E02D0">
              <w:rPr>
                <w:lang w:val="en-GB"/>
              </w:rPr>
              <w:t xml:space="preserve">, </w:t>
            </w:r>
            <w:r>
              <w:rPr>
                <w:lang w:val="en-GB"/>
              </w:rPr>
              <w:t>G9</w:t>
            </w:r>
          </w:p>
        </w:tc>
      </w:tr>
      <w:tr w:rsidR="006A3559" w14:paraId="0AE0CC4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92096" w14:textId="68FA695E" w:rsidR="006E02D0" w:rsidRDefault="006E02D0">
            <w:pPr>
              <w:pStyle w:val="NoSpacing"/>
              <w:jc w:val="center"/>
              <w:rPr>
                <w:lang w:val="en-GB"/>
              </w:rPr>
            </w:pPr>
            <w:del w:id="714" w:author="Marco Petri" w:date="2020-12-22T18:02:00Z">
              <w:r w:rsidDel="003548C3">
                <w:rPr>
                  <w:lang w:val="en-GB"/>
                </w:rPr>
                <w:delText>R19</w:delText>
              </w:r>
            </w:del>
            <w:ins w:id="715" w:author="Marco Petri" w:date="2020-12-22T18:02:00Z">
              <w:r w:rsidR="003548C3">
                <w:rPr>
                  <w:lang w:val="en-GB"/>
                </w:rPr>
                <w:t>R18</w:t>
              </w:r>
            </w:ins>
          </w:p>
        </w:tc>
        <w:tc>
          <w:tcPr>
            <w:tcW w:w="6463" w:type="dxa"/>
            <w:vAlign w:val="center"/>
          </w:tcPr>
          <w:p w14:paraId="5993D3A9" w14:textId="524A8D40"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2E9F9113"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D09D0DA" w14:textId="5980393C" w:rsidR="006E02D0" w:rsidRDefault="006E02D0">
            <w:pPr>
              <w:pStyle w:val="NoSpacing"/>
              <w:jc w:val="center"/>
              <w:rPr>
                <w:lang w:val="en-GB"/>
              </w:rPr>
            </w:pPr>
            <w:del w:id="716" w:author="Marco Petri" w:date="2020-12-22T18:02:00Z">
              <w:r w:rsidDel="003548C3">
                <w:rPr>
                  <w:lang w:val="en-GB"/>
                </w:rPr>
                <w:delText>R20</w:delText>
              </w:r>
            </w:del>
            <w:ins w:id="717" w:author="Marco Petri" w:date="2020-12-22T18:02:00Z">
              <w:r w:rsidR="003548C3">
                <w:rPr>
                  <w:lang w:val="en-GB"/>
                </w:rPr>
                <w:t>R19</w:t>
              </w:r>
            </w:ins>
          </w:p>
        </w:tc>
        <w:tc>
          <w:tcPr>
            <w:tcW w:w="6463" w:type="dxa"/>
            <w:vAlign w:val="center"/>
          </w:tcPr>
          <w:p w14:paraId="2C9E2E36" w14:textId="1119C1EC"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G12</w:t>
            </w:r>
          </w:p>
        </w:tc>
      </w:tr>
      <w:tr w:rsidR="006A3559" w14:paraId="65A9DCED"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A8D5ACC" w14:textId="183937AF" w:rsidR="006E02D0" w:rsidRDefault="006E02D0">
            <w:pPr>
              <w:pStyle w:val="NoSpacing"/>
              <w:jc w:val="center"/>
              <w:rPr>
                <w:lang w:val="en-GB"/>
              </w:rPr>
            </w:pPr>
            <w:del w:id="718" w:author="Marco Petri" w:date="2020-12-22T18:02:00Z">
              <w:r w:rsidDel="003548C3">
                <w:rPr>
                  <w:lang w:val="en-GB"/>
                </w:rPr>
                <w:delText>R21</w:delText>
              </w:r>
            </w:del>
            <w:ins w:id="719" w:author="Marco Petri" w:date="2020-12-22T18:02:00Z">
              <w:r w:rsidR="003548C3">
                <w:rPr>
                  <w:lang w:val="en-GB"/>
                </w:rPr>
                <w:t>R20</w:t>
              </w:r>
            </w:ins>
          </w:p>
        </w:tc>
        <w:tc>
          <w:tcPr>
            <w:tcW w:w="6463" w:type="dxa"/>
            <w:vAlign w:val="center"/>
          </w:tcPr>
          <w:p w14:paraId="5BE1163B" w14:textId="243133E8"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B0A151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08D6476" w14:textId="3F463292" w:rsidR="006E02D0" w:rsidRDefault="006E02D0">
            <w:pPr>
              <w:pStyle w:val="NoSpacing"/>
              <w:jc w:val="center"/>
              <w:rPr>
                <w:lang w:val="en-GB"/>
              </w:rPr>
            </w:pPr>
            <w:del w:id="720" w:author="Marco Petri" w:date="2020-12-22T18:02:00Z">
              <w:r w:rsidDel="003548C3">
                <w:rPr>
                  <w:lang w:val="en-GB"/>
                </w:rPr>
                <w:delText>R22</w:delText>
              </w:r>
            </w:del>
            <w:ins w:id="721" w:author="Marco Petri" w:date="2020-12-22T18:02:00Z">
              <w:r w:rsidR="003548C3">
                <w:rPr>
                  <w:lang w:val="en-GB"/>
                </w:rPr>
                <w:t>R21</w:t>
              </w:r>
            </w:ins>
          </w:p>
        </w:tc>
        <w:tc>
          <w:tcPr>
            <w:tcW w:w="6463" w:type="dxa"/>
            <w:vAlign w:val="center"/>
          </w:tcPr>
          <w:p w14:paraId="0B53E015" w14:textId="0EA11577"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G13</w:t>
            </w:r>
          </w:p>
        </w:tc>
      </w:tr>
      <w:tr w:rsidR="006A3559" w14:paraId="73056CD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CD70C43" w14:textId="02585CCC" w:rsidR="006E02D0" w:rsidRDefault="006E02D0">
            <w:pPr>
              <w:pStyle w:val="NoSpacing"/>
              <w:jc w:val="center"/>
              <w:rPr>
                <w:lang w:val="en-GB"/>
              </w:rPr>
            </w:pPr>
            <w:del w:id="722" w:author="Marco Petri" w:date="2020-12-22T18:02:00Z">
              <w:r w:rsidDel="003548C3">
                <w:rPr>
                  <w:lang w:val="en-GB"/>
                </w:rPr>
                <w:delText>R23</w:delText>
              </w:r>
            </w:del>
            <w:ins w:id="723" w:author="Marco Petri" w:date="2020-12-22T18:02:00Z">
              <w:r w:rsidR="003548C3">
                <w:rPr>
                  <w:lang w:val="en-GB"/>
                </w:rPr>
                <w:t>R22</w:t>
              </w:r>
            </w:ins>
          </w:p>
        </w:tc>
        <w:tc>
          <w:tcPr>
            <w:tcW w:w="6463" w:type="dxa"/>
            <w:vAlign w:val="center"/>
          </w:tcPr>
          <w:p w14:paraId="30FE2D13" w14:textId="54C122F6"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G8</w:t>
            </w:r>
          </w:p>
        </w:tc>
      </w:tr>
      <w:tr w:rsidR="006A3559" w14:paraId="2B1F23A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5776E" w14:textId="5DCD8BEC" w:rsidR="006E02D0" w:rsidRDefault="006E02D0">
            <w:pPr>
              <w:pStyle w:val="NoSpacing"/>
              <w:jc w:val="center"/>
              <w:rPr>
                <w:lang w:val="en-GB"/>
              </w:rPr>
            </w:pPr>
            <w:del w:id="724" w:author="Marco Petri" w:date="2020-12-22T18:02:00Z">
              <w:r w:rsidDel="00437C45">
                <w:rPr>
                  <w:lang w:val="en-GB"/>
                </w:rPr>
                <w:delText>R24</w:delText>
              </w:r>
            </w:del>
            <w:ins w:id="725" w:author="Marco Petri" w:date="2020-12-22T18:02:00Z">
              <w:r w:rsidR="00437C45">
                <w:rPr>
                  <w:lang w:val="en-GB"/>
                </w:rPr>
                <w:t>R23</w:t>
              </w:r>
            </w:ins>
          </w:p>
        </w:tc>
        <w:tc>
          <w:tcPr>
            <w:tcW w:w="6463" w:type="dxa"/>
            <w:vAlign w:val="center"/>
          </w:tcPr>
          <w:p w14:paraId="4D238124" w14:textId="4D6E51D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G2</w:t>
            </w:r>
          </w:p>
        </w:tc>
      </w:tr>
      <w:tr w:rsidR="00992B1A" w14:paraId="624B4334"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B38E4EF" w14:textId="52DAB97D" w:rsidR="00992B1A" w:rsidRDefault="00992B1A">
            <w:pPr>
              <w:pStyle w:val="NoSpacing"/>
              <w:jc w:val="center"/>
              <w:rPr>
                <w:lang w:val="en-GB"/>
              </w:rPr>
            </w:pPr>
            <w:del w:id="726" w:author="Marco Petri" w:date="2020-12-22T18:02:00Z">
              <w:r w:rsidDel="00437C45">
                <w:rPr>
                  <w:lang w:val="en-GB"/>
                </w:rPr>
                <w:delText>R25</w:delText>
              </w:r>
            </w:del>
            <w:ins w:id="727" w:author="Marco Petri" w:date="2020-12-22T18:02:00Z">
              <w:r w:rsidR="00437C45">
                <w:rPr>
                  <w:lang w:val="en-GB"/>
                </w:rPr>
                <w:t>R24</w:t>
              </w:r>
            </w:ins>
          </w:p>
        </w:tc>
        <w:tc>
          <w:tcPr>
            <w:tcW w:w="6463" w:type="dxa"/>
            <w:vAlign w:val="center"/>
          </w:tcPr>
          <w:p w14:paraId="60B386E7" w14:textId="5B04F7EC" w:rsidR="00992B1A" w:rsidRDefault="003834BF">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G3, G5</w:t>
            </w:r>
          </w:p>
        </w:tc>
      </w:tr>
    </w:tbl>
    <w:p w14:paraId="7E7C4EF1" w14:textId="02348903" w:rsidR="00C74E6D" w:rsidRDefault="00C74E6D" w:rsidP="004E5CBA">
      <w:pPr>
        <w:spacing w:before="240" w:after="240" w:line="257" w:lineRule="auto"/>
        <w:rPr>
          <w:lang w:val="en-GB"/>
        </w:rPr>
      </w:pPr>
      <w:r>
        <w:rPr>
          <w:lang w:val="en-GB"/>
        </w:rPr>
        <w:t>The previous mapping states where requirements goes, this is helpful in identifying the purpose of a requirement in the project. However, to spot the importance of a goal and to identify how the goal can be guaranteed is important to apply the inverse mapping</w:t>
      </w:r>
      <w:r w:rsidR="00AD0A55">
        <w:rPr>
          <w:lang w:val="en-GB"/>
        </w:rPr>
        <w:t>, the mapping from goals to requirements:</w:t>
      </w:r>
    </w:p>
    <w:tbl>
      <w:tblPr>
        <w:tblStyle w:val="ListTable2-Accent3"/>
        <w:tblW w:w="0" w:type="auto"/>
        <w:jc w:val="center"/>
        <w:tblLook w:val="04A0" w:firstRow="1" w:lastRow="0" w:firstColumn="1" w:lastColumn="0" w:noHBand="0" w:noVBand="1"/>
      </w:tblPr>
      <w:tblGrid>
        <w:gridCol w:w="1247"/>
        <w:gridCol w:w="2948"/>
        <w:gridCol w:w="3515"/>
      </w:tblGrid>
      <w:tr w:rsidR="00AD0A55" w:rsidRPr="00DD5B61" w14:paraId="5C7A14D6" w14:textId="77777777" w:rsidTr="004E5CB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tcPr>
          <w:p w14:paraId="7A7D6813" w14:textId="3BCA1C45" w:rsidR="00AD0A55" w:rsidRDefault="006E02D0" w:rsidP="006757F0">
            <w:pPr>
              <w:pStyle w:val="NoSpacing"/>
              <w:rPr>
                <w:lang w:val="en-GB"/>
              </w:rPr>
            </w:pPr>
            <w:r>
              <w:rPr>
                <w:lang w:val="en-GB"/>
              </w:rPr>
              <w:t>Goal</w:t>
            </w:r>
          </w:p>
        </w:tc>
        <w:tc>
          <w:tcPr>
            <w:tcW w:w="2948" w:type="dxa"/>
          </w:tcPr>
          <w:p w14:paraId="380EA095" w14:textId="58132E88" w:rsidR="00AD0A55" w:rsidRDefault="006E02D0"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Requirements</w:t>
            </w:r>
          </w:p>
        </w:tc>
        <w:tc>
          <w:tcPr>
            <w:tcW w:w="3515" w:type="dxa"/>
          </w:tcPr>
          <w:p w14:paraId="24333B63" w14:textId="77777777" w:rsidR="00AD0A55" w:rsidRDefault="00AD0A55"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Domain assumptions</w:t>
            </w:r>
          </w:p>
        </w:tc>
      </w:tr>
      <w:tr w:rsidR="00AD0A55" w14:paraId="619C72C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27E47B5" w14:textId="10414313" w:rsidR="00AD0A55" w:rsidRDefault="006E02D0" w:rsidP="006757F0">
            <w:pPr>
              <w:pStyle w:val="NoSpacing"/>
              <w:jc w:val="center"/>
              <w:rPr>
                <w:lang w:val="en-GB"/>
              </w:rPr>
            </w:pPr>
            <w:r>
              <w:rPr>
                <w:lang w:val="en-GB"/>
              </w:rPr>
              <w:t>G</w:t>
            </w:r>
            <w:r w:rsidR="00AD0A55">
              <w:rPr>
                <w:lang w:val="en-GB"/>
              </w:rPr>
              <w:t>1</w:t>
            </w:r>
          </w:p>
        </w:tc>
        <w:tc>
          <w:tcPr>
            <w:tcW w:w="2948" w:type="dxa"/>
            <w:vAlign w:val="center"/>
          </w:tcPr>
          <w:p w14:paraId="5191CF28" w14:textId="38EC6F8E" w:rsidR="00AD0A55" w:rsidRDefault="001B4B61"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R4, R5, R6</w:t>
            </w:r>
          </w:p>
        </w:tc>
        <w:tc>
          <w:tcPr>
            <w:tcW w:w="3515" w:type="dxa"/>
            <w:vAlign w:val="center"/>
          </w:tcPr>
          <w:p w14:paraId="61C51AA7" w14:textId="4D607577" w:rsidR="00AD0A55" w:rsidRPr="00EB4837" w:rsidRDefault="000B0B21" w:rsidP="006757F0">
            <w:pPr>
              <w:pStyle w:val="NoSpacing"/>
              <w:jc w:val="left"/>
              <w:cnfStyle w:val="000000100000" w:firstRow="0" w:lastRow="0" w:firstColumn="0" w:lastColumn="0" w:oddVBand="0" w:evenVBand="0" w:oddHBand="1" w:evenHBand="0" w:firstRowFirstColumn="0" w:firstRowLastColumn="0" w:lastRowFirstColumn="0" w:lastRowLastColumn="0"/>
            </w:pPr>
            <w:r>
              <w:t>D2</w:t>
            </w:r>
          </w:p>
        </w:tc>
      </w:tr>
      <w:tr w:rsidR="00AD0A55" w14:paraId="203090DF"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9ECFF29" w14:textId="4C523F28" w:rsidR="00AD0A55" w:rsidRDefault="006E02D0" w:rsidP="006757F0">
            <w:pPr>
              <w:pStyle w:val="NoSpacing"/>
              <w:jc w:val="center"/>
              <w:rPr>
                <w:lang w:val="en-GB"/>
              </w:rPr>
            </w:pPr>
            <w:r>
              <w:rPr>
                <w:lang w:val="en-GB"/>
              </w:rPr>
              <w:t>G</w:t>
            </w:r>
            <w:r w:rsidR="00AD0A55">
              <w:rPr>
                <w:lang w:val="en-GB"/>
              </w:rPr>
              <w:t>2</w:t>
            </w:r>
          </w:p>
        </w:tc>
        <w:tc>
          <w:tcPr>
            <w:tcW w:w="2948" w:type="dxa"/>
            <w:vAlign w:val="center"/>
          </w:tcPr>
          <w:p w14:paraId="240595D2" w14:textId="317DC4F6" w:rsidR="00AD0A55" w:rsidRDefault="001B4B61"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R1, R3, R4</w:t>
            </w:r>
            <w:r w:rsidR="0081265B">
              <w:rPr>
                <w:lang w:val="en-GB"/>
              </w:rPr>
              <w:t>, R13, R14, R15</w:t>
            </w:r>
            <w:r w:rsidR="009C6F8B">
              <w:rPr>
                <w:lang w:val="en-GB"/>
              </w:rPr>
              <w:t xml:space="preserve">, </w:t>
            </w:r>
            <w:del w:id="728" w:author="Marco Petri" w:date="2020-12-22T18:02:00Z">
              <w:r w:rsidR="009C6F8B" w:rsidDel="00437C45">
                <w:rPr>
                  <w:lang w:val="en-GB"/>
                </w:rPr>
                <w:delText>R24</w:delText>
              </w:r>
            </w:del>
            <w:ins w:id="729" w:author="Marco Petri" w:date="2020-12-22T18:02:00Z">
              <w:r w:rsidR="00437C45">
                <w:rPr>
                  <w:lang w:val="en-GB"/>
                </w:rPr>
                <w:t>R23</w:t>
              </w:r>
            </w:ins>
          </w:p>
        </w:tc>
        <w:tc>
          <w:tcPr>
            <w:tcW w:w="3515" w:type="dxa"/>
            <w:vAlign w:val="center"/>
          </w:tcPr>
          <w:p w14:paraId="05516F89" w14:textId="09DCDDC6" w:rsidR="00AD0A55" w:rsidRDefault="003426D0"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D2</w:t>
            </w:r>
          </w:p>
        </w:tc>
      </w:tr>
      <w:tr w:rsidR="00AD0A55" w14:paraId="2891520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02327409" w14:textId="42A680CA" w:rsidR="00AD0A55" w:rsidRDefault="006E02D0" w:rsidP="006757F0">
            <w:pPr>
              <w:pStyle w:val="NoSpacing"/>
              <w:jc w:val="center"/>
              <w:rPr>
                <w:lang w:val="en-GB"/>
              </w:rPr>
            </w:pPr>
            <w:r>
              <w:rPr>
                <w:lang w:val="en-GB"/>
              </w:rPr>
              <w:t>G</w:t>
            </w:r>
            <w:r w:rsidR="00AD0A55">
              <w:rPr>
                <w:lang w:val="en-GB"/>
              </w:rPr>
              <w:t>3</w:t>
            </w:r>
          </w:p>
        </w:tc>
        <w:tc>
          <w:tcPr>
            <w:tcW w:w="2948" w:type="dxa"/>
            <w:vAlign w:val="center"/>
          </w:tcPr>
          <w:p w14:paraId="649A3983" w14:textId="2C0ADB7C" w:rsidR="00AD0A55" w:rsidRDefault="009C6F8B"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R4</w:t>
            </w:r>
            <w:r w:rsidR="003834BF">
              <w:rPr>
                <w:lang w:val="en-GB"/>
              </w:rPr>
              <w:t xml:space="preserve">, </w:t>
            </w:r>
            <w:del w:id="730" w:author="Marco Petri" w:date="2020-12-22T18:02:00Z">
              <w:r w:rsidR="003834BF" w:rsidDel="00437C45">
                <w:rPr>
                  <w:lang w:val="en-GB"/>
                </w:rPr>
                <w:delText>R25</w:delText>
              </w:r>
            </w:del>
            <w:ins w:id="731" w:author="Marco Petri" w:date="2020-12-22T18:02:00Z">
              <w:r w:rsidR="00437C45">
                <w:rPr>
                  <w:lang w:val="en-GB"/>
                </w:rPr>
                <w:t>R24</w:t>
              </w:r>
            </w:ins>
          </w:p>
        </w:tc>
        <w:tc>
          <w:tcPr>
            <w:tcW w:w="3515" w:type="dxa"/>
            <w:vAlign w:val="center"/>
          </w:tcPr>
          <w:p w14:paraId="0B9D31EF" w14:textId="71928F30" w:rsidR="00AD0A55" w:rsidRDefault="003426D0"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rsidRPr="00DD5B61" w14:paraId="01161368"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A058759" w14:textId="189554A8" w:rsidR="00AD0A55" w:rsidRDefault="006E02D0" w:rsidP="006757F0">
            <w:pPr>
              <w:pStyle w:val="NoSpacing"/>
              <w:jc w:val="center"/>
              <w:rPr>
                <w:lang w:val="en-GB"/>
              </w:rPr>
            </w:pPr>
            <w:r>
              <w:rPr>
                <w:lang w:val="en-GB"/>
              </w:rPr>
              <w:t>G</w:t>
            </w:r>
            <w:r w:rsidR="00AD0A55">
              <w:rPr>
                <w:lang w:val="en-GB"/>
              </w:rPr>
              <w:t>4</w:t>
            </w:r>
          </w:p>
        </w:tc>
        <w:tc>
          <w:tcPr>
            <w:tcW w:w="2948" w:type="dxa"/>
            <w:vAlign w:val="center"/>
          </w:tcPr>
          <w:p w14:paraId="71265E3C" w14:textId="6619E4C0" w:rsidR="00AD0A55" w:rsidRDefault="009C6F8B"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R2, R6, R7, R8, R9</w:t>
            </w:r>
            <w:r w:rsidR="00182BC0">
              <w:rPr>
                <w:lang w:val="en-GB"/>
              </w:rPr>
              <w:t xml:space="preserve">, R12, R13, R16, </w:t>
            </w:r>
            <w:del w:id="732" w:author="Marco Petri" w:date="2020-12-22T18:02:00Z">
              <w:r w:rsidR="00182BC0" w:rsidDel="003548C3">
                <w:rPr>
                  <w:lang w:val="en-GB"/>
                </w:rPr>
                <w:delText>R19</w:delText>
              </w:r>
            </w:del>
            <w:ins w:id="733" w:author="Marco Petri" w:date="2020-12-22T18:02:00Z">
              <w:r w:rsidR="003548C3">
                <w:rPr>
                  <w:lang w:val="en-GB"/>
                </w:rPr>
                <w:t>R18</w:t>
              </w:r>
            </w:ins>
            <w:r w:rsidR="00182BC0">
              <w:rPr>
                <w:lang w:val="en-GB"/>
              </w:rPr>
              <w:t xml:space="preserve">, </w:t>
            </w:r>
            <w:del w:id="734" w:author="Marco Petri" w:date="2020-12-22T18:02:00Z">
              <w:r w:rsidR="00182BC0" w:rsidDel="003548C3">
                <w:rPr>
                  <w:lang w:val="en-GB"/>
                </w:rPr>
                <w:delText>R21</w:delText>
              </w:r>
            </w:del>
            <w:ins w:id="735" w:author="Marco Petri" w:date="2020-12-22T18:02:00Z">
              <w:r w:rsidR="003548C3">
                <w:rPr>
                  <w:lang w:val="en-GB"/>
                </w:rPr>
                <w:t>R20</w:t>
              </w:r>
            </w:ins>
          </w:p>
        </w:tc>
        <w:tc>
          <w:tcPr>
            <w:tcW w:w="3515" w:type="dxa"/>
            <w:vAlign w:val="center"/>
          </w:tcPr>
          <w:p w14:paraId="67FA1C21" w14:textId="5850C753"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D4, D5</w:t>
            </w:r>
          </w:p>
        </w:tc>
      </w:tr>
      <w:tr w:rsidR="00AD0A55" w14:paraId="4F3FFA9C"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1E26B0F" w14:textId="4C5928AB" w:rsidR="00AD0A55" w:rsidRDefault="00032221" w:rsidP="006757F0">
            <w:pPr>
              <w:pStyle w:val="NoSpacing"/>
              <w:jc w:val="center"/>
              <w:rPr>
                <w:lang w:val="en-GB"/>
              </w:rPr>
            </w:pPr>
            <w:r>
              <w:rPr>
                <w:lang w:val="en-GB"/>
              </w:rPr>
              <w:t>G5</w:t>
            </w:r>
          </w:p>
        </w:tc>
        <w:tc>
          <w:tcPr>
            <w:tcW w:w="2948" w:type="dxa"/>
            <w:vAlign w:val="center"/>
          </w:tcPr>
          <w:p w14:paraId="2631ED93" w14:textId="3792ED2D" w:rsidR="00AD0A55" w:rsidRDefault="00C0090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R9, R10</w:t>
            </w:r>
            <w:r w:rsidR="003834BF">
              <w:rPr>
                <w:lang w:val="en-GB"/>
              </w:rPr>
              <w:t xml:space="preserve">, </w:t>
            </w:r>
            <w:del w:id="736" w:author="Marco Petri" w:date="2020-12-22T18:02:00Z">
              <w:r w:rsidR="003834BF" w:rsidDel="00437C45">
                <w:rPr>
                  <w:lang w:val="en-GB"/>
                </w:rPr>
                <w:delText>R25</w:delText>
              </w:r>
            </w:del>
            <w:ins w:id="737" w:author="Marco Petri" w:date="2020-12-22T18:02:00Z">
              <w:r w:rsidR="00437C45">
                <w:rPr>
                  <w:lang w:val="en-GB"/>
                </w:rPr>
                <w:t>R24</w:t>
              </w:r>
            </w:ins>
          </w:p>
        </w:tc>
        <w:tc>
          <w:tcPr>
            <w:tcW w:w="3515" w:type="dxa"/>
            <w:vAlign w:val="center"/>
          </w:tcPr>
          <w:p w14:paraId="6473F30C" w14:textId="73EBBEC1" w:rsidR="00AD0A55" w:rsidRDefault="006F584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D2</w:t>
            </w:r>
          </w:p>
        </w:tc>
      </w:tr>
      <w:tr w:rsidR="00AD0A55" w14:paraId="364B1163"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47E180C" w14:textId="380BC503" w:rsidR="00AD0A55" w:rsidRDefault="00032221" w:rsidP="006757F0">
            <w:pPr>
              <w:pStyle w:val="NoSpacing"/>
              <w:jc w:val="center"/>
              <w:rPr>
                <w:lang w:val="en-GB"/>
              </w:rPr>
            </w:pPr>
            <w:r>
              <w:rPr>
                <w:lang w:val="en-GB"/>
              </w:rPr>
              <w:t>G6</w:t>
            </w:r>
          </w:p>
        </w:tc>
        <w:tc>
          <w:tcPr>
            <w:tcW w:w="2948" w:type="dxa"/>
            <w:vAlign w:val="center"/>
          </w:tcPr>
          <w:p w14:paraId="546D7B58" w14:textId="132292F1" w:rsidR="00AD0A55" w:rsidRDefault="00073DBF"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R6, R7, R8, R11, R13</w:t>
            </w:r>
          </w:p>
        </w:tc>
        <w:tc>
          <w:tcPr>
            <w:tcW w:w="3515" w:type="dxa"/>
            <w:vAlign w:val="center"/>
          </w:tcPr>
          <w:p w14:paraId="0721C9E5" w14:textId="4CDB30DF"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D9</w:t>
            </w:r>
          </w:p>
        </w:tc>
      </w:tr>
      <w:tr w:rsidR="00AD0A55" w14:paraId="6211A74F"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78E6C978" w14:textId="7748674E" w:rsidR="00AD0A55" w:rsidRDefault="00032221" w:rsidP="006757F0">
            <w:pPr>
              <w:pStyle w:val="NoSpacing"/>
              <w:jc w:val="center"/>
              <w:rPr>
                <w:lang w:val="en-GB"/>
              </w:rPr>
            </w:pPr>
            <w:r>
              <w:rPr>
                <w:lang w:val="en-GB"/>
              </w:rPr>
              <w:t>G7</w:t>
            </w:r>
          </w:p>
        </w:tc>
        <w:tc>
          <w:tcPr>
            <w:tcW w:w="2948" w:type="dxa"/>
            <w:vAlign w:val="center"/>
          </w:tcPr>
          <w:p w14:paraId="48CBFDE0" w14:textId="1C3206AC" w:rsidR="00AD0A55" w:rsidRDefault="00073DBF"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R6, R</w:t>
            </w:r>
            <w:r w:rsidR="007548C7">
              <w:rPr>
                <w:lang w:val="en-GB"/>
              </w:rPr>
              <w:t>10</w:t>
            </w:r>
          </w:p>
        </w:tc>
        <w:tc>
          <w:tcPr>
            <w:tcW w:w="3515" w:type="dxa"/>
            <w:vAlign w:val="center"/>
          </w:tcPr>
          <w:p w14:paraId="54D748D3" w14:textId="18ABAA41" w:rsidR="00AD0A55" w:rsidRDefault="00470147"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D1, </w:t>
            </w:r>
            <w:r w:rsidR="00E54405">
              <w:rPr>
                <w:lang w:val="en-GB"/>
              </w:rPr>
              <w:t>D2</w:t>
            </w:r>
          </w:p>
        </w:tc>
      </w:tr>
      <w:tr w:rsidR="00AD0A55" w14:paraId="42379625"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A4C67AD" w14:textId="4696B60E" w:rsidR="00AD0A55" w:rsidRDefault="00032221" w:rsidP="006757F0">
            <w:pPr>
              <w:pStyle w:val="NoSpacing"/>
              <w:jc w:val="center"/>
              <w:rPr>
                <w:lang w:val="en-GB"/>
              </w:rPr>
            </w:pPr>
            <w:r>
              <w:rPr>
                <w:lang w:val="en-GB"/>
              </w:rPr>
              <w:t>G8</w:t>
            </w:r>
          </w:p>
        </w:tc>
        <w:tc>
          <w:tcPr>
            <w:tcW w:w="2948" w:type="dxa"/>
            <w:vAlign w:val="center"/>
          </w:tcPr>
          <w:p w14:paraId="403239DB" w14:textId="7DBF7356" w:rsidR="00AD0A55" w:rsidRDefault="007548C7"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R7, R8, R17</w:t>
            </w:r>
            <w:del w:id="738" w:author="Marco Petri" w:date="2020-12-22T18:01:00Z">
              <w:r w:rsidDel="001A6848">
                <w:rPr>
                  <w:lang w:val="en-GB"/>
                </w:rPr>
                <w:delText>, R18</w:delText>
              </w:r>
            </w:del>
            <w:r w:rsidR="009B43F6">
              <w:rPr>
                <w:lang w:val="en-GB"/>
              </w:rPr>
              <w:t xml:space="preserve">, </w:t>
            </w:r>
            <w:del w:id="739" w:author="Marco Petri" w:date="2020-12-22T18:02:00Z">
              <w:r w:rsidR="009B43F6" w:rsidDel="003548C3">
                <w:rPr>
                  <w:lang w:val="en-GB"/>
                </w:rPr>
                <w:delText>R23</w:delText>
              </w:r>
            </w:del>
            <w:ins w:id="740" w:author="Marco Petri" w:date="2020-12-22T18:02:00Z">
              <w:r w:rsidR="003548C3">
                <w:rPr>
                  <w:lang w:val="en-GB"/>
                </w:rPr>
                <w:t>R22</w:t>
              </w:r>
            </w:ins>
          </w:p>
        </w:tc>
        <w:tc>
          <w:tcPr>
            <w:tcW w:w="3515" w:type="dxa"/>
            <w:vAlign w:val="center"/>
          </w:tcPr>
          <w:p w14:paraId="61E25083" w14:textId="3C35432D"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D11</w:t>
            </w:r>
          </w:p>
        </w:tc>
      </w:tr>
      <w:tr w:rsidR="00AD0A55" w14:paraId="315EB34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87DA23" w14:textId="7CE8378E" w:rsidR="00AD0A55" w:rsidRDefault="00032221" w:rsidP="006757F0">
            <w:pPr>
              <w:pStyle w:val="NoSpacing"/>
              <w:jc w:val="center"/>
              <w:rPr>
                <w:lang w:val="en-GB"/>
              </w:rPr>
            </w:pPr>
            <w:r>
              <w:rPr>
                <w:lang w:val="en-GB"/>
              </w:rPr>
              <w:t>G9</w:t>
            </w:r>
          </w:p>
        </w:tc>
        <w:tc>
          <w:tcPr>
            <w:tcW w:w="2948" w:type="dxa"/>
            <w:vAlign w:val="center"/>
          </w:tcPr>
          <w:p w14:paraId="1BC8629C" w14:textId="74D7C86B" w:rsidR="00AD0A55" w:rsidRDefault="009B43F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R8, R17</w:t>
            </w:r>
            <w:del w:id="741" w:author="Marco Petri" w:date="2020-12-22T18:01:00Z">
              <w:r w:rsidDel="001A6848">
                <w:rPr>
                  <w:lang w:val="en-GB"/>
                </w:rPr>
                <w:delText>, R18</w:delText>
              </w:r>
            </w:del>
          </w:p>
        </w:tc>
        <w:tc>
          <w:tcPr>
            <w:tcW w:w="3515" w:type="dxa"/>
            <w:vAlign w:val="center"/>
          </w:tcPr>
          <w:p w14:paraId="717BB1BE" w14:textId="7745E86F" w:rsidR="00AD0A55" w:rsidRDefault="00E5440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D10</w:t>
            </w:r>
          </w:p>
        </w:tc>
      </w:tr>
      <w:tr w:rsidR="00AD0A55" w14:paraId="5E594219"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1910319D" w14:textId="1CF45674" w:rsidR="00AD0A55" w:rsidRDefault="00032221" w:rsidP="006757F0">
            <w:pPr>
              <w:pStyle w:val="NoSpacing"/>
              <w:jc w:val="center"/>
              <w:rPr>
                <w:lang w:val="en-GB"/>
              </w:rPr>
            </w:pPr>
            <w:r>
              <w:rPr>
                <w:lang w:val="en-GB"/>
              </w:rPr>
              <w:t>G10</w:t>
            </w:r>
          </w:p>
        </w:tc>
        <w:tc>
          <w:tcPr>
            <w:tcW w:w="2948" w:type="dxa"/>
            <w:vAlign w:val="center"/>
          </w:tcPr>
          <w:p w14:paraId="1D4C1BD2" w14:textId="5820484E" w:rsidR="00AD0A55" w:rsidRDefault="004A4B93"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R5</w:t>
            </w:r>
          </w:p>
        </w:tc>
        <w:tc>
          <w:tcPr>
            <w:tcW w:w="3515" w:type="dxa"/>
            <w:vAlign w:val="center"/>
          </w:tcPr>
          <w:p w14:paraId="0BD3FB38" w14:textId="4D1E5F55"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D12</w:t>
            </w:r>
          </w:p>
        </w:tc>
      </w:tr>
      <w:tr w:rsidR="00AD0A55" w14:paraId="64609DE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2149A01C" w14:textId="102ACD8F" w:rsidR="00AD0A55" w:rsidRDefault="00032221" w:rsidP="006757F0">
            <w:pPr>
              <w:pStyle w:val="NoSpacing"/>
              <w:jc w:val="center"/>
              <w:rPr>
                <w:lang w:val="en-GB"/>
              </w:rPr>
            </w:pPr>
            <w:r>
              <w:rPr>
                <w:lang w:val="en-GB"/>
              </w:rPr>
              <w:t>G11</w:t>
            </w:r>
          </w:p>
        </w:tc>
        <w:tc>
          <w:tcPr>
            <w:tcW w:w="2948" w:type="dxa"/>
            <w:vAlign w:val="center"/>
          </w:tcPr>
          <w:p w14:paraId="209022A6" w14:textId="03BA18C4" w:rsidR="00AD0A55" w:rsidRDefault="004A4B93"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R2, R3, R15, </w:t>
            </w:r>
            <w:del w:id="742" w:author="Marco Petri" w:date="2020-12-22T18:02:00Z">
              <w:r w:rsidDel="003548C3">
                <w:rPr>
                  <w:lang w:val="en-GB"/>
                </w:rPr>
                <w:delText>R21</w:delText>
              </w:r>
            </w:del>
            <w:ins w:id="743" w:author="Marco Petri" w:date="2020-12-22T18:02:00Z">
              <w:r w:rsidR="003548C3">
                <w:rPr>
                  <w:lang w:val="en-GB"/>
                </w:rPr>
                <w:t>R20</w:t>
              </w:r>
            </w:ins>
          </w:p>
        </w:tc>
        <w:tc>
          <w:tcPr>
            <w:tcW w:w="3515" w:type="dxa"/>
            <w:vAlign w:val="center"/>
          </w:tcPr>
          <w:p w14:paraId="548DF0ED" w14:textId="5F4CD3B3"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14:paraId="2616F13C"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964650" w14:textId="0EBED9A9" w:rsidR="00AD0A55" w:rsidRDefault="00032221" w:rsidP="006757F0">
            <w:pPr>
              <w:pStyle w:val="NoSpacing"/>
              <w:jc w:val="center"/>
              <w:rPr>
                <w:lang w:val="en-GB"/>
              </w:rPr>
            </w:pPr>
            <w:r>
              <w:rPr>
                <w:lang w:val="en-GB"/>
              </w:rPr>
              <w:t>G12</w:t>
            </w:r>
          </w:p>
        </w:tc>
        <w:tc>
          <w:tcPr>
            <w:tcW w:w="2948" w:type="dxa"/>
            <w:vAlign w:val="center"/>
          </w:tcPr>
          <w:p w14:paraId="45144906" w14:textId="7C40F767" w:rsidR="00AD0A55" w:rsidRDefault="00EB4D5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R11, R12, </w:t>
            </w:r>
            <w:del w:id="744" w:author="Marco Petri" w:date="2020-12-22T18:02:00Z">
              <w:r w:rsidDel="003548C3">
                <w:rPr>
                  <w:lang w:val="en-GB"/>
                </w:rPr>
                <w:delText>R19</w:delText>
              </w:r>
            </w:del>
            <w:ins w:id="745" w:author="Marco Petri" w:date="2020-12-22T18:02:00Z">
              <w:r w:rsidR="003548C3">
                <w:rPr>
                  <w:lang w:val="en-GB"/>
                </w:rPr>
                <w:t>R18</w:t>
              </w:r>
            </w:ins>
            <w:r w:rsidR="004243D2">
              <w:rPr>
                <w:lang w:val="en-GB"/>
              </w:rPr>
              <w:t xml:space="preserve">, </w:t>
            </w:r>
            <w:del w:id="746" w:author="Marco Petri" w:date="2020-12-22T18:02:00Z">
              <w:r w:rsidR="004243D2" w:rsidDel="003548C3">
                <w:rPr>
                  <w:lang w:val="en-GB"/>
                </w:rPr>
                <w:delText>R20</w:delText>
              </w:r>
            </w:del>
            <w:ins w:id="747" w:author="Marco Petri" w:date="2020-12-22T18:02:00Z">
              <w:r w:rsidR="003548C3">
                <w:rPr>
                  <w:lang w:val="en-GB"/>
                </w:rPr>
                <w:t>R19</w:t>
              </w:r>
            </w:ins>
          </w:p>
        </w:tc>
        <w:tc>
          <w:tcPr>
            <w:tcW w:w="3515" w:type="dxa"/>
            <w:vAlign w:val="center"/>
          </w:tcPr>
          <w:p w14:paraId="36423C7A" w14:textId="19D38964" w:rsidR="00AD0A55" w:rsidRDefault="00E51A19"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 D5, D6, D7</w:t>
            </w:r>
          </w:p>
        </w:tc>
      </w:tr>
      <w:tr w:rsidR="00AD0A55" w14:paraId="3441BB4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9314743" w14:textId="4C75DE33" w:rsidR="00AD0A55" w:rsidRDefault="00032221" w:rsidP="006757F0">
            <w:pPr>
              <w:pStyle w:val="NoSpacing"/>
              <w:jc w:val="center"/>
              <w:rPr>
                <w:lang w:val="en-GB"/>
              </w:rPr>
            </w:pPr>
            <w:r>
              <w:rPr>
                <w:lang w:val="en-GB"/>
              </w:rPr>
              <w:t>G13</w:t>
            </w:r>
          </w:p>
        </w:tc>
        <w:tc>
          <w:tcPr>
            <w:tcW w:w="2948" w:type="dxa"/>
            <w:vAlign w:val="center"/>
          </w:tcPr>
          <w:p w14:paraId="5287C595" w14:textId="5E3D38B2" w:rsidR="00AD0A55" w:rsidRDefault="00EB4D5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R14, R16, </w:t>
            </w:r>
            <w:del w:id="748" w:author="Marco Petri" w:date="2020-12-22T18:02:00Z">
              <w:r w:rsidDel="003548C3">
                <w:rPr>
                  <w:lang w:val="en-GB"/>
                </w:rPr>
                <w:delText>R22</w:delText>
              </w:r>
            </w:del>
            <w:ins w:id="749" w:author="Marco Petri" w:date="2020-12-22T18:02:00Z">
              <w:r w:rsidR="003548C3">
                <w:rPr>
                  <w:lang w:val="en-GB"/>
                </w:rPr>
                <w:t>R21</w:t>
              </w:r>
            </w:ins>
          </w:p>
        </w:tc>
        <w:tc>
          <w:tcPr>
            <w:tcW w:w="3515" w:type="dxa"/>
            <w:vAlign w:val="center"/>
          </w:tcPr>
          <w:p w14:paraId="3DB3C2B7" w14:textId="58367010"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478D71C" w14:textId="77777777" w:rsidR="00AD0A55" w:rsidRDefault="00AD0A55" w:rsidP="004E5CBA">
      <w:pPr>
        <w:spacing w:before="240" w:line="257" w:lineRule="auto"/>
        <w:rPr>
          <w:lang w:val="en-GB"/>
        </w:rPr>
      </w:pPr>
    </w:p>
    <w:p w14:paraId="4FB0EDE5" w14:textId="77777777" w:rsidR="000F6D91" w:rsidRDefault="000F6D91">
      <w:pPr>
        <w:spacing w:after="160" w:line="259" w:lineRule="auto"/>
        <w:jc w:val="left"/>
        <w:rPr>
          <w:lang w:val="en-GB"/>
        </w:rPr>
      </w:pPr>
      <w:r>
        <w:rPr>
          <w:lang w:val="en-GB"/>
        </w:rPr>
        <w:br w:type="page"/>
      </w:r>
    </w:p>
    <w:p w14:paraId="773E76A3" w14:textId="4C820A3B" w:rsidR="00740539" w:rsidRDefault="00740539" w:rsidP="00E23DF4">
      <w:pPr>
        <w:pStyle w:val="Heading3"/>
        <w:rPr>
          <w:lang w:val="en-GB"/>
        </w:rPr>
      </w:pPr>
      <w:bookmarkStart w:id="750" w:name="_Toc58318145"/>
      <w:bookmarkStart w:id="751" w:name="_Toc56547550"/>
      <w:bookmarkStart w:id="752" w:name="_Toc59565375"/>
      <w:bookmarkStart w:id="753" w:name="_Toc59567813"/>
      <w:bookmarkEnd w:id="750"/>
      <w:r>
        <w:rPr>
          <w:lang w:val="en-GB"/>
        </w:rPr>
        <w:t>Use cases</w:t>
      </w:r>
      <w:bookmarkEnd w:id="751"/>
      <w:bookmarkEnd w:id="752"/>
      <w:bookmarkEnd w:id="753"/>
    </w:p>
    <w:p w14:paraId="403DD37C" w14:textId="532E0EEA" w:rsidR="00726ADB" w:rsidRPr="00C74C3F" w:rsidRDefault="00694E89" w:rsidP="00C061C8">
      <w:pPr>
        <w:ind w:left="-1134"/>
        <w:rPr>
          <w:lang w:val="en-GB"/>
        </w:rPr>
      </w:pPr>
      <w:del w:id="754" w:author="Marco Petri" w:date="2020-12-22T18:12:00Z">
        <w:r w:rsidDel="001867F0">
          <w:rPr>
            <w:noProof/>
            <w:lang w:eastAsia="it-IT"/>
          </w:rPr>
          <w:drawing>
            <wp:inline distT="0" distB="0" distL="0" distR="0" wp14:anchorId="09915494" wp14:editId="360EB158">
              <wp:extent cx="6802030" cy="5695950"/>
              <wp:effectExtent l="0" t="0" r="0"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13991" cy="5705966"/>
                      </a:xfrm>
                      <a:prstGeom prst="rect">
                        <a:avLst/>
                      </a:prstGeom>
                    </pic:spPr>
                  </pic:pic>
                </a:graphicData>
              </a:graphic>
            </wp:inline>
          </w:drawing>
        </w:r>
      </w:del>
      <w:ins w:id="755" w:author="Marco Petri" w:date="2020-12-22T18:13:00Z">
        <w:r w:rsidR="001867F0">
          <w:rPr>
            <w:noProof/>
            <w:lang w:eastAsia="it-IT"/>
          </w:rPr>
          <w:drawing>
            <wp:inline distT="0" distB="0" distL="0" distR="0" wp14:anchorId="28FF0724" wp14:editId="6C38C313">
              <wp:extent cx="6781800" cy="5415074"/>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01572" cy="5430861"/>
                      </a:xfrm>
                      <a:prstGeom prst="rect">
                        <a:avLst/>
                      </a:prstGeom>
                    </pic:spPr>
                  </pic:pic>
                </a:graphicData>
              </a:graphic>
            </wp:inline>
          </w:drawing>
        </w:r>
      </w:ins>
    </w:p>
    <w:p w14:paraId="52231278" w14:textId="06290369" w:rsidR="00951A9C" w:rsidRDefault="00951A9C" w:rsidP="00E23DF4">
      <w:pPr>
        <w:pStyle w:val="Heading4"/>
        <w:rPr>
          <w:lang w:val="en-GB"/>
        </w:rPr>
      </w:pPr>
      <w:bookmarkStart w:id="756" w:name="_Toc56547551"/>
      <w:bookmarkStart w:id="757" w:name="_Toc59565376"/>
      <w:bookmarkStart w:id="758" w:name="_Toc59567814"/>
      <w:r>
        <w:rPr>
          <w:lang w:val="en-GB"/>
        </w:rPr>
        <w:t>Registration</w:t>
      </w:r>
      <w:bookmarkEnd w:id="756"/>
      <w:bookmarkEnd w:id="757"/>
      <w:bookmarkEnd w:id="758"/>
    </w:p>
    <w:p w14:paraId="560E8350" w14:textId="13ECF9E0" w:rsidR="000C5CB6" w:rsidRDefault="00EC4699" w:rsidP="00951A9C">
      <w:pPr>
        <w:rPr>
          <w:lang w:val="en-GB"/>
        </w:rPr>
      </w:pPr>
      <w:r>
        <w:rPr>
          <w:lang w:val="en-GB"/>
        </w:rPr>
        <w:t>Registration involves</w:t>
      </w:r>
      <w:r w:rsidR="00AF7B97">
        <w:rPr>
          <w:lang w:val="en-GB"/>
        </w:rPr>
        <w:t xml:space="preserve"> a customer which is not already registered to the service. It must use the generic web application</w:t>
      </w:r>
      <w:r w:rsidR="00AC102E">
        <w:rPr>
          <w:lang w:val="en-GB"/>
        </w:rPr>
        <w:t xml:space="preserve"> </w:t>
      </w:r>
      <w:r w:rsidR="002C37B0">
        <w:rPr>
          <w:lang w:val="en-GB"/>
        </w:rPr>
        <w:t>accessible to everyone and start registration filling the form.</w:t>
      </w:r>
    </w:p>
    <w:tbl>
      <w:tblPr>
        <w:tblStyle w:val="TableGrid"/>
        <w:tblW w:w="0" w:type="auto"/>
        <w:tblLook w:val="04A0" w:firstRow="1" w:lastRow="0" w:firstColumn="1" w:lastColumn="0" w:noHBand="0" w:noVBand="1"/>
      </w:tblPr>
      <w:tblGrid>
        <w:gridCol w:w="2263"/>
        <w:gridCol w:w="6232"/>
      </w:tblGrid>
      <w:tr w:rsidR="000C5CB6" w14:paraId="69262F31" w14:textId="77777777" w:rsidTr="00C061C8">
        <w:tc>
          <w:tcPr>
            <w:tcW w:w="2263" w:type="dxa"/>
          </w:tcPr>
          <w:p w14:paraId="2246B7DB" w14:textId="472804A4" w:rsidR="000C5CB6" w:rsidRPr="00C061C8" w:rsidRDefault="000C5CB6" w:rsidP="00951A9C">
            <w:pPr>
              <w:rPr>
                <w:b/>
                <w:lang w:val="en-GB"/>
              </w:rPr>
            </w:pPr>
            <w:r>
              <w:rPr>
                <w:b/>
                <w:lang w:val="en-GB"/>
              </w:rPr>
              <w:t>Use case</w:t>
            </w:r>
          </w:p>
        </w:tc>
        <w:tc>
          <w:tcPr>
            <w:tcW w:w="6232" w:type="dxa"/>
          </w:tcPr>
          <w:p w14:paraId="0E0822A8" w14:textId="053AD128" w:rsidR="000C5CB6" w:rsidRDefault="000C5CB6" w:rsidP="00951A9C">
            <w:pPr>
              <w:rPr>
                <w:lang w:val="en-GB"/>
              </w:rPr>
            </w:pPr>
            <w:r>
              <w:rPr>
                <w:lang w:val="en-GB"/>
              </w:rPr>
              <w:t>Customer Registration</w:t>
            </w:r>
          </w:p>
        </w:tc>
      </w:tr>
      <w:tr w:rsidR="000C5CB6" w14:paraId="20C4A1AC" w14:textId="77777777" w:rsidTr="00C061C8">
        <w:tc>
          <w:tcPr>
            <w:tcW w:w="2263" w:type="dxa"/>
          </w:tcPr>
          <w:p w14:paraId="78ED526C" w14:textId="3A8310A1" w:rsidR="000C5CB6" w:rsidRPr="00C061C8" w:rsidRDefault="000C5CB6" w:rsidP="00951A9C">
            <w:pPr>
              <w:rPr>
                <w:b/>
                <w:lang w:val="en-GB"/>
              </w:rPr>
            </w:pPr>
            <w:r>
              <w:rPr>
                <w:b/>
                <w:lang w:val="en-GB"/>
              </w:rPr>
              <w:t>Actor</w:t>
            </w:r>
          </w:p>
        </w:tc>
        <w:tc>
          <w:tcPr>
            <w:tcW w:w="6232" w:type="dxa"/>
          </w:tcPr>
          <w:p w14:paraId="43800174" w14:textId="3AA55E90" w:rsidR="000C5CB6" w:rsidRDefault="000C5CB6" w:rsidP="00951A9C">
            <w:pPr>
              <w:rPr>
                <w:lang w:val="en-GB"/>
              </w:rPr>
            </w:pPr>
            <w:r>
              <w:rPr>
                <w:lang w:val="en-GB"/>
              </w:rPr>
              <w:t>Nonregistered customer</w:t>
            </w:r>
          </w:p>
        </w:tc>
      </w:tr>
      <w:tr w:rsidR="000C5CB6" w:rsidRPr="0080605A" w14:paraId="6AFDA805" w14:textId="77777777" w:rsidTr="00C061C8">
        <w:tc>
          <w:tcPr>
            <w:tcW w:w="2263" w:type="dxa"/>
          </w:tcPr>
          <w:p w14:paraId="327B17DB" w14:textId="6CE5B402" w:rsidR="000C5CB6" w:rsidRPr="00C061C8" w:rsidRDefault="000C5CB6" w:rsidP="00951A9C">
            <w:pPr>
              <w:rPr>
                <w:b/>
                <w:lang w:val="en-GB"/>
              </w:rPr>
            </w:pPr>
            <w:r>
              <w:rPr>
                <w:b/>
                <w:lang w:val="en-GB"/>
              </w:rPr>
              <w:t>Entry condition</w:t>
            </w:r>
          </w:p>
        </w:tc>
        <w:tc>
          <w:tcPr>
            <w:tcW w:w="6232" w:type="dxa"/>
          </w:tcPr>
          <w:p w14:paraId="374EF444" w14:textId="13E755C9" w:rsidR="000C5CB6" w:rsidRDefault="000C5CB6" w:rsidP="00951A9C">
            <w:pPr>
              <w:rPr>
                <w:lang w:val="en-GB"/>
              </w:rPr>
            </w:pPr>
            <w:r>
              <w:rPr>
                <w:lang w:val="en-GB"/>
              </w:rPr>
              <w:t>A non-registered customer has accessed their app</w:t>
            </w:r>
          </w:p>
        </w:tc>
      </w:tr>
      <w:tr w:rsidR="000C5CB6" w:rsidRPr="0080605A" w14:paraId="5F22DA8B" w14:textId="77777777" w:rsidTr="00C061C8">
        <w:tc>
          <w:tcPr>
            <w:tcW w:w="2263" w:type="dxa"/>
          </w:tcPr>
          <w:p w14:paraId="2023C76C" w14:textId="759235FC" w:rsidR="000C5CB6" w:rsidRPr="00C061C8" w:rsidRDefault="000C5CB6" w:rsidP="00951A9C">
            <w:pPr>
              <w:rPr>
                <w:b/>
                <w:lang w:val="en-GB"/>
              </w:rPr>
            </w:pPr>
            <w:r>
              <w:rPr>
                <w:b/>
                <w:lang w:val="en-GB"/>
              </w:rPr>
              <w:t>Basic Flow</w:t>
            </w:r>
          </w:p>
        </w:tc>
        <w:tc>
          <w:tcPr>
            <w:tcW w:w="6232" w:type="dxa"/>
          </w:tcPr>
          <w:p w14:paraId="7D5883BB" w14:textId="54400951" w:rsidR="000C5CB6" w:rsidRDefault="000C5CB6" w:rsidP="00C061C8">
            <w:pPr>
              <w:pStyle w:val="ListParagraph"/>
              <w:numPr>
                <w:ilvl w:val="0"/>
                <w:numId w:val="51"/>
              </w:numPr>
              <w:rPr>
                <w:lang w:val="en-GB"/>
              </w:rPr>
            </w:pPr>
            <w:r>
              <w:rPr>
                <w:lang w:val="en-GB"/>
              </w:rPr>
              <w:t>In the homepage, the non-registered customer clicks the “Register” button.</w:t>
            </w:r>
          </w:p>
          <w:p w14:paraId="4BE28BE5" w14:textId="77777777" w:rsidR="00185BDA" w:rsidRDefault="000C5CB6">
            <w:pPr>
              <w:pStyle w:val="ListParagraph"/>
              <w:numPr>
                <w:ilvl w:val="0"/>
                <w:numId w:val="51"/>
              </w:numPr>
              <w:rPr>
                <w:ins w:id="759" w:author="asus" w:date="2020-12-18T11:08:00Z"/>
                <w:lang w:val="en-GB"/>
              </w:rPr>
            </w:pPr>
            <w:r>
              <w:rPr>
                <w:lang w:val="en-GB"/>
              </w:rPr>
              <w:t>The non-registered customer inserts their data</w:t>
            </w:r>
            <w:ins w:id="760" w:author="asus" w:date="2020-12-18T11:08:00Z">
              <w:r w:rsidR="00185BDA">
                <w:rPr>
                  <w:lang w:val="en-GB"/>
                </w:rPr>
                <w:t>.</w:t>
              </w:r>
            </w:ins>
          </w:p>
          <w:p w14:paraId="0F2C93E7" w14:textId="7D5BF568" w:rsidR="000C5CB6" w:rsidRDefault="000C5CB6" w:rsidP="00C061C8">
            <w:pPr>
              <w:pStyle w:val="ListParagraph"/>
              <w:numPr>
                <w:ilvl w:val="0"/>
                <w:numId w:val="51"/>
              </w:numPr>
              <w:rPr>
                <w:del w:id="761" w:author="asus" w:date="2020-12-18T11:08:00Z"/>
                <w:lang w:val="en-GB"/>
              </w:rPr>
            </w:pPr>
            <w:del w:id="762" w:author="asus" w:date="2020-12-18T11:08:00Z">
              <w:r>
                <w:rPr>
                  <w:lang w:val="en-GB"/>
                </w:rPr>
                <w:delText>: full name, birth date, username and a password.</w:delText>
              </w:r>
            </w:del>
          </w:p>
          <w:p w14:paraId="17A63A9A" w14:textId="38B2A300" w:rsidR="000C5CB6" w:rsidRPr="000C5CB6" w:rsidRDefault="000C5CB6" w:rsidP="00C061C8">
            <w:pPr>
              <w:pStyle w:val="ListParagraph"/>
              <w:numPr>
                <w:ilvl w:val="0"/>
                <w:numId w:val="51"/>
              </w:numPr>
              <w:rPr>
                <w:lang w:val="en-GB"/>
              </w:rPr>
            </w:pPr>
            <w:r>
              <w:rPr>
                <w:lang w:val="en-GB"/>
              </w:rPr>
              <w:t>The non-registered customer submits their data and completes registration</w:t>
            </w:r>
          </w:p>
        </w:tc>
      </w:tr>
      <w:tr w:rsidR="000C5CB6" w:rsidRPr="0080605A" w14:paraId="61348DC0" w14:textId="77777777" w:rsidTr="00C061C8">
        <w:tc>
          <w:tcPr>
            <w:tcW w:w="2263" w:type="dxa"/>
          </w:tcPr>
          <w:p w14:paraId="5726F3F7" w14:textId="540F4890" w:rsidR="000C5CB6" w:rsidRPr="00C061C8" w:rsidRDefault="000C5CB6" w:rsidP="00951A9C">
            <w:pPr>
              <w:rPr>
                <w:b/>
                <w:lang w:val="en-GB"/>
              </w:rPr>
            </w:pPr>
            <w:r>
              <w:rPr>
                <w:b/>
                <w:lang w:val="en-GB"/>
              </w:rPr>
              <w:t>Exit condition</w:t>
            </w:r>
          </w:p>
        </w:tc>
        <w:tc>
          <w:tcPr>
            <w:tcW w:w="6232" w:type="dxa"/>
          </w:tcPr>
          <w:p w14:paraId="0C6A3309" w14:textId="4B980BA4" w:rsidR="000C5CB6" w:rsidRDefault="000C5CB6" w:rsidP="00951A9C">
            <w:pPr>
              <w:rPr>
                <w:lang w:val="en-GB"/>
              </w:rPr>
            </w:pPr>
            <w:r>
              <w:rPr>
                <w:lang w:val="en-GB"/>
              </w:rPr>
              <w:t>Non-registered customer owns an active Customer account.</w:t>
            </w:r>
          </w:p>
        </w:tc>
      </w:tr>
      <w:tr w:rsidR="000C5CB6" w:rsidRPr="0080605A" w14:paraId="1C17AC81" w14:textId="77777777" w:rsidTr="000C5CB6">
        <w:tc>
          <w:tcPr>
            <w:tcW w:w="2263" w:type="dxa"/>
          </w:tcPr>
          <w:p w14:paraId="6D84F7ED" w14:textId="469814DF" w:rsidR="000C5CB6" w:rsidRPr="000C5CB6" w:rsidRDefault="000C5CB6" w:rsidP="00951A9C">
            <w:pPr>
              <w:rPr>
                <w:b/>
                <w:lang w:val="en-GB"/>
              </w:rPr>
            </w:pPr>
            <w:r w:rsidRPr="00C061C8">
              <w:rPr>
                <w:b/>
                <w:lang w:val="en-GB"/>
              </w:rPr>
              <w:t>Exception</w:t>
            </w:r>
          </w:p>
        </w:tc>
        <w:tc>
          <w:tcPr>
            <w:tcW w:w="6232" w:type="dxa"/>
          </w:tcPr>
          <w:p w14:paraId="0A3F7923" w14:textId="77777777" w:rsidR="000C5CB6" w:rsidRDefault="000C5CB6" w:rsidP="00951A9C">
            <w:pPr>
              <w:rPr>
                <w:lang w:val="en-GB"/>
              </w:rPr>
            </w:pPr>
            <w:r>
              <w:rPr>
                <w:lang w:val="en-GB"/>
              </w:rPr>
              <w:t>The user inputs invalid data. An error message is displayed.</w:t>
            </w:r>
          </w:p>
          <w:p w14:paraId="4822BC85" w14:textId="77777777" w:rsidR="000C5CB6" w:rsidRDefault="000C5CB6" w:rsidP="00951A9C">
            <w:pPr>
              <w:rPr>
                <w:lang w:val="en-GB"/>
              </w:rPr>
            </w:pPr>
          </w:p>
          <w:p w14:paraId="212824C7" w14:textId="50F8E60B" w:rsidR="000C5CB6" w:rsidRDefault="000C5CB6" w:rsidP="00951A9C">
            <w:pPr>
              <w:rPr>
                <w:lang w:val="en-GB"/>
              </w:rPr>
            </w:pPr>
            <w:r>
              <w:rPr>
                <w:lang w:val="en-GB"/>
              </w:rPr>
              <w:t>The user already owns an account with the inputted credentials. An error message is displayed.</w:t>
            </w:r>
          </w:p>
        </w:tc>
      </w:tr>
    </w:tbl>
    <w:p w14:paraId="049A20B1" w14:textId="6EA8CFAB" w:rsidR="00B8556C" w:rsidRDefault="00B8556C" w:rsidP="00B8556C">
      <w:pPr>
        <w:rPr>
          <w:lang w:val="en-GB"/>
        </w:rPr>
      </w:pPr>
    </w:p>
    <w:p w14:paraId="5D33D7D1" w14:textId="32EC5767" w:rsidR="00D85213" w:rsidRDefault="00D85213" w:rsidP="00D85213">
      <w:pPr>
        <w:pStyle w:val="Heading4"/>
        <w:rPr>
          <w:lang w:val="en-GB"/>
        </w:rPr>
      </w:pPr>
      <w:bookmarkStart w:id="763" w:name="_Toc59565377"/>
      <w:bookmarkStart w:id="764" w:name="_Toc59567815"/>
      <w:r>
        <w:rPr>
          <w:lang w:val="en-GB"/>
        </w:rPr>
        <w:t>User login</w:t>
      </w:r>
      <w:bookmarkEnd w:id="763"/>
      <w:bookmarkEnd w:id="764"/>
    </w:p>
    <w:p w14:paraId="2FE1DBB7" w14:textId="4C3A6CB4" w:rsidR="00D85213" w:rsidRDefault="00D85213" w:rsidP="00D85213">
      <w:pPr>
        <w:rPr>
          <w:lang w:val="en-GB"/>
        </w:rPr>
      </w:pPr>
      <w:r>
        <w:rPr>
          <w:lang w:val="en-GB"/>
        </w:rPr>
        <w:t>Actions on the system performed by users may be of different type</w:t>
      </w:r>
      <w:r w:rsidR="00DC4DCA">
        <w:rPr>
          <w:lang w:val="en-GB"/>
        </w:rPr>
        <w:t xml:space="preserve"> depending on the different category. Every user must log in.</w:t>
      </w:r>
    </w:p>
    <w:tbl>
      <w:tblPr>
        <w:tblStyle w:val="TableGrid"/>
        <w:tblW w:w="0" w:type="auto"/>
        <w:tblLook w:val="04A0" w:firstRow="1" w:lastRow="0" w:firstColumn="1" w:lastColumn="0" w:noHBand="0" w:noVBand="1"/>
      </w:tblPr>
      <w:tblGrid>
        <w:gridCol w:w="2263"/>
        <w:gridCol w:w="6232"/>
      </w:tblGrid>
      <w:tr w:rsidR="00DC4DCA" w14:paraId="3DB7E4D3" w14:textId="77777777" w:rsidTr="001C2B14">
        <w:tc>
          <w:tcPr>
            <w:tcW w:w="2263" w:type="dxa"/>
          </w:tcPr>
          <w:p w14:paraId="74613614" w14:textId="77777777" w:rsidR="00DC4DCA" w:rsidRPr="00945252" w:rsidRDefault="00DC4DCA" w:rsidP="001C2B14">
            <w:pPr>
              <w:rPr>
                <w:b/>
                <w:lang w:val="en-GB"/>
              </w:rPr>
            </w:pPr>
            <w:r>
              <w:rPr>
                <w:b/>
                <w:lang w:val="en-GB"/>
              </w:rPr>
              <w:t>Use case</w:t>
            </w:r>
          </w:p>
        </w:tc>
        <w:tc>
          <w:tcPr>
            <w:tcW w:w="6232" w:type="dxa"/>
          </w:tcPr>
          <w:p w14:paraId="50649513" w14:textId="77777777" w:rsidR="00DC4DCA" w:rsidRDefault="00DC4DCA" w:rsidP="001C2B14">
            <w:pPr>
              <w:rPr>
                <w:lang w:val="en-GB"/>
              </w:rPr>
            </w:pPr>
            <w:r>
              <w:rPr>
                <w:lang w:val="en-GB"/>
              </w:rPr>
              <w:t>User Login</w:t>
            </w:r>
          </w:p>
        </w:tc>
      </w:tr>
      <w:tr w:rsidR="00DC4DCA" w14:paraId="05C23C8C" w14:textId="77777777" w:rsidTr="001C2B14">
        <w:tc>
          <w:tcPr>
            <w:tcW w:w="2263" w:type="dxa"/>
          </w:tcPr>
          <w:p w14:paraId="52D25435" w14:textId="77777777" w:rsidR="00DC4DCA" w:rsidRPr="00945252" w:rsidRDefault="00DC4DCA" w:rsidP="001C2B14">
            <w:pPr>
              <w:rPr>
                <w:b/>
                <w:lang w:val="en-GB"/>
              </w:rPr>
            </w:pPr>
            <w:r>
              <w:rPr>
                <w:b/>
                <w:lang w:val="en-GB"/>
              </w:rPr>
              <w:t>Actor</w:t>
            </w:r>
          </w:p>
        </w:tc>
        <w:tc>
          <w:tcPr>
            <w:tcW w:w="6232" w:type="dxa"/>
          </w:tcPr>
          <w:p w14:paraId="69F5621F" w14:textId="77777777" w:rsidR="00DC4DCA" w:rsidRDefault="00DC4DCA" w:rsidP="001C2B14">
            <w:pPr>
              <w:rPr>
                <w:lang w:val="en-GB"/>
              </w:rPr>
            </w:pPr>
            <w:r>
              <w:rPr>
                <w:lang w:val="en-GB"/>
              </w:rPr>
              <w:t>User</w:t>
            </w:r>
          </w:p>
        </w:tc>
      </w:tr>
      <w:tr w:rsidR="00DC4DCA" w:rsidRPr="0080605A" w14:paraId="17023905" w14:textId="77777777" w:rsidTr="001C2B14">
        <w:tc>
          <w:tcPr>
            <w:tcW w:w="2263" w:type="dxa"/>
          </w:tcPr>
          <w:p w14:paraId="07996EF3" w14:textId="77777777" w:rsidR="00DC4DCA" w:rsidRPr="00945252" w:rsidRDefault="00DC4DCA" w:rsidP="001C2B14">
            <w:pPr>
              <w:rPr>
                <w:b/>
                <w:lang w:val="en-GB"/>
              </w:rPr>
            </w:pPr>
            <w:r>
              <w:rPr>
                <w:b/>
                <w:lang w:val="en-GB"/>
              </w:rPr>
              <w:t>Entry condition</w:t>
            </w:r>
          </w:p>
        </w:tc>
        <w:tc>
          <w:tcPr>
            <w:tcW w:w="6232" w:type="dxa"/>
          </w:tcPr>
          <w:p w14:paraId="24421A93" w14:textId="77777777" w:rsidR="00DC4DCA" w:rsidRPr="00ED0FAD" w:rsidRDefault="00DC4DCA" w:rsidP="001C2B14">
            <w:pPr>
              <w:rPr>
                <w:lang w:val="en-GB"/>
              </w:rPr>
            </w:pPr>
            <w:r w:rsidRPr="00ED0FAD">
              <w:rPr>
                <w:lang w:val="en-GB"/>
              </w:rPr>
              <w:t>A non-logged user o</w:t>
            </w:r>
            <w:r w:rsidRPr="009414DB">
              <w:rPr>
                <w:lang w:val="en-GB"/>
              </w:rPr>
              <w:t>pens the</w:t>
            </w:r>
            <w:r>
              <w:rPr>
                <w:lang w:val="en-GB"/>
              </w:rPr>
              <w:t xml:space="preserve"> app</w:t>
            </w:r>
          </w:p>
        </w:tc>
      </w:tr>
      <w:tr w:rsidR="00DC4DCA" w:rsidRPr="0080605A" w14:paraId="35F91426" w14:textId="77777777" w:rsidTr="001C2B14">
        <w:tc>
          <w:tcPr>
            <w:tcW w:w="2263" w:type="dxa"/>
          </w:tcPr>
          <w:p w14:paraId="4B523075" w14:textId="77777777" w:rsidR="00DC4DCA" w:rsidRPr="00945252" w:rsidRDefault="00DC4DCA" w:rsidP="001C2B14">
            <w:pPr>
              <w:rPr>
                <w:b/>
                <w:lang w:val="en-GB"/>
              </w:rPr>
            </w:pPr>
            <w:r>
              <w:rPr>
                <w:b/>
                <w:lang w:val="en-GB"/>
              </w:rPr>
              <w:t>Basic Flow</w:t>
            </w:r>
          </w:p>
        </w:tc>
        <w:tc>
          <w:tcPr>
            <w:tcW w:w="6232" w:type="dxa"/>
          </w:tcPr>
          <w:p w14:paraId="2B19E8D3" w14:textId="77777777" w:rsidR="00DC4DCA" w:rsidRDefault="00DC4DCA" w:rsidP="001C2B14">
            <w:pPr>
              <w:pStyle w:val="ListParagraph"/>
              <w:numPr>
                <w:ilvl w:val="0"/>
                <w:numId w:val="53"/>
              </w:numPr>
              <w:rPr>
                <w:lang w:val="en-GB"/>
              </w:rPr>
            </w:pPr>
            <w:r>
              <w:rPr>
                <w:lang w:val="en-GB"/>
              </w:rPr>
              <w:t>In the homepage, User clicks the “Login” button.</w:t>
            </w:r>
          </w:p>
          <w:p w14:paraId="1C05A4D8" w14:textId="77777777" w:rsidR="00DC4DCA" w:rsidRDefault="00DC4DCA" w:rsidP="001C2B14">
            <w:pPr>
              <w:pStyle w:val="ListParagraph"/>
              <w:numPr>
                <w:ilvl w:val="0"/>
                <w:numId w:val="53"/>
              </w:numPr>
              <w:rPr>
                <w:lang w:val="en-GB"/>
              </w:rPr>
            </w:pPr>
            <w:r>
              <w:rPr>
                <w:lang w:val="en-GB"/>
              </w:rPr>
              <w:t>User enters their username and password</w:t>
            </w:r>
          </w:p>
          <w:p w14:paraId="1F91C32B" w14:textId="77777777" w:rsidR="00DC4DCA" w:rsidRPr="00945252" w:rsidRDefault="00DC4DCA" w:rsidP="001C2B14">
            <w:pPr>
              <w:pStyle w:val="ListParagraph"/>
              <w:numPr>
                <w:ilvl w:val="0"/>
                <w:numId w:val="53"/>
              </w:numPr>
              <w:rPr>
                <w:lang w:val="en-GB"/>
              </w:rPr>
            </w:pPr>
            <w:r>
              <w:rPr>
                <w:lang w:val="en-GB"/>
              </w:rPr>
              <w:t>User clicks the “Log me in” button.</w:t>
            </w:r>
          </w:p>
        </w:tc>
      </w:tr>
      <w:tr w:rsidR="00DC4DCA" w:rsidRPr="0080605A" w14:paraId="0049412E" w14:textId="77777777" w:rsidTr="001C2B14">
        <w:tc>
          <w:tcPr>
            <w:tcW w:w="2263" w:type="dxa"/>
          </w:tcPr>
          <w:p w14:paraId="2F86D33E" w14:textId="77777777" w:rsidR="00DC4DCA" w:rsidRPr="00945252" w:rsidRDefault="00DC4DCA" w:rsidP="001C2B14">
            <w:pPr>
              <w:rPr>
                <w:b/>
                <w:lang w:val="en-GB"/>
              </w:rPr>
            </w:pPr>
            <w:r>
              <w:rPr>
                <w:b/>
                <w:lang w:val="en-GB"/>
              </w:rPr>
              <w:t>Exit condition</w:t>
            </w:r>
          </w:p>
        </w:tc>
        <w:tc>
          <w:tcPr>
            <w:tcW w:w="6232" w:type="dxa"/>
          </w:tcPr>
          <w:p w14:paraId="6262B867" w14:textId="77777777" w:rsidR="00DC4DCA" w:rsidRDefault="00DC4DCA" w:rsidP="001C2B14">
            <w:pPr>
              <w:rPr>
                <w:lang w:val="en-GB"/>
              </w:rPr>
            </w:pPr>
            <w:r>
              <w:rPr>
                <w:lang w:val="en-GB"/>
              </w:rPr>
              <w:t>User has successfully logged in and has access to the functionalities of their role.</w:t>
            </w:r>
          </w:p>
        </w:tc>
      </w:tr>
      <w:tr w:rsidR="00DC4DCA" w:rsidRPr="0080605A" w14:paraId="77F9F6A2" w14:textId="77777777" w:rsidTr="001C2B14">
        <w:tc>
          <w:tcPr>
            <w:tcW w:w="2263" w:type="dxa"/>
          </w:tcPr>
          <w:p w14:paraId="15563B8F" w14:textId="77777777" w:rsidR="00DC4DCA" w:rsidRPr="00945252" w:rsidRDefault="00DC4DCA" w:rsidP="001C2B14">
            <w:pPr>
              <w:rPr>
                <w:b/>
                <w:lang w:val="en-GB"/>
              </w:rPr>
            </w:pPr>
            <w:r w:rsidRPr="00945252">
              <w:rPr>
                <w:b/>
                <w:lang w:val="en-GB"/>
              </w:rPr>
              <w:t>Exception</w:t>
            </w:r>
          </w:p>
        </w:tc>
        <w:tc>
          <w:tcPr>
            <w:tcW w:w="6232" w:type="dxa"/>
          </w:tcPr>
          <w:p w14:paraId="2837991F" w14:textId="77777777" w:rsidR="00DC4DCA" w:rsidRDefault="00DC4DCA" w:rsidP="001C2B14">
            <w:pPr>
              <w:rPr>
                <w:lang w:val="en-GB"/>
              </w:rPr>
            </w:pPr>
            <w:r>
              <w:rPr>
                <w:lang w:val="en-GB"/>
              </w:rPr>
              <w:t>One between the username and password fields is invalid. An error message is displayed.</w:t>
            </w:r>
          </w:p>
        </w:tc>
      </w:tr>
    </w:tbl>
    <w:p w14:paraId="5C4EC1A0" w14:textId="3FED186F" w:rsidR="00951A9C" w:rsidRDefault="00951A9C" w:rsidP="003A0C47">
      <w:pPr>
        <w:pStyle w:val="Heading4"/>
        <w:rPr>
          <w:lang w:val="en-GB"/>
        </w:rPr>
      </w:pPr>
      <w:bookmarkStart w:id="765" w:name="_Toc56547552"/>
      <w:bookmarkStart w:id="766" w:name="_Toc59565378"/>
      <w:bookmarkStart w:id="767" w:name="_Toc59567816"/>
      <w:r>
        <w:rPr>
          <w:lang w:val="en-GB"/>
        </w:rPr>
        <w:t>Store manager sets parameters</w:t>
      </w:r>
      <w:bookmarkEnd w:id="765"/>
      <w:bookmarkEnd w:id="766"/>
      <w:bookmarkEnd w:id="767"/>
    </w:p>
    <w:p w14:paraId="07596D4E" w14:textId="0CAD21E2" w:rsidR="00ED0FAD" w:rsidRDefault="007E7039" w:rsidP="004D707F">
      <w:pPr>
        <w:rPr>
          <w:lang w:val="en-GB"/>
        </w:rPr>
      </w:pPr>
      <w:r>
        <w:rPr>
          <w:lang w:val="en-GB"/>
        </w:rPr>
        <w:t>The modification of parameters done by the store manager passes through its application, which is an important actor in this use case.</w:t>
      </w:r>
      <w:r w:rsidR="00DC4DCA" w:rsidDel="00DC4DCA">
        <w:rPr>
          <w:lang w:val="en-GB"/>
        </w:rPr>
        <w:t xml:space="preserve"> </w:t>
      </w:r>
    </w:p>
    <w:tbl>
      <w:tblPr>
        <w:tblStyle w:val="TableGrid"/>
        <w:tblW w:w="0" w:type="auto"/>
        <w:tblLook w:val="04A0" w:firstRow="1" w:lastRow="0" w:firstColumn="1" w:lastColumn="0" w:noHBand="0" w:noVBand="1"/>
      </w:tblPr>
      <w:tblGrid>
        <w:gridCol w:w="2263"/>
        <w:gridCol w:w="6232"/>
      </w:tblGrid>
      <w:tr w:rsidR="000C5CB6" w14:paraId="64129F23" w14:textId="77777777" w:rsidTr="000C5CB6">
        <w:tc>
          <w:tcPr>
            <w:tcW w:w="2263" w:type="dxa"/>
          </w:tcPr>
          <w:p w14:paraId="79CFA76F" w14:textId="77777777" w:rsidR="000C5CB6" w:rsidRPr="00945252" w:rsidRDefault="000C5CB6" w:rsidP="000C5CB6">
            <w:pPr>
              <w:rPr>
                <w:b/>
                <w:lang w:val="en-GB"/>
              </w:rPr>
            </w:pPr>
            <w:r>
              <w:rPr>
                <w:b/>
                <w:lang w:val="en-GB"/>
              </w:rPr>
              <w:t>Use case</w:t>
            </w:r>
          </w:p>
        </w:tc>
        <w:tc>
          <w:tcPr>
            <w:tcW w:w="6232" w:type="dxa"/>
          </w:tcPr>
          <w:p w14:paraId="2E573ED8" w14:textId="1600D248" w:rsidR="000C5CB6" w:rsidRDefault="000C5CB6" w:rsidP="000C5CB6">
            <w:pPr>
              <w:rPr>
                <w:lang w:val="en-GB"/>
              </w:rPr>
            </w:pPr>
            <w:r>
              <w:rPr>
                <w:lang w:val="en-GB"/>
              </w:rPr>
              <w:t>Store Manager Configuration</w:t>
            </w:r>
          </w:p>
        </w:tc>
      </w:tr>
      <w:tr w:rsidR="000C5CB6" w14:paraId="225356CB" w14:textId="77777777" w:rsidTr="000C5CB6">
        <w:tc>
          <w:tcPr>
            <w:tcW w:w="2263" w:type="dxa"/>
          </w:tcPr>
          <w:p w14:paraId="396FE42C" w14:textId="77777777" w:rsidR="000C5CB6" w:rsidRPr="00945252" w:rsidRDefault="000C5CB6" w:rsidP="000C5CB6">
            <w:pPr>
              <w:rPr>
                <w:b/>
                <w:lang w:val="en-GB"/>
              </w:rPr>
            </w:pPr>
            <w:r>
              <w:rPr>
                <w:b/>
                <w:lang w:val="en-GB"/>
              </w:rPr>
              <w:t>Actor</w:t>
            </w:r>
          </w:p>
        </w:tc>
        <w:tc>
          <w:tcPr>
            <w:tcW w:w="6232" w:type="dxa"/>
          </w:tcPr>
          <w:p w14:paraId="14913963" w14:textId="284D66C9" w:rsidR="000C5CB6" w:rsidRDefault="000C5CB6" w:rsidP="000C5CB6">
            <w:pPr>
              <w:rPr>
                <w:lang w:val="en-GB"/>
              </w:rPr>
            </w:pPr>
            <w:r>
              <w:rPr>
                <w:lang w:val="en-GB"/>
              </w:rPr>
              <w:t>Store Manager</w:t>
            </w:r>
          </w:p>
        </w:tc>
      </w:tr>
      <w:tr w:rsidR="000C5CB6" w:rsidRPr="0080605A" w14:paraId="7D9A8DDA" w14:textId="77777777" w:rsidTr="000C5CB6">
        <w:tc>
          <w:tcPr>
            <w:tcW w:w="2263" w:type="dxa"/>
          </w:tcPr>
          <w:p w14:paraId="72357CB0" w14:textId="77777777" w:rsidR="000C5CB6" w:rsidRPr="00945252" w:rsidRDefault="000C5CB6" w:rsidP="000C5CB6">
            <w:pPr>
              <w:rPr>
                <w:b/>
                <w:lang w:val="en-GB"/>
              </w:rPr>
            </w:pPr>
            <w:r>
              <w:rPr>
                <w:b/>
                <w:lang w:val="en-GB"/>
              </w:rPr>
              <w:t>Entry condition</w:t>
            </w:r>
          </w:p>
        </w:tc>
        <w:tc>
          <w:tcPr>
            <w:tcW w:w="6232" w:type="dxa"/>
          </w:tcPr>
          <w:p w14:paraId="08FD6F11" w14:textId="518148A9" w:rsidR="000C5CB6" w:rsidRDefault="00ED0FAD" w:rsidP="000C5CB6">
            <w:pPr>
              <w:rPr>
                <w:lang w:val="en-GB"/>
              </w:rPr>
            </w:pPr>
            <w:r>
              <w:rPr>
                <w:lang w:val="en-GB"/>
              </w:rPr>
              <w:t>A user is logged in as a Store Manager</w:t>
            </w:r>
          </w:p>
        </w:tc>
      </w:tr>
      <w:tr w:rsidR="000C5CB6" w:rsidRPr="0080605A" w14:paraId="2AB24414" w14:textId="77777777" w:rsidTr="000C5CB6">
        <w:tc>
          <w:tcPr>
            <w:tcW w:w="2263" w:type="dxa"/>
          </w:tcPr>
          <w:p w14:paraId="2D40EA9E" w14:textId="77777777" w:rsidR="000C5CB6" w:rsidRPr="00945252" w:rsidRDefault="000C5CB6" w:rsidP="000C5CB6">
            <w:pPr>
              <w:rPr>
                <w:b/>
                <w:lang w:val="en-GB"/>
              </w:rPr>
            </w:pPr>
            <w:r>
              <w:rPr>
                <w:b/>
                <w:lang w:val="en-GB"/>
              </w:rPr>
              <w:t>Basic Flow</w:t>
            </w:r>
          </w:p>
        </w:tc>
        <w:tc>
          <w:tcPr>
            <w:tcW w:w="6232" w:type="dxa"/>
          </w:tcPr>
          <w:p w14:paraId="2E758425" w14:textId="5DB3ADB6" w:rsidR="000C5CB6" w:rsidRDefault="000C5CB6" w:rsidP="000C5CB6">
            <w:pPr>
              <w:pStyle w:val="ListParagraph"/>
              <w:numPr>
                <w:ilvl w:val="0"/>
                <w:numId w:val="52"/>
              </w:numPr>
              <w:rPr>
                <w:lang w:val="en-GB"/>
              </w:rPr>
            </w:pPr>
            <w:r>
              <w:rPr>
                <w:lang w:val="en-GB"/>
              </w:rPr>
              <w:t xml:space="preserve">In the homepage, the </w:t>
            </w:r>
            <w:r w:rsidR="00ED0FAD">
              <w:rPr>
                <w:lang w:val="en-GB"/>
              </w:rPr>
              <w:t xml:space="preserve">Store Manager </w:t>
            </w:r>
            <w:r w:rsidR="00983E18">
              <w:rPr>
                <w:lang w:val="en-GB"/>
              </w:rPr>
              <w:t>enters the Configuration section of the app.</w:t>
            </w:r>
          </w:p>
          <w:p w14:paraId="1220AA39" w14:textId="158FA417" w:rsidR="00983E18" w:rsidRDefault="00983E18" w:rsidP="000C5CB6">
            <w:pPr>
              <w:pStyle w:val="ListParagraph"/>
              <w:numPr>
                <w:ilvl w:val="0"/>
                <w:numId w:val="52"/>
              </w:numPr>
              <w:rPr>
                <w:ins w:id="768" w:author="asus" w:date="2020-12-18T10:34:00Z"/>
                <w:lang w:val="en-GB"/>
              </w:rPr>
            </w:pPr>
            <w:r>
              <w:rPr>
                <w:lang w:val="en-GB"/>
              </w:rPr>
              <w:t>Store Manager selects the store whose parameters he wishes to change.</w:t>
            </w:r>
          </w:p>
          <w:p w14:paraId="28D343A4" w14:textId="2F6AEDA0" w:rsidR="00B46F88" w:rsidRDefault="00B46F88" w:rsidP="000C5CB6">
            <w:pPr>
              <w:pStyle w:val="ListParagraph"/>
              <w:numPr>
                <w:ilvl w:val="0"/>
                <w:numId w:val="52"/>
              </w:numPr>
              <w:rPr>
                <w:lang w:val="en-GB"/>
              </w:rPr>
            </w:pPr>
            <w:ins w:id="769" w:author="asus" w:date="2020-12-18T10:34:00Z">
              <w:r>
                <w:rPr>
                  <w:lang w:val="en-GB"/>
                </w:rPr>
                <w:t>The system displays a</w:t>
              </w:r>
            </w:ins>
            <w:ins w:id="770" w:author="asus" w:date="2020-12-18T10:35:00Z">
              <w:r>
                <w:rPr>
                  <w:lang w:val="en-GB"/>
                </w:rPr>
                <w:t>n overview of the current parameters of the selected store.</w:t>
              </w:r>
            </w:ins>
          </w:p>
          <w:p w14:paraId="6D5B43A0" w14:textId="6FCC1FA1" w:rsidR="000C5CB6" w:rsidRDefault="000C5CB6" w:rsidP="000C5CB6">
            <w:pPr>
              <w:pStyle w:val="ListParagraph"/>
              <w:numPr>
                <w:ilvl w:val="0"/>
                <w:numId w:val="52"/>
              </w:numPr>
              <w:rPr>
                <w:lang w:val="en-GB"/>
              </w:rPr>
            </w:pPr>
            <w:r>
              <w:rPr>
                <w:lang w:val="en-GB"/>
              </w:rPr>
              <w:t xml:space="preserve">The </w:t>
            </w:r>
            <w:r w:rsidR="00ED0FAD">
              <w:rPr>
                <w:lang w:val="en-GB"/>
              </w:rPr>
              <w:t>Store Manager selects and modifies the following parameters: maximum number of people allowed in a sector, maximum duration of a visit, length of time slots and opening/closing hours</w:t>
            </w:r>
            <w:r w:rsidR="00A05B9A">
              <w:rPr>
                <w:lang w:val="en-GB"/>
              </w:rPr>
              <w:t xml:space="preserve">, maximum </w:t>
            </w:r>
            <w:r w:rsidR="007506B9">
              <w:rPr>
                <w:lang w:val="en-GB"/>
              </w:rPr>
              <w:t>people in one group for a booking</w:t>
            </w:r>
            <w:r w:rsidR="00ED0FAD">
              <w:rPr>
                <w:lang w:val="en-GB"/>
              </w:rPr>
              <w:t>.</w:t>
            </w:r>
            <w:ins w:id="771" w:author="asus" w:date="2020-12-18T10:35:00Z">
              <w:r w:rsidR="00B46F88">
                <w:rPr>
                  <w:lang w:val="en-GB"/>
                </w:rPr>
                <w:t xml:space="preserve"> Subsets of such parameters can be modified as well.</w:t>
              </w:r>
            </w:ins>
          </w:p>
          <w:p w14:paraId="613E3634" w14:textId="1FC9F370" w:rsidR="000C5CB6" w:rsidRPr="00945252" w:rsidRDefault="000C5CB6">
            <w:pPr>
              <w:pStyle w:val="ListParagraph"/>
              <w:numPr>
                <w:ilvl w:val="0"/>
                <w:numId w:val="52"/>
              </w:numPr>
              <w:rPr>
                <w:lang w:val="en-GB"/>
              </w:rPr>
            </w:pPr>
            <w:r>
              <w:rPr>
                <w:lang w:val="en-GB"/>
              </w:rPr>
              <w:t xml:space="preserve">The </w:t>
            </w:r>
            <w:r w:rsidR="00ED0FAD">
              <w:rPr>
                <w:lang w:val="en-GB"/>
              </w:rPr>
              <w:t>Store Manager confirms their submission.</w:t>
            </w:r>
          </w:p>
        </w:tc>
      </w:tr>
      <w:tr w:rsidR="000C5CB6" w:rsidRPr="0080605A" w14:paraId="6F4944E6" w14:textId="77777777" w:rsidTr="000C5CB6">
        <w:tc>
          <w:tcPr>
            <w:tcW w:w="2263" w:type="dxa"/>
          </w:tcPr>
          <w:p w14:paraId="13EA8F48" w14:textId="77777777" w:rsidR="000C5CB6" w:rsidRPr="00945252" w:rsidRDefault="000C5CB6" w:rsidP="000C5CB6">
            <w:pPr>
              <w:rPr>
                <w:b/>
                <w:lang w:val="en-GB"/>
              </w:rPr>
            </w:pPr>
            <w:r>
              <w:rPr>
                <w:b/>
                <w:lang w:val="en-GB"/>
              </w:rPr>
              <w:t>Exit condition</w:t>
            </w:r>
          </w:p>
        </w:tc>
        <w:tc>
          <w:tcPr>
            <w:tcW w:w="6232" w:type="dxa"/>
          </w:tcPr>
          <w:p w14:paraId="288772BB" w14:textId="04F565DA" w:rsidR="000C5CB6" w:rsidRDefault="00ED0FAD" w:rsidP="000C5CB6">
            <w:pPr>
              <w:rPr>
                <w:lang w:val="en-GB"/>
              </w:rPr>
            </w:pPr>
            <w:r>
              <w:rPr>
                <w:lang w:val="en-GB"/>
              </w:rPr>
              <w:t>The value of the parameters selected by the Store Manager are set to the values that were chosen.</w:t>
            </w:r>
          </w:p>
        </w:tc>
      </w:tr>
      <w:tr w:rsidR="000C5CB6" w:rsidRPr="0080605A" w14:paraId="424BFC98" w14:textId="77777777" w:rsidTr="000C5CB6">
        <w:tc>
          <w:tcPr>
            <w:tcW w:w="2263" w:type="dxa"/>
          </w:tcPr>
          <w:p w14:paraId="68E52B01" w14:textId="77777777" w:rsidR="000C5CB6" w:rsidRPr="00945252" w:rsidRDefault="000C5CB6" w:rsidP="000C5CB6">
            <w:pPr>
              <w:rPr>
                <w:b/>
                <w:lang w:val="en-GB"/>
              </w:rPr>
            </w:pPr>
            <w:r w:rsidRPr="00945252">
              <w:rPr>
                <w:b/>
                <w:lang w:val="en-GB"/>
              </w:rPr>
              <w:t>Exception</w:t>
            </w:r>
          </w:p>
        </w:tc>
        <w:tc>
          <w:tcPr>
            <w:tcW w:w="6232" w:type="dxa"/>
          </w:tcPr>
          <w:p w14:paraId="6307EE40" w14:textId="3A6D2B18" w:rsidR="000C5CB6" w:rsidRDefault="000C5CB6">
            <w:pPr>
              <w:rPr>
                <w:lang w:val="en-GB"/>
              </w:rPr>
            </w:pPr>
            <w:r>
              <w:rPr>
                <w:lang w:val="en-GB"/>
              </w:rPr>
              <w:t xml:space="preserve">The </w:t>
            </w:r>
            <w:r w:rsidR="00ED0FAD">
              <w:rPr>
                <w:lang w:val="en-GB"/>
              </w:rPr>
              <w:t>Store Manager inputs invalid data. An error message is displayed.</w:t>
            </w:r>
          </w:p>
        </w:tc>
      </w:tr>
    </w:tbl>
    <w:p w14:paraId="74EE0BC2" w14:textId="77777777" w:rsidR="000C5CB6" w:rsidRDefault="000C5CB6" w:rsidP="00951A9C">
      <w:pPr>
        <w:rPr>
          <w:lang w:val="en-GB"/>
        </w:rPr>
      </w:pPr>
    </w:p>
    <w:p w14:paraId="4D66C1A1" w14:textId="5E9A8FD0" w:rsidR="00951A9C" w:rsidRDefault="00951A9C" w:rsidP="003A0C47">
      <w:pPr>
        <w:pStyle w:val="Heading4"/>
        <w:rPr>
          <w:lang w:val="en-GB"/>
        </w:rPr>
      </w:pPr>
      <w:bookmarkStart w:id="772" w:name="_Toc56547553"/>
      <w:bookmarkStart w:id="773" w:name="_Toc59565379"/>
      <w:bookmarkStart w:id="774" w:name="_Toc59567817"/>
      <w:r>
        <w:rPr>
          <w:lang w:val="en-GB"/>
        </w:rPr>
        <w:t>Notifications</w:t>
      </w:r>
      <w:bookmarkEnd w:id="772"/>
      <w:bookmarkEnd w:id="773"/>
      <w:bookmarkEnd w:id="774"/>
    </w:p>
    <w:p w14:paraId="76DAD65F" w14:textId="1DF75734" w:rsidR="00BF2C24" w:rsidRDefault="00BF2C24" w:rsidP="00951A9C">
      <w:pPr>
        <w:rPr>
          <w:lang w:val="en-GB"/>
        </w:rPr>
      </w:pPr>
      <w:r>
        <w:rPr>
          <w:lang w:val="en-GB"/>
        </w:rPr>
        <w:t xml:space="preserve">Notification is the process </w:t>
      </w:r>
      <w:r w:rsidR="00286D53">
        <w:rPr>
          <w:lang w:val="en-GB"/>
        </w:rPr>
        <w:t>of the system intended to notify the user about a free slot or about the necessity of getting out to reach the grocery store in time.</w:t>
      </w:r>
    </w:p>
    <w:tbl>
      <w:tblPr>
        <w:tblStyle w:val="TableGrid"/>
        <w:tblW w:w="0" w:type="auto"/>
        <w:tblLook w:val="04A0" w:firstRow="1" w:lastRow="0" w:firstColumn="1" w:lastColumn="0" w:noHBand="0" w:noVBand="1"/>
      </w:tblPr>
      <w:tblGrid>
        <w:gridCol w:w="2263"/>
        <w:gridCol w:w="6232"/>
      </w:tblGrid>
      <w:tr w:rsidR="00E42E8D" w14:paraId="29CBC60A" w14:textId="77777777" w:rsidTr="007C324F">
        <w:tc>
          <w:tcPr>
            <w:tcW w:w="2263" w:type="dxa"/>
          </w:tcPr>
          <w:p w14:paraId="68D0861A" w14:textId="77777777" w:rsidR="00E42E8D" w:rsidRPr="00945252" w:rsidRDefault="00E42E8D" w:rsidP="007C324F">
            <w:pPr>
              <w:rPr>
                <w:b/>
                <w:lang w:val="en-GB"/>
              </w:rPr>
            </w:pPr>
            <w:r>
              <w:rPr>
                <w:b/>
                <w:lang w:val="en-GB"/>
              </w:rPr>
              <w:t>Use case</w:t>
            </w:r>
          </w:p>
        </w:tc>
        <w:tc>
          <w:tcPr>
            <w:tcW w:w="6232" w:type="dxa"/>
          </w:tcPr>
          <w:p w14:paraId="22B58C15" w14:textId="54608950" w:rsidR="00E42E8D" w:rsidRDefault="00E42E8D">
            <w:pPr>
              <w:rPr>
                <w:lang w:val="en-GB"/>
              </w:rPr>
            </w:pPr>
            <w:r>
              <w:rPr>
                <w:lang w:val="en-GB"/>
              </w:rPr>
              <w:t>Receive Move Notification</w:t>
            </w:r>
          </w:p>
        </w:tc>
      </w:tr>
      <w:tr w:rsidR="00E42E8D" w14:paraId="3F44AAF4" w14:textId="77777777" w:rsidTr="007C324F">
        <w:tc>
          <w:tcPr>
            <w:tcW w:w="2263" w:type="dxa"/>
          </w:tcPr>
          <w:p w14:paraId="09794142" w14:textId="77777777" w:rsidR="00E42E8D" w:rsidRPr="00945252" w:rsidRDefault="00E42E8D" w:rsidP="007C324F">
            <w:pPr>
              <w:rPr>
                <w:b/>
                <w:lang w:val="en-GB"/>
              </w:rPr>
            </w:pPr>
            <w:r>
              <w:rPr>
                <w:b/>
                <w:lang w:val="en-GB"/>
              </w:rPr>
              <w:t>Actor</w:t>
            </w:r>
          </w:p>
        </w:tc>
        <w:tc>
          <w:tcPr>
            <w:tcW w:w="6232" w:type="dxa"/>
          </w:tcPr>
          <w:p w14:paraId="0BC9295E" w14:textId="7E0EE302" w:rsidR="00E42E8D" w:rsidRDefault="00E42E8D" w:rsidP="007C324F">
            <w:pPr>
              <w:rPr>
                <w:lang w:val="en-GB"/>
              </w:rPr>
            </w:pPr>
            <w:r>
              <w:rPr>
                <w:lang w:val="en-GB"/>
              </w:rPr>
              <w:t>Customer</w:t>
            </w:r>
          </w:p>
        </w:tc>
      </w:tr>
      <w:tr w:rsidR="00E42E8D" w:rsidRPr="0080605A" w14:paraId="07364ACB" w14:textId="77777777" w:rsidTr="007C324F">
        <w:tc>
          <w:tcPr>
            <w:tcW w:w="2263" w:type="dxa"/>
          </w:tcPr>
          <w:p w14:paraId="485F2822" w14:textId="77777777" w:rsidR="00E42E8D" w:rsidRPr="00945252" w:rsidRDefault="00E42E8D" w:rsidP="007C324F">
            <w:pPr>
              <w:rPr>
                <w:b/>
                <w:lang w:val="en-GB"/>
              </w:rPr>
            </w:pPr>
            <w:r>
              <w:rPr>
                <w:b/>
                <w:lang w:val="en-GB"/>
              </w:rPr>
              <w:t>Entry condition</w:t>
            </w:r>
          </w:p>
        </w:tc>
        <w:tc>
          <w:tcPr>
            <w:tcW w:w="6232" w:type="dxa"/>
          </w:tcPr>
          <w:p w14:paraId="059383DC" w14:textId="36CEB525" w:rsidR="00E42E8D" w:rsidRDefault="00E42E8D">
            <w:pPr>
              <w:rPr>
                <w:lang w:val="en-GB"/>
              </w:rPr>
            </w:pPr>
            <w:r>
              <w:rPr>
                <w:lang w:val="en-GB"/>
              </w:rPr>
              <w:t xml:space="preserve">Customer has a valid digital ticket for a store and is queuing </w:t>
            </w:r>
          </w:p>
        </w:tc>
      </w:tr>
      <w:tr w:rsidR="00E42E8D" w:rsidRPr="0080605A" w14:paraId="176B9AF5" w14:textId="77777777" w:rsidTr="007C324F">
        <w:tc>
          <w:tcPr>
            <w:tcW w:w="2263" w:type="dxa"/>
          </w:tcPr>
          <w:p w14:paraId="48E0063E" w14:textId="77777777" w:rsidR="00E42E8D" w:rsidRPr="00945252" w:rsidRDefault="00E42E8D" w:rsidP="007C324F">
            <w:pPr>
              <w:rPr>
                <w:b/>
                <w:lang w:val="en-GB"/>
              </w:rPr>
            </w:pPr>
            <w:r>
              <w:rPr>
                <w:b/>
                <w:lang w:val="en-GB"/>
              </w:rPr>
              <w:t>Basic Flow</w:t>
            </w:r>
          </w:p>
        </w:tc>
        <w:tc>
          <w:tcPr>
            <w:tcW w:w="6232" w:type="dxa"/>
          </w:tcPr>
          <w:p w14:paraId="6FE918E9" w14:textId="77777777" w:rsidR="00E42E8D" w:rsidRDefault="00E42E8D" w:rsidP="00E42E8D">
            <w:pPr>
              <w:pStyle w:val="ListParagraph"/>
              <w:numPr>
                <w:ilvl w:val="0"/>
                <w:numId w:val="58"/>
              </w:numPr>
              <w:rPr>
                <w:lang w:val="en-GB"/>
              </w:rPr>
            </w:pPr>
            <w:r>
              <w:rPr>
                <w:lang w:val="en-GB"/>
              </w:rPr>
              <w:t>Customer receives a notification telling them that it is time to go to the store.</w:t>
            </w:r>
          </w:p>
          <w:p w14:paraId="4E75C74C" w14:textId="51B76AE7" w:rsidR="00E42E8D" w:rsidRPr="00945252" w:rsidRDefault="00E42E8D" w:rsidP="00E42E8D">
            <w:pPr>
              <w:pStyle w:val="ListParagraph"/>
              <w:numPr>
                <w:ilvl w:val="0"/>
                <w:numId w:val="58"/>
              </w:numPr>
              <w:rPr>
                <w:lang w:val="en-GB"/>
              </w:rPr>
            </w:pPr>
            <w:r>
              <w:rPr>
                <w:lang w:val="en-GB"/>
              </w:rPr>
              <w:t>Customer clicks ok and starts travelling to the store.</w:t>
            </w:r>
          </w:p>
        </w:tc>
      </w:tr>
      <w:tr w:rsidR="00E42E8D" w:rsidRPr="0080605A" w14:paraId="574B1FEE" w14:textId="77777777" w:rsidTr="007C324F">
        <w:tc>
          <w:tcPr>
            <w:tcW w:w="2263" w:type="dxa"/>
          </w:tcPr>
          <w:p w14:paraId="16247582" w14:textId="77777777" w:rsidR="00E42E8D" w:rsidRPr="00945252" w:rsidRDefault="00E42E8D" w:rsidP="007C324F">
            <w:pPr>
              <w:rPr>
                <w:b/>
                <w:lang w:val="en-GB"/>
              </w:rPr>
            </w:pPr>
            <w:r>
              <w:rPr>
                <w:b/>
                <w:lang w:val="en-GB"/>
              </w:rPr>
              <w:t>Exit condition</w:t>
            </w:r>
          </w:p>
        </w:tc>
        <w:tc>
          <w:tcPr>
            <w:tcW w:w="6232" w:type="dxa"/>
          </w:tcPr>
          <w:p w14:paraId="0FBCC12A" w14:textId="3B122788" w:rsidR="00E42E8D" w:rsidRDefault="00E42E8D" w:rsidP="007C324F">
            <w:pPr>
              <w:rPr>
                <w:lang w:val="en-GB"/>
              </w:rPr>
            </w:pPr>
            <w:r>
              <w:rPr>
                <w:lang w:val="en-GB"/>
              </w:rPr>
              <w:t>Customer knows that it is time to get to the store.</w:t>
            </w:r>
          </w:p>
        </w:tc>
      </w:tr>
      <w:tr w:rsidR="00E42E8D" w14:paraId="30AFBEB4" w14:textId="77777777" w:rsidTr="007C324F">
        <w:tc>
          <w:tcPr>
            <w:tcW w:w="2263" w:type="dxa"/>
          </w:tcPr>
          <w:p w14:paraId="7814C5B9" w14:textId="77777777" w:rsidR="00E42E8D" w:rsidRPr="00945252" w:rsidRDefault="00E42E8D" w:rsidP="007C324F">
            <w:pPr>
              <w:rPr>
                <w:b/>
                <w:lang w:val="en-GB"/>
              </w:rPr>
            </w:pPr>
            <w:r w:rsidRPr="00945252">
              <w:rPr>
                <w:b/>
                <w:lang w:val="en-GB"/>
              </w:rPr>
              <w:t>Exception</w:t>
            </w:r>
          </w:p>
        </w:tc>
        <w:tc>
          <w:tcPr>
            <w:tcW w:w="6232" w:type="dxa"/>
          </w:tcPr>
          <w:p w14:paraId="058093B8" w14:textId="0C3F2D6D" w:rsidR="00E42E8D" w:rsidRDefault="00E42E8D" w:rsidP="007C324F">
            <w:pPr>
              <w:rPr>
                <w:lang w:val="en-GB"/>
              </w:rPr>
            </w:pPr>
          </w:p>
        </w:tc>
      </w:tr>
    </w:tbl>
    <w:p w14:paraId="34D930BF" w14:textId="37514F61" w:rsidR="00E42E8D" w:rsidRDefault="00E42E8D" w:rsidP="00951A9C">
      <w:pPr>
        <w:rPr>
          <w:lang w:val="en-GB"/>
        </w:rPr>
      </w:pPr>
    </w:p>
    <w:tbl>
      <w:tblPr>
        <w:tblStyle w:val="TableGrid"/>
        <w:tblW w:w="0" w:type="auto"/>
        <w:tblLook w:val="04A0" w:firstRow="1" w:lastRow="0" w:firstColumn="1" w:lastColumn="0" w:noHBand="0" w:noVBand="1"/>
      </w:tblPr>
      <w:tblGrid>
        <w:gridCol w:w="2263"/>
        <w:gridCol w:w="6232"/>
      </w:tblGrid>
      <w:tr w:rsidR="00E42E8D" w14:paraId="524983BD" w14:textId="77777777" w:rsidTr="007C324F">
        <w:tc>
          <w:tcPr>
            <w:tcW w:w="2263" w:type="dxa"/>
          </w:tcPr>
          <w:p w14:paraId="6F9568B0" w14:textId="77777777" w:rsidR="00E42E8D" w:rsidRPr="00945252" w:rsidRDefault="00E42E8D" w:rsidP="007C324F">
            <w:pPr>
              <w:rPr>
                <w:b/>
                <w:lang w:val="en-GB"/>
              </w:rPr>
            </w:pPr>
            <w:r>
              <w:rPr>
                <w:b/>
                <w:lang w:val="en-GB"/>
              </w:rPr>
              <w:t>Use case</w:t>
            </w:r>
          </w:p>
        </w:tc>
        <w:tc>
          <w:tcPr>
            <w:tcW w:w="6232" w:type="dxa"/>
          </w:tcPr>
          <w:p w14:paraId="51DE254B" w14:textId="1680AF16" w:rsidR="00E42E8D" w:rsidRDefault="00E42E8D">
            <w:pPr>
              <w:rPr>
                <w:lang w:val="en-GB"/>
              </w:rPr>
            </w:pPr>
            <w:r>
              <w:rPr>
                <w:lang w:val="en-GB"/>
              </w:rPr>
              <w:t>Receive Periodic Notification</w:t>
            </w:r>
          </w:p>
        </w:tc>
      </w:tr>
      <w:tr w:rsidR="00E42E8D" w14:paraId="56C5E845" w14:textId="77777777" w:rsidTr="007C324F">
        <w:tc>
          <w:tcPr>
            <w:tcW w:w="2263" w:type="dxa"/>
          </w:tcPr>
          <w:p w14:paraId="694FCD2A" w14:textId="77777777" w:rsidR="00E42E8D" w:rsidRPr="00945252" w:rsidRDefault="00E42E8D" w:rsidP="007C324F">
            <w:pPr>
              <w:rPr>
                <w:b/>
                <w:lang w:val="en-GB"/>
              </w:rPr>
            </w:pPr>
            <w:r>
              <w:rPr>
                <w:b/>
                <w:lang w:val="en-GB"/>
              </w:rPr>
              <w:t>Actor</w:t>
            </w:r>
          </w:p>
        </w:tc>
        <w:tc>
          <w:tcPr>
            <w:tcW w:w="6232" w:type="dxa"/>
          </w:tcPr>
          <w:p w14:paraId="357EA67D" w14:textId="77777777" w:rsidR="00E42E8D" w:rsidRDefault="00E42E8D" w:rsidP="007C324F">
            <w:pPr>
              <w:rPr>
                <w:lang w:val="en-GB"/>
              </w:rPr>
            </w:pPr>
            <w:r>
              <w:rPr>
                <w:lang w:val="en-GB"/>
              </w:rPr>
              <w:t>Customer</w:t>
            </w:r>
          </w:p>
        </w:tc>
      </w:tr>
      <w:tr w:rsidR="00E42E8D" w:rsidRPr="0080605A" w14:paraId="4C4DA970" w14:textId="77777777" w:rsidTr="007C324F">
        <w:tc>
          <w:tcPr>
            <w:tcW w:w="2263" w:type="dxa"/>
          </w:tcPr>
          <w:p w14:paraId="016C7743" w14:textId="77777777" w:rsidR="00E42E8D" w:rsidRPr="00945252" w:rsidRDefault="00E42E8D" w:rsidP="007C324F">
            <w:pPr>
              <w:rPr>
                <w:b/>
                <w:lang w:val="en-GB"/>
              </w:rPr>
            </w:pPr>
            <w:r>
              <w:rPr>
                <w:b/>
                <w:lang w:val="en-GB"/>
              </w:rPr>
              <w:t>Entry condition</w:t>
            </w:r>
          </w:p>
        </w:tc>
        <w:tc>
          <w:tcPr>
            <w:tcW w:w="6232" w:type="dxa"/>
          </w:tcPr>
          <w:p w14:paraId="3927F0CD" w14:textId="68CE3628" w:rsidR="00E42E8D" w:rsidRDefault="00E42E8D">
            <w:pPr>
              <w:rPr>
                <w:lang w:val="en-GB"/>
              </w:rPr>
            </w:pPr>
            <w:r>
              <w:rPr>
                <w:lang w:val="en-GB"/>
              </w:rPr>
              <w:t>Customer has logged in their account</w:t>
            </w:r>
          </w:p>
        </w:tc>
      </w:tr>
      <w:tr w:rsidR="00E42E8D" w:rsidRPr="0080605A" w14:paraId="0702C288" w14:textId="77777777" w:rsidTr="007C324F">
        <w:tc>
          <w:tcPr>
            <w:tcW w:w="2263" w:type="dxa"/>
          </w:tcPr>
          <w:p w14:paraId="5A69FF22" w14:textId="77777777" w:rsidR="00E42E8D" w:rsidRPr="00945252" w:rsidRDefault="00E42E8D" w:rsidP="007C324F">
            <w:pPr>
              <w:rPr>
                <w:b/>
                <w:lang w:val="en-GB"/>
              </w:rPr>
            </w:pPr>
            <w:r>
              <w:rPr>
                <w:b/>
                <w:lang w:val="en-GB"/>
              </w:rPr>
              <w:t>Basic Flow</w:t>
            </w:r>
          </w:p>
        </w:tc>
        <w:tc>
          <w:tcPr>
            <w:tcW w:w="6232" w:type="dxa"/>
          </w:tcPr>
          <w:p w14:paraId="3572C132" w14:textId="77777777" w:rsidR="00E42E8D" w:rsidRDefault="00E42E8D">
            <w:pPr>
              <w:pStyle w:val="ListParagraph"/>
              <w:numPr>
                <w:ilvl w:val="0"/>
                <w:numId w:val="59"/>
              </w:numPr>
              <w:rPr>
                <w:lang w:val="en-GB"/>
              </w:rPr>
            </w:pPr>
            <w:r>
              <w:rPr>
                <w:lang w:val="en-GB"/>
              </w:rPr>
              <w:t xml:space="preserve">Customer receives a notification with a list of some available stores in their area. </w:t>
            </w:r>
          </w:p>
          <w:p w14:paraId="1C8DCD1E" w14:textId="05F605E0" w:rsidR="00E42E8D" w:rsidRPr="00945252" w:rsidRDefault="00E42E8D">
            <w:pPr>
              <w:pStyle w:val="ListParagraph"/>
              <w:numPr>
                <w:ilvl w:val="0"/>
                <w:numId w:val="59"/>
              </w:numPr>
              <w:rPr>
                <w:lang w:val="en-GB"/>
              </w:rPr>
            </w:pPr>
            <w:r>
              <w:rPr>
                <w:lang w:val="en-GB"/>
              </w:rPr>
              <w:t>Customer clicks on the notification.</w:t>
            </w:r>
          </w:p>
        </w:tc>
      </w:tr>
      <w:tr w:rsidR="00E42E8D" w:rsidRPr="0080605A" w14:paraId="4A5A6321" w14:textId="77777777" w:rsidTr="007C324F">
        <w:tc>
          <w:tcPr>
            <w:tcW w:w="2263" w:type="dxa"/>
          </w:tcPr>
          <w:p w14:paraId="0FED8B97" w14:textId="77777777" w:rsidR="00E42E8D" w:rsidRPr="00945252" w:rsidRDefault="00E42E8D" w:rsidP="007C324F">
            <w:pPr>
              <w:rPr>
                <w:b/>
                <w:lang w:val="en-GB"/>
              </w:rPr>
            </w:pPr>
            <w:r>
              <w:rPr>
                <w:b/>
                <w:lang w:val="en-GB"/>
              </w:rPr>
              <w:t>Exit condition</w:t>
            </w:r>
          </w:p>
        </w:tc>
        <w:tc>
          <w:tcPr>
            <w:tcW w:w="6232" w:type="dxa"/>
          </w:tcPr>
          <w:p w14:paraId="2710CB77" w14:textId="6988EA6F" w:rsidR="00E42E8D" w:rsidRDefault="00E42E8D">
            <w:pPr>
              <w:rPr>
                <w:lang w:val="en-GB"/>
              </w:rPr>
            </w:pPr>
            <w:r>
              <w:rPr>
                <w:lang w:val="en-GB"/>
              </w:rPr>
              <w:t>Customer is redirected to the Book a Visit use case</w:t>
            </w:r>
          </w:p>
        </w:tc>
      </w:tr>
      <w:tr w:rsidR="00E42E8D" w14:paraId="1F3FB45A" w14:textId="77777777" w:rsidTr="007C324F">
        <w:tc>
          <w:tcPr>
            <w:tcW w:w="2263" w:type="dxa"/>
          </w:tcPr>
          <w:p w14:paraId="0899CD19" w14:textId="77777777" w:rsidR="00E42E8D" w:rsidRPr="00945252" w:rsidRDefault="00E42E8D" w:rsidP="007C324F">
            <w:pPr>
              <w:rPr>
                <w:b/>
                <w:lang w:val="en-GB"/>
              </w:rPr>
            </w:pPr>
            <w:r w:rsidRPr="00945252">
              <w:rPr>
                <w:b/>
                <w:lang w:val="en-GB"/>
              </w:rPr>
              <w:t>Exception</w:t>
            </w:r>
          </w:p>
        </w:tc>
        <w:tc>
          <w:tcPr>
            <w:tcW w:w="6232" w:type="dxa"/>
          </w:tcPr>
          <w:p w14:paraId="0F5DDEF9" w14:textId="385511A3" w:rsidR="00E42E8D" w:rsidRDefault="00E42E8D" w:rsidP="007C324F">
            <w:pPr>
              <w:rPr>
                <w:lang w:val="en-GB"/>
              </w:rPr>
            </w:pPr>
            <w:r>
              <w:rPr>
                <w:lang w:val="en-GB"/>
              </w:rPr>
              <w:t>Customer deletes the notification.</w:t>
            </w:r>
          </w:p>
        </w:tc>
      </w:tr>
    </w:tbl>
    <w:p w14:paraId="40A69338" w14:textId="564F40A5" w:rsidR="00951A9C" w:rsidRDefault="00951A9C" w:rsidP="003A0C47">
      <w:pPr>
        <w:pStyle w:val="Heading4"/>
        <w:rPr>
          <w:lang w:val="en-GB"/>
        </w:rPr>
      </w:pPr>
      <w:bookmarkStart w:id="775" w:name="_Toc56547554"/>
      <w:bookmarkStart w:id="776" w:name="_Toc59565380"/>
      <w:bookmarkStart w:id="777" w:name="_Toc59567818"/>
      <w:r>
        <w:rPr>
          <w:lang w:val="en-GB"/>
        </w:rPr>
        <w:t>Taking a ticket</w:t>
      </w:r>
      <w:bookmarkEnd w:id="775"/>
      <w:bookmarkEnd w:id="776"/>
      <w:bookmarkEnd w:id="777"/>
    </w:p>
    <w:p w14:paraId="52D76D1A" w14:textId="22798065" w:rsidR="00AF26F4" w:rsidRDefault="00D07ADD" w:rsidP="00C94353">
      <w:pPr>
        <w:rPr>
          <w:lang w:val="en-GB"/>
        </w:rPr>
      </w:pPr>
      <w:r>
        <w:rPr>
          <w:lang w:val="en-GB"/>
        </w:rPr>
        <w:t>Taking a ticket is an activity involving three different actors of the S2B.</w:t>
      </w:r>
    </w:p>
    <w:tbl>
      <w:tblPr>
        <w:tblStyle w:val="TableGrid"/>
        <w:tblW w:w="0" w:type="auto"/>
        <w:tblLook w:val="04A0" w:firstRow="1" w:lastRow="0" w:firstColumn="1" w:lastColumn="0" w:noHBand="0" w:noVBand="1"/>
      </w:tblPr>
      <w:tblGrid>
        <w:gridCol w:w="2263"/>
        <w:gridCol w:w="6232"/>
      </w:tblGrid>
      <w:tr w:rsidR="00ED0FAD" w14:paraId="6F4A4555" w14:textId="77777777" w:rsidTr="00ED0FAD">
        <w:tc>
          <w:tcPr>
            <w:tcW w:w="2263" w:type="dxa"/>
          </w:tcPr>
          <w:p w14:paraId="49736E75" w14:textId="77777777" w:rsidR="00ED0FAD" w:rsidRPr="00945252" w:rsidRDefault="00ED0FAD" w:rsidP="00ED0FAD">
            <w:pPr>
              <w:rPr>
                <w:b/>
                <w:lang w:val="en-GB"/>
              </w:rPr>
            </w:pPr>
            <w:r>
              <w:rPr>
                <w:b/>
                <w:lang w:val="en-GB"/>
              </w:rPr>
              <w:t>Use case</w:t>
            </w:r>
          </w:p>
        </w:tc>
        <w:tc>
          <w:tcPr>
            <w:tcW w:w="6232" w:type="dxa"/>
          </w:tcPr>
          <w:p w14:paraId="6C61641B" w14:textId="2E5B2013" w:rsidR="00ED0FAD" w:rsidRDefault="00ED0FAD">
            <w:pPr>
              <w:rPr>
                <w:lang w:val="en-GB"/>
              </w:rPr>
            </w:pPr>
            <w:r>
              <w:rPr>
                <w:lang w:val="en-GB"/>
              </w:rPr>
              <w:t>Physical ticket</w:t>
            </w:r>
          </w:p>
        </w:tc>
      </w:tr>
      <w:tr w:rsidR="00ED0FAD" w14:paraId="3C46353C" w14:textId="77777777" w:rsidTr="00ED0FAD">
        <w:tc>
          <w:tcPr>
            <w:tcW w:w="2263" w:type="dxa"/>
          </w:tcPr>
          <w:p w14:paraId="0F52D2E1" w14:textId="77777777" w:rsidR="00ED0FAD" w:rsidRPr="00945252" w:rsidRDefault="00ED0FAD" w:rsidP="00ED0FAD">
            <w:pPr>
              <w:rPr>
                <w:b/>
                <w:lang w:val="en-GB"/>
              </w:rPr>
            </w:pPr>
            <w:r>
              <w:rPr>
                <w:b/>
                <w:lang w:val="en-GB"/>
              </w:rPr>
              <w:t>Actor</w:t>
            </w:r>
          </w:p>
        </w:tc>
        <w:tc>
          <w:tcPr>
            <w:tcW w:w="6232" w:type="dxa"/>
          </w:tcPr>
          <w:p w14:paraId="7770C519" w14:textId="794EDE3A" w:rsidR="00ED0FAD" w:rsidRDefault="00ED0FAD" w:rsidP="00ED0FAD">
            <w:pPr>
              <w:rPr>
                <w:lang w:val="en-GB"/>
              </w:rPr>
            </w:pPr>
            <w:r>
              <w:rPr>
                <w:lang w:val="en-GB"/>
              </w:rPr>
              <w:t>Customer</w:t>
            </w:r>
          </w:p>
        </w:tc>
      </w:tr>
      <w:tr w:rsidR="00ED0FAD" w:rsidRPr="0080605A" w14:paraId="40608FC2" w14:textId="77777777" w:rsidTr="00ED0FAD">
        <w:tc>
          <w:tcPr>
            <w:tcW w:w="2263" w:type="dxa"/>
          </w:tcPr>
          <w:p w14:paraId="6C752107" w14:textId="77777777" w:rsidR="00ED0FAD" w:rsidRPr="00945252" w:rsidRDefault="00ED0FAD" w:rsidP="00ED0FAD">
            <w:pPr>
              <w:rPr>
                <w:b/>
                <w:lang w:val="en-GB"/>
              </w:rPr>
            </w:pPr>
            <w:r>
              <w:rPr>
                <w:b/>
                <w:lang w:val="en-GB"/>
              </w:rPr>
              <w:t>Entry condition</w:t>
            </w:r>
          </w:p>
        </w:tc>
        <w:tc>
          <w:tcPr>
            <w:tcW w:w="6232" w:type="dxa"/>
          </w:tcPr>
          <w:p w14:paraId="6480E866" w14:textId="195C3F81" w:rsidR="00ED0FAD" w:rsidRDefault="00ED0FAD" w:rsidP="00ED0FAD">
            <w:pPr>
              <w:rPr>
                <w:lang w:val="en-GB"/>
              </w:rPr>
            </w:pPr>
            <w:r>
              <w:rPr>
                <w:lang w:val="en-GB"/>
              </w:rPr>
              <w:t>Customer is physically at the store and can use the ticket machine.</w:t>
            </w:r>
          </w:p>
        </w:tc>
      </w:tr>
      <w:tr w:rsidR="00ED0FAD" w:rsidRPr="0080605A" w14:paraId="364DACFA" w14:textId="77777777" w:rsidTr="00ED0FAD">
        <w:tc>
          <w:tcPr>
            <w:tcW w:w="2263" w:type="dxa"/>
          </w:tcPr>
          <w:p w14:paraId="5377E53C" w14:textId="77777777" w:rsidR="00ED0FAD" w:rsidRPr="00945252" w:rsidRDefault="00ED0FAD" w:rsidP="00ED0FAD">
            <w:pPr>
              <w:rPr>
                <w:b/>
                <w:lang w:val="en-GB"/>
              </w:rPr>
            </w:pPr>
            <w:r>
              <w:rPr>
                <w:b/>
                <w:lang w:val="en-GB"/>
              </w:rPr>
              <w:t>Basic Flow</w:t>
            </w:r>
          </w:p>
        </w:tc>
        <w:tc>
          <w:tcPr>
            <w:tcW w:w="6232" w:type="dxa"/>
          </w:tcPr>
          <w:p w14:paraId="5B482A72" w14:textId="0F92C12B" w:rsidR="00CA5C91" w:rsidRDefault="00CA5C91" w:rsidP="00ED0FAD">
            <w:pPr>
              <w:pStyle w:val="ListParagraph"/>
              <w:numPr>
                <w:ilvl w:val="0"/>
                <w:numId w:val="54"/>
              </w:numPr>
              <w:rPr>
                <w:ins w:id="778" w:author="asus" w:date="2020-12-18T18:03:00Z"/>
                <w:lang w:val="en-GB"/>
              </w:rPr>
            </w:pPr>
            <w:ins w:id="779" w:author="asus" w:date="2020-12-18T18:03:00Z">
              <w:r>
                <w:rPr>
                  <w:lang w:val="en-GB"/>
                </w:rPr>
                <w:t>Customer inserts their own data</w:t>
              </w:r>
            </w:ins>
          </w:p>
          <w:p w14:paraId="3E0C5D2D" w14:textId="17D82D22" w:rsidR="00ED0FAD" w:rsidRDefault="00ED0FAD" w:rsidP="00ED0FAD">
            <w:pPr>
              <w:pStyle w:val="ListParagraph"/>
              <w:numPr>
                <w:ilvl w:val="0"/>
                <w:numId w:val="54"/>
              </w:numPr>
              <w:rPr>
                <w:lang w:val="en-GB"/>
              </w:rPr>
            </w:pPr>
            <w:r>
              <w:rPr>
                <w:lang w:val="en-GB"/>
              </w:rPr>
              <w:t>Customer clicks “Print ticket” on the machine.</w:t>
            </w:r>
          </w:p>
          <w:p w14:paraId="7E4BA032" w14:textId="6CB1B0B2" w:rsidR="00DF244F" w:rsidRPr="00945252" w:rsidRDefault="00DF244F" w:rsidP="00ED0FAD">
            <w:pPr>
              <w:pStyle w:val="ListParagraph"/>
              <w:numPr>
                <w:ilvl w:val="0"/>
                <w:numId w:val="54"/>
              </w:numPr>
              <w:rPr>
                <w:lang w:val="en-GB"/>
              </w:rPr>
            </w:pPr>
            <w:r>
              <w:rPr>
                <w:lang w:val="en-GB"/>
              </w:rPr>
              <w:t>The machine prints a valid ticket containing a waiting number and a QR code to be shown.</w:t>
            </w:r>
          </w:p>
        </w:tc>
      </w:tr>
      <w:tr w:rsidR="00ED0FAD" w:rsidRPr="0080605A" w14:paraId="5892AEC1" w14:textId="77777777" w:rsidTr="00ED0FAD">
        <w:tc>
          <w:tcPr>
            <w:tcW w:w="2263" w:type="dxa"/>
          </w:tcPr>
          <w:p w14:paraId="5CF1D4C0" w14:textId="77777777" w:rsidR="00ED0FAD" w:rsidRPr="00945252" w:rsidRDefault="00ED0FAD" w:rsidP="00ED0FAD">
            <w:pPr>
              <w:rPr>
                <w:b/>
                <w:lang w:val="en-GB"/>
              </w:rPr>
            </w:pPr>
            <w:r>
              <w:rPr>
                <w:b/>
                <w:lang w:val="en-GB"/>
              </w:rPr>
              <w:t>Exit condition</w:t>
            </w:r>
          </w:p>
        </w:tc>
        <w:tc>
          <w:tcPr>
            <w:tcW w:w="6232" w:type="dxa"/>
          </w:tcPr>
          <w:p w14:paraId="447BB319" w14:textId="6167BAA6" w:rsidR="00ED0FAD" w:rsidRDefault="00DF244F" w:rsidP="00ED0FAD">
            <w:pPr>
              <w:rPr>
                <w:lang w:val="en-GB"/>
              </w:rPr>
            </w:pPr>
            <w:r>
              <w:rPr>
                <w:lang w:val="en-GB"/>
              </w:rPr>
              <w:t>The Customer can now use their ticket to enter the store when their turn arrives.</w:t>
            </w:r>
          </w:p>
        </w:tc>
      </w:tr>
      <w:tr w:rsidR="00ED0FAD" w:rsidRPr="0080605A" w14:paraId="280B11F7" w14:textId="77777777" w:rsidTr="00ED0FAD">
        <w:tc>
          <w:tcPr>
            <w:tcW w:w="2263" w:type="dxa"/>
          </w:tcPr>
          <w:p w14:paraId="0E4718CE" w14:textId="77777777" w:rsidR="00ED0FAD" w:rsidRPr="00945252" w:rsidRDefault="00ED0FAD" w:rsidP="00ED0FAD">
            <w:pPr>
              <w:rPr>
                <w:b/>
                <w:lang w:val="en-GB"/>
              </w:rPr>
            </w:pPr>
            <w:r w:rsidRPr="00945252">
              <w:rPr>
                <w:b/>
                <w:lang w:val="en-GB"/>
              </w:rPr>
              <w:t>Exception</w:t>
            </w:r>
          </w:p>
        </w:tc>
        <w:tc>
          <w:tcPr>
            <w:tcW w:w="6232" w:type="dxa"/>
          </w:tcPr>
          <w:p w14:paraId="2247656F" w14:textId="30610FB0" w:rsidR="00ED0FAD" w:rsidRDefault="00DF244F" w:rsidP="00ED0FAD">
            <w:pPr>
              <w:rPr>
                <w:lang w:val="en-GB"/>
              </w:rPr>
            </w:pPr>
            <w:r>
              <w:rPr>
                <w:lang w:val="en-GB"/>
              </w:rPr>
              <w:t>Machine ran out of paper. An error message is displayed and checkpoint controllers are notified.</w:t>
            </w:r>
          </w:p>
        </w:tc>
      </w:tr>
    </w:tbl>
    <w:p w14:paraId="2A3F55A6" w14:textId="3A73BE07" w:rsidR="00ED0FAD" w:rsidRDefault="00ED0FAD" w:rsidP="00C94353">
      <w:pPr>
        <w:rPr>
          <w:lang w:val="en-GB"/>
        </w:rPr>
      </w:pPr>
    </w:p>
    <w:tbl>
      <w:tblPr>
        <w:tblStyle w:val="TableGrid"/>
        <w:tblW w:w="8553" w:type="dxa"/>
        <w:tblLook w:val="04A0" w:firstRow="1" w:lastRow="0" w:firstColumn="1" w:lastColumn="0" w:noHBand="0" w:noVBand="1"/>
      </w:tblPr>
      <w:tblGrid>
        <w:gridCol w:w="2278"/>
        <w:gridCol w:w="6275"/>
      </w:tblGrid>
      <w:tr w:rsidR="00DF244F" w14:paraId="39F2E77E" w14:textId="77777777" w:rsidTr="004E5CBA">
        <w:trPr>
          <w:trHeight w:val="374"/>
        </w:trPr>
        <w:tc>
          <w:tcPr>
            <w:tcW w:w="2278" w:type="dxa"/>
          </w:tcPr>
          <w:p w14:paraId="2F194070" w14:textId="77777777" w:rsidR="00DF244F" w:rsidRPr="00945252" w:rsidRDefault="00DF244F" w:rsidP="00DF244F">
            <w:pPr>
              <w:rPr>
                <w:b/>
                <w:lang w:val="en-GB"/>
              </w:rPr>
            </w:pPr>
            <w:r>
              <w:rPr>
                <w:b/>
                <w:lang w:val="en-GB"/>
              </w:rPr>
              <w:t>Use case</w:t>
            </w:r>
          </w:p>
        </w:tc>
        <w:tc>
          <w:tcPr>
            <w:tcW w:w="6275" w:type="dxa"/>
          </w:tcPr>
          <w:p w14:paraId="76C9E213" w14:textId="78EA5117" w:rsidR="00DF244F" w:rsidRDefault="00DF244F">
            <w:pPr>
              <w:rPr>
                <w:lang w:val="en-GB"/>
              </w:rPr>
            </w:pPr>
            <w:r>
              <w:rPr>
                <w:lang w:val="en-GB"/>
              </w:rPr>
              <w:t>Digital ticket</w:t>
            </w:r>
          </w:p>
        </w:tc>
      </w:tr>
      <w:tr w:rsidR="00DF244F" w14:paraId="69E583B2" w14:textId="77777777" w:rsidTr="004E5CBA">
        <w:trPr>
          <w:trHeight w:val="374"/>
        </w:trPr>
        <w:tc>
          <w:tcPr>
            <w:tcW w:w="2278" w:type="dxa"/>
          </w:tcPr>
          <w:p w14:paraId="36A79887" w14:textId="77777777" w:rsidR="00DF244F" w:rsidRPr="00945252" w:rsidRDefault="00DF244F" w:rsidP="00DF244F">
            <w:pPr>
              <w:rPr>
                <w:b/>
                <w:lang w:val="en-GB"/>
              </w:rPr>
            </w:pPr>
            <w:r>
              <w:rPr>
                <w:b/>
                <w:lang w:val="en-GB"/>
              </w:rPr>
              <w:t>Actor</w:t>
            </w:r>
          </w:p>
        </w:tc>
        <w:tc>
          <w:tcPr>
            <w:tcW w:w="6275" w:type="dxa"/>
          </w:tcPr>
          <w:p w14:paraId="56933F05" w14:textId="074EBC3D" w:rsidR="00DF244F" w:rsidRDefault="00DF244F">
            <w:pPr>
              <w:rPr>
                <w:lang w:val="en-GB"/>
              </w:rPr>
            </w:pPr>
            <w:r>
              <w:rPr>
                <w:lang w:val="en-GB"/>
              </w:rPr>
              <w:t>Logged Customer</w:t>
            </w:r>
          </w:p>
        </w:tc>
      </w:tr>
      <w:tr w:rsidR="00DF244F" w:rsidRPr="0080605A" w14:paraId="05895DF2" w14:textId="77777777" w:rsidTr="004E5CBA">
        <w:trPr>
          <w:trHeight w:val="391"/>
        </w:trPr>
        <w:tc>
          <w:tcPr>
            <w:tcW w:w="2278" w:type="dxa"/>
          </w:tcPr>
          <w:p w14:paraId="24FA3E8C" w14:textId="77777777" w:rsidR="00DF244F" w:rsidRPr="00945252" w:rsidRDefault="00DF244F" w:rsidP="00DF244F">
            <w:pPr>
              <w:rPr>
                <w:b/>
                <w:lang w:val="en-GB"/>
              </w:rPr>
            </w:pPr>
            <w:r>
              <w:rPr>
                <w:b/>
                <w:lang w:val="en-GB"/>
              </w:rPr>
              <w:t>Entry condition</w:t>
            </w:r>
          </w:p>
        </w:tc>
        <w:tc>
          <w:tcPr>
            <w:tcW w:w="6275" w:type="dxa"/>
          </w:tcPr>
          <w:p w14:paraId="2F3E5681" w14:textId="3349347A" w:rsidR="00DF244F" w:rsidRDefault="00DF244F" w:rsidP="00DF244F">
            <w:pPr>
              <w:rPr>
                <w:lang w:val="en-GB"/>
              </w:rPr>
            </w:pPr>
            <w:r>
              <w:rPr>
                <w:lang w:val="en-GB"/>
              </w:rPr>
              <w:t>Customer has successfully logged in their account</w:t>
            </w:r>
          </w:p>
        </w:tc>
      </w:tr>
      <w:tr w:rsidR="00DF244F" w:rsidRPr="0080605A" w14:paraId="4C82C35F" w14:textId="77777777" w:rsidTr="004E5CBA">
        <w:trPr>
          <w:trHeight w:val="357"/>
        </w:trPr>
        <w:tc>
          <w:tcPr>
            <w:tcW w:w="2278" w:type="dxa"/>
          </w:tcPr>
          <w:p w14:paraId="01E5C08B" w14:textId="77777777" w:rsidR="00DF244F" w:rsidRPr="00945252" w:rsidRDefault="00DF244F" w:rsidP="00DF244F">
            <w:pPr>
              <w:rPr>
                <w:b/>
                <w:lang w:val="en-GB"/>
              </w:rPr>
            </w:pPr>
            <w:r>
              <w:rPr>
                <w:b/>
                <w:lang w:val="en-GB"/>
              </w:rPr>
              <w:t>Basic Flow</w:t>
            </w:r>
          </w:p>
        </w:tc>
        <w:tc>
          <w:tcPr>
            <w:tcW w:w="6275" w:type="dxa"/>
          </w:tcPr>
          <w:p w14:paraId="7F8D8B91" w14:textId="55394219" w:rsidR="00DF244F" w:rsidRDefault="00DF244F">
            <w:pPr>
              <w:pStyle w:val="ListParagraph"/>
              <w:numPr>
                <w:ilvl w:val="0"/>
                <w:numId w:val="55"/>
              </w:numPr>
              <w:rPr>
                <w:lang w:val="en-GB"/>
              </w:rPr>
            </w:pPr>
            <w:r>
              <w:rPr>
                <w:lang w:val="en-GB"/>
              </w:rPr>
              <w:t>Logged Cust</w:t>
            </w:r>
            <w:r w:rsidR="00C93DE3">
              <w:rPr>
                <w:lang w:val="en-GB"/>
              </w:rPr>
              <w:t>omer clicks the “Queue for a</w:t>
            </w:r>
            <w:r>
              <w:rPr>
                <w:lang w:val="en-GB"/>
              </w:rPr>
              <w:t xml:space="preserve"> store” button.</w:t>
            </w:r>
          </w:p>
          <w:p w14:paraId="10A9A97A" w14:textId="1E6D624A" w:rsidR="007F4241" w:rsidRDefault="007F4241">
            <w:pPr>
              <w:pStyle w:val="ListParagraph"/>
              <w:numPr>
                <w:ilvl w:val="0"/>
                <w:numId w:val="55"/>
              </w:numPr>
              <w:rPr>
                <w:lang w:val="en-GB"/>
              </w:rPr>
            </w:pPr>
            <w:r>
              <w:rPr>
                <w:lang w:val="en-GB"/>
              </w:rPr>
              <w:t>The system displays a map containing all the stores in their area.</w:t>
            </w:r>
          </w:p>
          <w:p w14:paraId="45CE47C7" w14:textId="101D5BE4" w:rsidR="007F4241" w:rsidRPr="007F4241" w:rsidRDefault="007F4241">
            <w:pPr>
              <w:pStyle w:val="ListParagraph"/>
              <w:numPr>
                <w:ilvl w:val="0"/>
                <w:numId w:val="55"/>
              </w:numPr>
              <w:rPr>
                <w:lang w:val="en-GB"/>
              </w:rPr>
            </w:pPr>
            <w:r>
              <w:rPr>
                <w:lang w:val="en-GB"/>
              </w:rPr>
              <w:t>Logged Customer selects a store from the map and specifies how they intend to reach it.</w:t>
            </w:r>
          </w:p>
          <w:p w14:paraId="3A1486EC" w14:textId="77777777" w:rsidR="00DF244F" w:rsidRDefault="00DF244F">
            <w:pPr>
              <w:pStyle w:val="ListParagraph"/>
              <w:numPr>
                <w:ilvl w:val="0"/>
                <w:numId w:val="55"/>
              </w:numPr>
              <w:rPr>
                <w:del w:id="780" w:author="Unknown"/>
                <w:lang w:val="en-GB"/>
              </w:rPr>
            </w:pPr>
            <w:r>
              <w:rPr>
                <w:lang w:val="en-GB"/>
              </w:rPr>
              <w:t>Logged Customer is added to the queue for the selected store and receives a digital ticket with a waiting number and a QR code.</w:t>
            </w:r>
          </w:p>
          <w:p w14:paraId="42512A60" w14:textId="77777777" w:rsidR="00185BDA" w:rsidRDefault="00185BDA">
            <w:pPr>
              <w:pStyle w:val="ListParagraph"/>
              <w:numPr>
                <w:ilvl w:val="0"/>
                <w:numId w:val="55"/>
              </w:numPr>
              <w:rPr>
                <w:ins w:id="781" w:author="asus" w:date="2020-12-18T11:10:00Z"/>
                <w:lang w:val="en-GB"/>
              </w:rPr>
            </w:pPr>
          </w:p>
          <w:p w14:paraId="26FCD4F7" w14:textId="4B429CCE" w:rsidR="00A05B9A" w:rsidRPr="00A05B9A" w:rsidRDefault="00185BDA" w:rsidP="004E5CBA">
            <w:pPr>
              <w:pStyle w:val="ListParagraph"/>
              <w:rPr>
                <w:lang w:val="en-GB"/>
              </w:rPr>
            </w:pPr>
            <w:ins w:id="782" w:author="asus" w:date="2020-12-18T11:10:00Z">
              <w:r>
                <w:rPr>
                  <w:lang w:val="en-GB"/>
                </w:rPr>
                <w:t xml:space="preserve">4.a </w:t>
              </w:r>
            </w:ins>
            <w:del w:id="783" w:author="asus" w:date="2020-12-18T11:09:00Z">
              <w:r w:rsidR="00A05B9A">
                <w:rPr>
                  <w:lang w:val="en-GB"/>
                </w:rPr>
                <w:delText xml:space="preserve">4.a </w:delText>
              </w:r>
            </w:del>
            <w:r w:rsidR="00A05B9A">
              <w:rPr>
                <w:lang w:val="en-GB"/>
              </w:rPr>
              <w:t>If the customer already has a ticket</w:t>
            </w:r>
            <w:ins w:id="784" w:author="asus" w:date="2020-12-18T10:37:00Z">
              <w:r w:rsidR="00B46F88">
                <w:rPr>
                  <w:lang w:val="en-GB"/>
                </w:rPr>
                <w:t xml:space="preserve"> for another store (not for the same store)</w:t>
              </w:r>
            </w:ins>
            <w:r w:rsidR="00A05B9A">
              <w:rPr>
                <w:lang w:val="en-GB"/>
              </w:rPr>
              <w:t>, it is simply replaced by the new one</w:t>
            </w:r>
          </w:p>
        </w:tc>
      </w:tr>
      <w:tr w:rsidR="00DF244F" w:rsidRPr="0080605A" w14:paraId="272971BD" w14:textId="77777777" w:rsidTr="004E5CBA">
        <w:trPr>
          <w:trHeight w:val="1140"/>
        </w:trPr>
        <w:tc>
          <w:tcPr>
            <w:tcW w:w="2278" w:type="dxa"/>
          </w:tcPr>
          <w:p w14:paraId="4F8E03D4" w14:textId="77777777" w:rsidR="00DF244F" w:rsidRPr="00945252" w:rsidRDefault="00DF244F" w:rsidP="00DF244F">
            <w:pPr>
              <w:rPr>
                <w:b/>
                <w:lang w:val="en-GB"/>
              </w:rPr>
            </w:pPr>
            <w:r>
              <w:rPr>
                <w:b/>
                <w:lang w:val="en-GB"/>
              </w:rPr>
              <w:t>Exit condition</w:t>
            </w:r>
          </w:p>
        </w:tc>
        <w:tc>
          <w:tcPr>
            <w:tcW w:w="6275" w:type="dxa"/>
          </w:tcPr>
          <w:p w14:paraId="1635C093" w14:textId="550BC9DF" w:rsidR="00DF244F" w:rsidRDefault="00DF244F" w:rsidP="00DF244F">
            <w:pPr>
              <w:rPr>
                <w:lang w:val="en-GB"/>
              </w:rPr>
            </w:pPr>
            <w:r>
              <w:rPr>
                <w:lang w:val="en-GB"/>
              </w:rPr>
              <w:t>Logged Customer can use the digital ticket to enter the store when the waiting number is called. They can also see the state of the queue, and the estimated waiting time.</w:t>
            </w:r>
          </w:p>
        </w:tc>
      </w:tr>
      <w:tr w:rsidR="00DF244F" w:rsidRPr="0080605A" w14:paraId="28787A9D" w14:textId="77777777" w:rsidTr="004E5CBA">
        <w:trPr>
          <w:trHeight w:val="374"/>
        </w:trPr>
        <w:tc>
          <w:tcPr>
            <w:tcW w:w="2278" w:type="dxa"/>
          </w:tcPr>
          <w:p w14:paraId="7BFD2B2F" w14:textId="77777777" w:rsidR="00DF244F" w:rsidRPr="00945252" w:rsidRDefault="00DF244F" w:rsidP="00DF244F">
            <w:pPr>
              <w:rPr>
                <w:b/>
                <w:lang w:val="en-GB"/>
              </w:rPr>
            </w:pPr>
            <w:r w:rsidRPr="00945252">
              <w:rPr>
                <w:b/>
                <w:lang w:val="en-GB"/>
              </w:rPr>
              <w:t>Exception</w:t>
            </w:r>
          </w:p>
        </w:tc>
        <w:tc>
          <w:tcPr>
            <w:tcW w:w="6275" w:type="dxa"/>
          </w:tcPr>
          <w:p w14:paraId="059E643F" w14:textId="11F6A0CD" w:rsidR="00DF244F" w:rsidRDefault="00B46F88" w:rsidP="00DF244F">
            <w:pPr>
              <w:rPr>
                <w:lang w:val="en-GB"/>
              </w:rPr>
            </w:pPr>
            <w:ins w:id="785" w:author="asus" w:date="2020-12-18T10:40:00Z">
              <w:r>
                <w:rPr>
                  <w:lang w:val="en-GB"/>
                </w:rPr>
                <w:t>Logged Customer already has a digital ticket</w:t>
              </w:r>
            </w:ins>
            <w:ins w:id="786" w:author="asus" w:date="2020-12-18T10:41:00Z">
              <w:r>
                <w:rPr>
                  <w:lang w:val="en-GB"/>
                </w:rPr>
                <w:t xml:space="preserve"> for the selected store’s queue. The request is denied and an error message is displayed.</w:t>
              </w:r>
              <w:r w:rsidR="00284FF8">
                <w:rPr>
                  <w:lang w:val="en-GB"/>
                </w:rPr>
                <w:t>.</w:t>
              </w:r>
            </w:ins>
          </w:p>
        </w:tc>
      </w:tr>
    </w:tbl>
    <w:p w14:paraId="341DE4AB" w14:textId="19A9042C" w:rsidR="00C94353" w:rsidRDefault="00C94353" w:rsidP="003A0C47">
      <w:pPr>
        <w:pStyle w:val="Heading4"/>
        <w:rPr>
          <w:lang w:val="en-GB"/>
        </w:rPr>
      </w:pPr>
      <w:bookmarkStart w:id="787" w:name="_Toc56547555"/>
      <w:bookmarkStart w:id="788" w:name="_Toc59565381"/>
      <w:bookmarkStart w:id="789" w:name="_Toc59567819"/>
      <w:r>
        <w:rPr>
          <w:lang w:val="en-GB"/>
        </w:rPr>
        <w:t>QR Code vali</w:t>
      </w:r>
      <w:r w:rsidR="00D07ADD">
        <w:rPr>
          <w:lang w:val="en-GB"/>
        </w:rPr>
        <w:t>dat</w:t>
      </w:r>
      <w:r>
        <w:rPr>
          <w:lang w:val="en-GB"/>
        </w:rPr>
        <w:t>ion</w:t>
      </w:r>
      <w:bookmarkEnd w:id="787"/>
      <w:bookmarkEnd w:id="788"/>
      <w:bookmarkEnd w:id="789"/>
    </w:p>
    <w:p w14:paraId="239DA9F2" w14:textId="0A99AF6E" w:rsidR="00AC1B9F" w:rsidRDefault="00A900C9" w:rsidP="00C94353">
      <w:pPr>
        <w:rPr>
          <w:lang w:val="en-GB"/>
        </w:rPr>
      </w:pPr>
      <w:r>
        <w:rPr>
          <w:lang w:val="en-GB"/>
        </w:rPr>
        <w:t xml:space="preserve">Taking a ticket is an activity involving </w:t>
      </w:r>
      <w:r w:rsidR="002C013C">
        <w:rPr>
          <w:lang w:val="en-GB"/>
        </w:rPr>
        <w:t>only the customer and the checkpoint controller</w:t>
      </w:r>
      <w:r>
        <w:rPr>
          <w:lang w:val="en-GB"/>
        </w:rPr>
        <w:t>.</w:t>
      </w:r>
    </w:p>
    <w:tbl>
      <w:tblPr>
        <w:tblStyle w:val="TableGrid"/>
        <w:tblW w:w="0" w:type="auto"/>
        <w:tblLook w:val="04A0" w:firstRow="1" w:lastRow="0" w:firstColumn="1" w:lastColumn="0" w:noHBand="0" w:noVBand="1"/>
      </w:tblPr>
      <w:tblGrid>
        <w:gridCol w:w="2263"/>
        <w:gridCol w:w="6232"/>
      </w:tblGrid>
      <w:tr w:rsidR="00DF244F" w14:paraId="59A13A14" w14:textId="77777777" w:rsidTr="00DF244F">
        <w:tc>
          <w:tcPr>
            <w:tcW w:w="2263" w:type="dxa"/>
          </w:tcPr>
          <w:p w14:paraId="33776948" w14:textId="77777777" w:rsidR="00DF244F" w:rsidRPr="00945252" w:rsidRDefault="00DF244F" w:rsidP="00DF244F">
            <w:pPr>
              <w:rPr>
                <w:b/>
                <w:lang w:val="en-GB"/>
              </w:rPr>
            </w:pPr>
            <w:r>
              <w:rPr>
                <w:b/>
                <w:lang w:val="en-GB"/>
              </w:rPr>
              <w:t>Use case</w:t>
            </w:r>
          </w:p>
        </w:tc>
        <w:tc>
          <w:tcPr>
            <w:tcW w:w="6232" w:type="dxa"/>
          </w:tcPr>
          <w:p w14:paraId="070EB0CC" w14:textId="23837E48" w:rsidR="00DF244F" w:rsidRDefault="00DF244F">
            <w:pPr>
              <w:rPr>
                <w:lang w:val="en-GB"/>
              </w:rPr>
            </w:pPr>
            <w:r>
              <w:rPr>
                <w:lang w:val="en-GB"/>
              </w:rPr>
              <w:t xml:space="preserve"> QR Code Validation</w:t>
            </w:r>
          </w:p>
        </w:tc>
      </w:tr>
      <w:tr w:rsidR="00DF244F" w14:paraId="00B543B3" w14:textId="77777777" w:rsidTr="00DF244F">
        <w:tc>
          <w:tcPr>
            <w:tcW w:w="2263" w:type="dxa"/>
          </w:tcPr>
          <w:p w14:paraId="193E0568" w14:textId="77777777" w:rsidR="00DF244F" w:rsidRPr="00945252" w:rsidRDefault="00DF244F" w:rsidP="00DF244F">
            <w:pPr>
              <w:rPr>
                <w:b/>
                <w:lang w:val="en-GB"/>
              </w:rPr>
            </w:pPr>
            <w:r>
              <w:rPr>
                <w:b/>
                <w:lang w:val="en-GB"/>
              </w:rPr>
              <w:t>Actor</w:t>
            </w:r>
          </w:p>
        </w:tc>
        <w:tc>
          <w:tcPr>
            <w:tcW w:w="6232" w:type="dxa"/>
          </w:tcPr>
          <w:p w14:paraId="7B622F15" w14:textId="73320382" w:rsidR="00DF244F" w:rsidRDefault="00DF244F" w:rsidP="00DF244F">
            <w:pPr>
              <w:rPr>
                <w:lang w:val="en-GB"/>
              </w:rPr>
            </w:pPr>
            <w:r>
              <w:rPr>
                <w:lang w:val="en-GB"/>
              </w:rPr>
              <w:t>Customer, Checkpoint controller</w:t>
            </w:r>
          </w:p>
        </w:tc>
      </w:tr>
      <w:tr w:rsidR="00DF244F" w:rsidRPr="0080605A" w14:paraId="1FE638A1" w14:textId="77777777" w:rsidTr="00DF244F">
        <w:tc>
          <w:tcPr>
            <w:tcW w:w="2263" w:type="dxa"/>
          </w:tcPr>
          <w:p w14:paraId="44F2E24C" w14:textId="77777777" w:rsidR="00DF244F" w:rsidRPr="00945252" w:rsidRDefault="00DF244F" w:rsidP="00DF244F">
            <w:pPr>
              <w:rPr>
                <w:b/>
                <w:lang w:val="en-GB"/>
              </w:rPr>
            </w:pPr>
            <w:r>
              <w:rPr>
                <w:b/>
                <w:lang w:val="en-GB"/>
              </w:rPr>
              <w:t>Entry condition</w:t>
            </w:r>
          </w:p>
        </w:tc>
        <w:tc>
          <w:tcPr>
            <w:tcW w:w="6232" w:type="dxa"/>
          </w:tcPr>
          <w:p w14:paraId="34E06743" w14:textId="45B96D42" w:rsidR="00DF244F" w:rsidRDefault="000A6465" w:rsidP="00DF244F">
            <w:pPr>
              <w:rPr>
                <w:lang w:val="en-GB"/>
              </w:rPr>
            </w:pPr>
            <w:r>
              <w:rPr>
                <w:lang w:val="en-GB"/>
              </w:rPr>
              <w:t>A Customer has approached the Checkpoint controller to show their ticket. The Checkpoint controller has previously accessed the app and successfully logged in.</w:t>
            </w:r>
          </w:p>
        </w:tc>
      </w:tr>
      <w:tr w:rsidR="00DF244F" w:rsidRPr="0080605A" w14:paraId="66C05FE6" w14:textId="77777777" w:rsidTr="00DF244F">
        <w:tc>
          <w:tcPr>
            <w:tcW w:w="2263" w:type="dxa"/>
          </w:tcPr>
          <w:p w14:paraId="5E17304F" w14:textId="77777777" w:rsidR="00DF244F" w:rsidRPr="00945252" w:rsidRDefault="00DF244F" w:rsidP="00DF244F">
            <w:pPr>
              <w:rPr>
                <w:b/>
                <w:lang w:val="en-GB"/>
              </w:rPr>
            </w:pPr>
            <w:r>
              <w:rPr>
                <w:b/>
                <w:lang w:val="en-GB"/>
              </w:rPr>
              <w:t>Basic Flow</w:t>
            </w:r>
          </w:p>
        </w:tc>
        <w:tc>
          <w:tcPr>
            <w:tcW w:w="6232" w:type="dxa"/>
          </w:tcPr>
          <w:p w14:paraId="3AA52CE7" w14:textId="18A936B7" w:rsidR="00DF244F" w:rsidRDefault="00277CD2" w:rsidP="00DF244F">
            <w:pPr>
              <w:pStyle w:val="ListParagraph"/>
              <w:numPr>
                <w:ilvl w:val="0"/>
                <w:numId w:val="56"/>
              </w:numPr>
              <w:rPr>
                <w:lang w:val="en-GB"/>
              </w:rPr>
            </w:pPr>
            <w:r>
              <w:rPr>
                <w:lang w:val="en-GB"/>
              </w:rPr>
              <w:t>Checkpoint controller scans the QR code provided by the Customer.</w:t>
            </w:r>
          </w:p>
          <w:p w14:paraId="6DB86A77" w14:textId="38437EAE" w:rsidR="00DF244F" w:rsidRDefault="00277CD2" w:rsidP="00DF244F">
            <w:pPr>
              <w:pStyle w:val="ListParagraph"/>
              <w:numPr>
                <w:ilvl w:val="0"/>
                <w:numId w:val="56"/>
              </w:numPr>
              <w:rPr>
                <w:lang w:val="en-GB"/>
              </w:rPr>
            </w:pPr>
            <w:r>
              <w:rPr>
                <w:lang w:val="en-GB"/>
              </w:rPr>
              <w:t>After being scanned, the QR code is examined and validated.</w:t>
            </w:r>
          </w:p>
          <w:p w14:paraId="56D93B2F" w14:textId="216CFB42" w:rsidR="00DF244F" w:rsidRPr="00945252" w:rsidRDefault="00277CD2" w:rsidP="00DF244F">
            <w:pPr>
              <w:pStyle w:val="ListParagraph"/>
              <w:numPr>
                <w:ilvl w:val="0"/>
                <w:numId w:val="56"/>
              </w:numPr>
              <w:rPr>
                <w:lang w:val="en-GB"/>
              </w:rPr>
            </w:pPr>
            <w:r>
              <w:rPr>
                <w:lang w:val="en-GB"/>
              </w:rPr>
              <w:t>Access to the store is granted to Customer.</w:t>
            </w:r>
          </w:p>
        </w:tc>
      </w:tr>
      <w:tr w:rsidR="00DF244F" w14:paraId="4B0DCFB0" w14:textId="77777777" w:rsidTr="00DF244F">
        <w:tc>
          <w:tcPr>
            <w:tcW w:w="2263" w:type="dxa"/>
          </w:tcPr>
          <w:p w14:paraId="7D2BF4FC" w14:textId="77777777" w:rsidR="00DF244F" w:rsidRPr="00945252" w:rsidRDefault="00DF244F" w:rsidP="00DF244F">
            <w:pPr>
              <w:rPr>
                <w:b/>
                <w:lang w:val="en-GB"/>
              </w:rPr>
            </w:pPr>
            <w:r>
              <w:rPr>
                <w:b/>
                <w:lang w:val="en-GB"/>
              </w:rPr>
              <w:t>Exit condition</w:t>
            </w:r>
          </w:p>
        </w:tc>
        <w:tc>
          <w:tcPr>
            <w:tcW w:w="6232" w:type="dxa"/>
          </w:tcPr>
          <w:p w14:paraId="1A62601C" w14:textId="6800C258" w:rsidR="00DF244F" w:rsidRDefault="00277CD2" w:rsidP="00DF244F">
            <w:pPr>
              <w:rPr>
                <w:lang w:val="en-GB"/>
              </w:rPr>
            </w:pPr>
            <w:r>
              <w:rPr>
                <w:lang w:val="en-GB"/>
              </w:rPr>
              <w:t>Customer can enter the store, but their ticket is marked as invalid. Thus it can no longer be used.</w:t>
            </w:r>
          </w:p>
        </w:tc>
      </w:tr>
      <w:tr w:rsidR="00DF244F" w14:paraId="46E34730" w14:textId="77777777" w:rsidTr="00DF244F">
        <w:tc>
          <w:tcPr>
            <w:tcW w:w="2263" w:type="dxa"/>
          </w:tcPr>
          <w:p w14:paraId="6BE571A5" w14:textId="77777777" w:rsidR="00DF244F" w:rsidRPr="00945252" w:rsidRDefault="00DF244F" w:rsidP="00DF244F">
            <w:pPr>
              <w:rPr>
                <w:b/>
                <w:lang w:val="en-GB"/>
              </w:rPr>
            </w:pPr>
            <w:r w:rsidRPr="00945252">
              <w:rPr>
                <w:b/>
                <w:lang w:val="en-GB"/>
              </w:rPr>
              <w:t>Exception</w:t>
            </w:r>
          </w:p>
        </w:tc>
        <w:tc>
          <w:tcPr>
            <w:tcW w:w="6232" w:type="dxa"/>
          </w:tcPr>
          <w:p w14:paraId="010C108B" w14:textId="7AE402B9" w:rsidR="00DF244F" w:rsidRDefault="00277CD2">
            <w:pPr>
              <w:rPr>
                <w:lang w:val="en-GB"/>
              </w:rPr>
            </w:pPr>
            <w:r>
              <w:rPr>
                <w:lang w:val="en-GB"/>
              </w:rPr>
              <w:t>The ticket is invalid (for any reason). An error message with a brief description of the reason for invalidity is displayed on the Checkpoint controller ‘s device. The Customer is not allowed to enter.</w:t>
            </w:r>
          </w:p>
        </w:tc>
      </w:tr>
    </w:tbl>
    <w:p w14:paraId="44EBC822" w14:textId="77777777" w:rsidR="00DF244F" w:rsidRDefault="00DF244F" w:rsidP="00C94353">
      <w:pPr>
        <w:rPr>
          <w:lang w:val="en-GB"/>
        </w:rPr>
      </w:pPr>
    </w:p>
    <w:p w14:paraId="5BDF5C44" w14:textId="72C1E8A2" w:rsidR="00F03038" w:rsidRPr="00F03038" w:rsidRDefault="00C94353" w:rsidP="00C061C8">
      <w:pPr>
        <w:pStyle w:val="Heading4"/>
        <w:rPr>
          <w:lang w:val="en-GB"/>
        </w:rPr>
      </w:pPr>
      <w:bookmarkStart w:id="790" w:name="_Toc56547556"/>
      <w:bookmarkStart w:id="791" w:name="_Toc59565382"/>
      <w:bookmarkStart w:id="792" w:name="_Toc59567820"/>
      <w:r>
        <w:rPr>
          <w:lang w:val="en-GB"/>
        </w:rPr>
        <w:t>Visit booking</w:t>
      </w:r>
      <w:bookmarkEnd w:id="790"/>
      <w:bookmarkEnd w:id="791"/>
      <w:bookmarkEnd w:id="792"/>
    </w:p>
    <w:tbl>
      <w:tblPr>
        <w:tblStyle w:val="TableGrid"/>
        <w:tblW w:w="0" w:type="auto"/>
        <w:tblLook w:val="04A0" w:firstRow="1" w:lastRow="0" w:firstColumn="1" w:lastColumn="0" w:noHBand="0" w:noVBand="1"/>
      </w:tblPr>
      <w:tblGrid>
        <w:gridCol w:w="2263"/>
        <w:gridCol w:w="6232"/>
      </w:tblGrid>
      <w:tr w:rsidR="00277CD2" w14:paraId="76D325C4" w14:textId="77777777" w:rsidTr="00277CD2">
        <w:tc>
          <w:tcPr>
            <w:tcW w:w="2263" w:type="dxa"/>
          </w:tcPr>
          <w:p w14:paraId="20363887" w14:textId="77777777" w:rsidR="00277CD2" w:rsidRPr="00945252" w:rsidRDefault="00277CD2" w:rsidP="00277CD2">
            <w:pPr>
              <w:rPr>
                <w:b/>
                <w:lang w:val="en-GB"/>
              </w:rPr>
            </w:pPr>
            <w:r>
              <w:rPr>
                <w:b/>
                <w:lang w:val="en-GB"/>
              </w:rPr>
              <w:t>Use case</w:t>
            </w:r>
          </w:p>
        </w:tc>
        <w:tc>
          <w:tcPr>
            <w:tcW w:w="6232" w:type="dxa"/>
          </w:tcPr>
          <w:p w14:paraId="5B235DD2" w14:textId="2D60D1B6" w:rsidR="00277CD2" w:rsidRDefault="00277CD2">
            <w:pPr>
              <w:rPr>
                <w:lang w:val="en-GB"/>
              </w:rPr>
            </w:pPr>
            <w:r>
              <w:rPr>
                <w:lang w:val="en-GB"/>
              </w:rPr>
              <w:t>Book a Visit</w:t>
            </w:r>
          </w:p>
        </w:tc>
      </w:tr>
      <w:tr w:rsidR="00277CD2" w14:paraId="52060809" w14:textId="77777777" w:rsidTr="00277CD2">
        <w:tc>
          <w:tcPr>
            <w:tcW w:w="2263" w:type="dxa"/>
          </w:tcPr>
          <w:p w14:paraId="1D5CC04C" w14:textId="77777777" w:rsidR="00277CD2" w:rsidRPr="00945252" w:rsidRDefault="00277CD2" w:rsidP="00277CD2">
            <w:pPr>
              <w:rPr>
                <w:b/>
                <w:lang w:val="en-GB"/>
              </w:rPr>
            </w:pPr>
            <w:r>
              <w:rPr>
                <w:b/>
                <w:lang w:val="en-GB"/>
              </w:rPr>
              <w:t>Actor</w:t>
            </w:r>
          </w:p>
        </w:tc>
        <w:tc>
          <w:tcPr>
            <w:tcW w:w="6232" w:type="dxa"/>
          </w:tcPr>
          <w:p w14:paraId="0A49F343" w14:textId="7AD41878" w:rsidR="00277CD2" w:rsidRDefault="00277CD2" w:rsidP="00277CD2">
            <w:pPr>
              <w:rPr>
                <w:lang w:val="en-GB"/>
              </w:rPr>
            </w:pPr>
            <w:r>
              <w:rPr>
                <w:lang w:val="en-GB"/>
              </w:rPr>
              <w:t>Customer</w:t>
            </w:r>
          </w:p>
        </w:tc>
      </w:tr>
      <w:tr w:rsidR="00277CD2" w:rsidRPr="0080605A" w14:paraId="76231466" w14:textId="77777777" w:rsidTr="00277CD2">
        <w:tc>
          <w:tcPr>
            <w:tcW w:w="2263" w:type="dxa"/>
          </w:tcPr>
          <w:p w14:paraId="4C6F3209" w14:textId="77777777" w:rsidR="00277CD2" w:rsidRPr="00945252" w:rsidRDefault="00277CD2" w:rsidP="00277CD2">
            <w:pPr>
              <w:rPr>
                <w:b/>
                <w:lang w:val="en-GB"/>
              </w:rPr>
            </w:pPr>
            <w:r>
              <w:rPr>
                <w:b/>
                <w:lang w:val="en-GB"/>
              </w:rPr>
              <w:t>Entry condition</w:t>
            </w:r>
          </w:p>
        </w:tc>
        <w:tc>
          <w:tcPr>
            <w:tcW w:w="6232" w:type="dxa"/>
          </w:tcPr>
          <w:p w14:paraId="60DF6B45" w14:textId="52A0FC50" w:rsidR="00277CD2" w:rsidRDefault="00277CD2" w:rsidP="00277CD2">
            <w:pPr>
              <w:rPr>
                <w:lang w:val="en-GB"/>
              </w:rPr>
            </w:pPr>
            <w:r>
              <w:rPr>
                <w:lang w:val="en-GB"/>
              </w:rPr>
              <w:t>Customer has accessed the app and successfully logged in</w:t>
            </w:r>
          </w:p>
        </w:tc>
      </w:tr>
      <w:tr w:rsidR="00277CD2" w:rsidRPr="0080605A" w14:paraId="31C05D94" w14:textId="77777777" w:rsidTr="00277CD2">
        <w:tc>
          <w:tcPr>
            <w:tcW w:w="2263" w:type="dxa"/>
          </w:tcPr>
          <w:p w14:paraId="3AD28132" w14:textId="77777777" w:rsidR="00277CD2" w:rsidRPr="00945252" w:rsidRDefault="00277CD2" w:rsidP="00277CD2">
            <w:pPr>
              <w:rPr>
                <w:b/>
                <w:lang w:val="en-GB"/>
              </w:rPr>
            </w:pPr>
            <w:r>
              <w:rPr>
                <w:b/>
                <w:lang w:val="en-GB"/>
              </w:rPr>
              <w:t>Basic Flow</w:t>
            </w:r>
          </w:p>
        </w:tc>
        <w:tc>
          <w:tcPr>
            <w:tcW w:w="6232" w:type="dxa"/>
          </w:tcPr>
          <w:p w14:paraId="1F7CA086" w14:textId="752A1273" w:rsidR="00277CD2" w:rsidRDefault="00277CD2" w:rsidP="00277CD2">
            <w:pPr>
              <w:pStyle w:val="ListParagraph"/>
              <w:numPr>
                <w:ilvl w:val="0"/>
                <w:numId w:val="57"/>
              </w:numPr>
              <w:rPr>
                <w:ins w:id="793" w:author="asus" w:date="2020-12-18T10:43:00Z"/>
                <w:lang w:val="en-GB"/>
              </w:rPr>
            </w:pPr>
            <w:r>
              <w:rPr>
                <w:lang w:val="en-GB"/>
              </w:rPr>
              <w:t xml:space="preserve">Customer </w:t>
            </w:r>
            <w:del w:id="794" w:author="asus" w:date="2020-12-18T10:42:00Z">
              <w:r>
                <w:rPr>
                  <w:lang w:val="en-GB"/>
                </w:rPr>
                <w:delText>selects a store from a digital map.</w:delText>
              </w:r>
            </w:del>
            <w:ins w:id="795" w:author="asus" w:date="2020-12-18T10:42:00Z">
              <w:r w:rsidR="00284FF8">
                <w:rPr>
                  <w:lang w:val="en-GB"/>
                </w:rPr>
                <w:t>selects the</w:t>
              </w:r>
            </w:ins>
            <w:ins w:id="796" w:author="asus" w:date="2020-12-18T10:43:00Z">
              <w:r w:rsidR="00284FF8">
                <w:rPr>
                  <w:lang w:val="en-GB"/>
                </w:rPr>
                <w:t xml:space="preserve"> Book a Visit functionality.</w:t>
              </w:r>
            </w:ins>
          </w:p>
          <w:p w14:paraId="6A12B066" w14:textId="7D1AA2BD" w:rsidR="00284FF8" w:rsidRDefault="00284FF8" w:rsidP="00277CD2">
            <w:pPr>
              <w:pStyle w:val="ListParagraph"/>
              <w:numPr>
                <w:ilvl w:val="0"/>
                <w:numId w:val="57"/>
              </w:numPr>
              <w:rPr>
                <w:lang w:val="en-GB"/>
              </w:rPr>
            </w:pPr>
            <w:ins w:id="797" w:author="asus" w:date="2020-12-18T10:43:00Z">
              <w:r>
                <w:rPr>
                  <w:lang w:val="en-GB"/>
                </w:rPr>
                <w:t>A map containing all the available stores is shown.</w:t>
              </w:r>
            </w:ins>
          </w:p>
          <w:p w14:paraId="6EC6586A" w14:textId="6C2EFBAE" w:rsidR="00277CD2" w:rsidRDefault="00277CD2" w:rsidP="00277CD2">
            <w:pPr>
              <w:pStyle w:val="ListParagraph"/>
              <w:numPr>
                <w:ilvl w:val="0"/>
                <w:numId w:val="57"/>
              </w:numPr>
              <w:rPr>
                <w:lang w:val="en-GB"/>
              </w:rPr>
            </w:pPr>
            <w:del w:id="798" w:author="asus" w:date="2020-12-18T10:43:00Z">
              <w:r>
                <w:rPr>
                  <w:lang w:val="en-GB"/>
                </w:rPr>
                <w:delText>After selecting the store, Customer clicks the “Book a visit” button.</w:delText>
              </w:r>
            </w:del>
            <w:ins w:id="799" w:author="asus" w:date="2020-12-18T10:43:00Z">
              <w:r w:rsidR="00284FF8">
                <w:rPr>
                  <w:lang w:val="en-GB"/>
                </w:rPr>
                <w:t xml:space="preserve">Customer clicks </w:t>
              </w:r>
            </w:ins>
            <w:ins w:id="800" w:author="asus" w:date="2020-12-18T10:44:00Z">
              <w:r w:rsidR="00284FF8">
                <w:rPr>
                  <w:lang w:val="en-GB"/>
                </w:rPr>
                <w:t xml:space="preserve">on </w:t>
              </w:r>
            </w:ins>
            <w:ins w:id="801" w:author="asus" w:date="2020-12-18T10:43:00Z">
              <w:r w:rsidR="00284FF8">
                <w:rPr>
                  <w:lang w:val="en-GB"/>
                </w:rPr>
                <w:t>one of the stores.</w:t>
              </w:r>
            </w:ins>
          </w:p>
          <w:p w14:paraId="44EF085D" w14:textId="49224899" w:rsidR="00277CD2" w:rsidRDefault="00277CD2" w:rsidP="00277CD2">
            <w:pPr>
              <w:pStyle w:val="ListParagraph"/>
              <w:numPr>
                <w:ilvl w:val="0"/>
                <w:numId w:val="57"/>
              </w:numPr>
              <w:rPr>
                <w:lang w:val="en-GB"/>
              </w:rPr>
            </w:pPr>
            <w:r>
              <w:rPr>
                <w:lang w:val="en-GB"/>
              </w:rPr>
              <w:t>The app displays a time table with some free time slots</w:t>
            </w:r>
            <w:ins w:id="802" w:author="asus" w:date="2020-12-18T10:44:00Z">
              <w:r w:rsidR="00284FF8">
                <w:rPr>
                  <w:lang w:val="en-GB"/>
                </w:rPr>
                <w:t xml:space="preserve"> for the selected store</w:t>
              </w:r>
            </w:ins>
            <w:r>
              <w:rPr>
                <w:lang w:val="en-GB"/>
              </w:rPr>
              <w:t>. Some suggested time slots (either for that store or other stores) are displayed as well.</w:t>
            </w:r>
          </w:p>
          <w:p w14:paraId="15B68637" w14:textId="77777777" w:rsidR="00277CD2" w:rsidRDefault="00277CD2" w:rsidP="00277CD2">
            <w:pPr>
              <w:pStyle w:val="ListParagraph"/>
              <w:numPr>
                <w:ilvl w:val="0"/>
                <w:numId w:val="57"/>
              </w:numPr>
              <w:rPr>
                <w:lang w:val="en-GB"/>
              </w:rPr>
            </w:pPr>
            <w:r>
              <w:rPr>
                <w:lang w:val="en-GB"/>
              </w:rPr>
              <w:t>Customer selects the time slots that they need and clicks “Next”.</w:t>
            </w:r>
          </w:p>
          <w:p w14:paraId="407FC92C" w14:textId="392D1407" w:rsidR="00277CD2" w:rsidRDefault="00277CD2" w:rsidP="00277CD2">
            <w:pPr>
              <w:pStyle w:val="ListParagraph"/>
              <w:numPr>
                <w:ilvl w:val="0"/>
                <w:numId w:val="57"/>
              </w:numPr>
              <w:rPr>
                <w:lang w:val="en-GB"/>
              </w:rPr>
            </w:pPr>
            <w:r>
              <w:rPr>
                <w:lang w:val="en-GB"/>
              </w:rPr>
              <w:t>Optionally, Customer can open a list of items and select some items that they inten</w:t>
            </w:r>
            <w:r w:rsidR="007F4241">
              <w:rPr>
                <w:lang w:val="en-GB"/>
              </w:rPr>
              <w:t>d to buy from the store</w:t>
            </w:r>
            <w:r>
              <w:rPr>
                <w:lang w:val="en-GB"/>
              </w:rPr>
              <w:t>.</w:t>
            </w:r>
          </w:p>
          <w:p w14:paraId="1166273D" w14:textId="162E5E73" w:rsidR="007506B9" w:rsidRDefault="007506B9" w:rsidP="00277CD2">
            <w:pPr>
              <w:pStyle w:val="ListParagraph"/>
              <w:numPr>
                <w:ilvl w:val="0"/>
                <w:numId w:val="57"/>
              </w:numPr>
              <w:rPr>
                <w:lang w:val="en-GB"/>
              </w:rPr>
            </w:pPr>
            <w:r>
              <w:rPr>
                <w:lang w:val="en-GB"/>
              </w:rPr>
              <w:t>Customer inserts the number of people that will visit the store together.</w:t>
            </w:r>
          </w:p>
          <w:p w14:paraId="7F7D09E5" w14:textId="77777777" w:rsidR="00277CD2" w:rsidRDefault="00277CD2" w:rsidP="00277CD2">
            <w:pPr>
              <w:pStyle w:val="ListParagraph"/>
              <w:numPr>
                <w:ilvl w:val="0"/>
                <w:numId w:val="57"/>
              </w:numPr>
              <w:rPr>
                <w:lang w:val="en-GB"/>
              </w:rPr>
            </w:pPr>
            <w:r>
              <w:rPr>
                <w:lang w:val="en-GB"/>
              </w:rPr>
              <w:t>Customer confirms their booking and click “Submit”.</w:t>
            </w:r>
          </w:p>
          <w:p w14:paraId="4999F106" w14:textId="51831789" w:rsidR="00277CD2" w:rsidRPr="00945252" w:rsidRDefault="00277CD2">
            <w:pPr>
              <w:pStyle w:val="ListParagraph"/>
              <w:numPr>
                <w:ilvl w:val="0"/>
                <w:numId w:val="57"/>
              </w:numPr>
              <w:rPr>
                <w:lang w:val="en-GB"/>
              </w:rPr>
            </w:pPr>
            <w:r>
              <w:rPr>
                <w:lang w:val="en-GB"/>
              </w:rPr>
              <w:t>The app displays message with a QR code and the day and time at which the visit starts.</w:t>
            </w:r>
          </w:p>
        </w:tc>
      </w:tr>
      <w:tr w:rsidR="00277CD2" w:rsidRPr="0080605A" w14:paraId="1B1AE183" w14:textId="77777777" w:rsidTr="00277CD2">
        <w:tc>
          <w:tcPr>
            <w:tcW w:w="2263" w:type="dxa"/>
          </w:tcPr>
          <w:p w14:paraId="3BD2CDE8" w14:textId="77777777" w:rsidR="00277CD2" w:rsidRPr="00945252" w:rsidRDefault="00277CD2" w:rsidP="00277CD2">
            <w:pPr>
              <w:rPr>
                <w:b/>
                <w:lang w:val="en-GB"/>
              </w:rPr>
            </w:pPr>
            <w:r>
              <w:rPr>
                <w:b/>
                <w:lang w:val="en-GB"/>
              </w:rPr>
              <w:t>Exit condition</w:t>
            </w:r>
          </w:p>
        </w:tc>
        <w:tc>
          <w:tcPr>
            <w:tcW w:w="6232" w:type="dxa"/>
          </w:tcPr>
          <w:p w14:paraId="213220A3" w14:textId="6F683987" w:rsidR="00277CD2" w:rsidRDefault="007D416D" w:rsidP="00277CD2">
            <w:pPr>
              <w:rPr>
                <w:lang w:val="en-GB"/>
              </w:rPr>
            </w:pPr>
            <w:r>
              <w:rPr>
                <w:lang w:val="en-GB"/>
              </w:rPr>
              <w:t>The visit is successfully registered and the Customer can use their QR code to enter the store.</w:t>
            </w:r>
          </w:p>
        </w:tc>
      </w:tr>
      <w:tr w:rsidR="00277CD2" w:rsidRPr="0080605A" w14:paraId="512D37C7" w14:textId="77777777" w:rsidTr="00277CD2">
        <w:tc>
          <w:tcPr>
            <w:tcW w:w="2263" w:type="dxa"/>
          </w:tcPr>
          <w:p w14:paraId="714A1F53" w14:textId="77777777" w:rsidR="00277CD2" w:rsidRPr="00945252" w:rsidRDefault="00277CD2" w:rsidP="00277CD2">
            <w:pPr>
              <w:rPr>
                <w:b/>
                <w:lang w:val="en-GB"/>
              </w:rPr>
            </w:pPr>
            <w:r w:rsidRPr="00945252">
              <w:rPr>
                <w:b/>
                <w:lang w:val="en-GB"/>
              </w:rPr>
              <w:t>Exception</w:t>
            </w:r>
          </w:p>
        </w:tc>
        <w:tc>
          <w:tcPr>
            <w:tcW w:w="6232" w:type="dxa"/>
          </w:tcPr>
          <w:p w14:paraId="628631B1" w14:textId="109C03C0" w:rsidR="00277CD2" w:rsidRDefault="00284FF8" w:rsidP="00277CD2">
            <w:pPr>
              <w:rPr>
                <w:lang w:val="en-GB"/>
              </w:rPr>
            </w:pPr>
            <w:ins w:id="803" w:author="asus" w:date="2020-12-18T10:44:00Z">
              <w:r>
                <w:rPr>
                  <w:lang w:val="en-GB"/>
                </w:rPr>
                <w:t>Customer</w:t>
              </w:r>
            </w:ins>
            <w:ins w:id="804" w:author="asus" w:date="2020-12-18T10:48:00Z">
              <w:r>
                <w:rPr>
                  <w:lang w:val="en-GB"/>
                </w:rPr>
                <w:t>’s selected time slots overlap with a Visit that they have already booked. The B</w:t>
              </w:r>
            </w:ins>
            <w:ins w:id="805" w:author="asus" w:date="2020-12-18T10:49:00Z">
              <w:r>
                <w:rPr>
                  <w:lang w:val="en-GB"/>
                </w:rPr>
                <w:t>ooking operation is denied and an error message is displayed.</w:t>
              </w:r>
            </w:ins>
          </w:p>
        </w:tc>
      </w:tr>
    </w:tbl>
    <w:p w14:paraId="4E40DDA8" w14:textId="3AD93ADA" w:rsidR="00A9228B" w:rsidRDefault="009C0781" w:rsidP="004E5CBA">
      <w:pPr>
        <w:pStyle w:val="Heading4"/>
        <w:rPr>
          <w:lang w:val="en-GB"/>
        </w:rPr>
      </w:pPr>
      <w:bookmarkStart w:id="806" w:name="_Toc59565383"/>
      <w:bookmarkStart w:id="807" w:name="_Toc59567821"/>
      <w:r>
        <w:rPr>
          <w:lang w:val="en-GB"/>
        </w:rPr>
        <w:t>Booking deletion</w:t>
      </w:r>
      <w:bookmarkEnd w:id="806"/>
      <w:bookmarkEnd w:id="807"/>
    </w:p>
    <w:tbl>
      <w:tblPr>
        <w:tblStyle w:val="TableGrid"/>
        <w:tblW w:w="0" w:type="auto"/>
        <w:tblLook w:val="04A0" w:firstRow="1" w:lastRow="0" w:firstColumn="1" w:lastColumn="0" w:noHBand="0" w:noVBand="1"/>
      </w:tblPr>
      <w:tblGrid>
        <w:gridCol w:w="2263"/>
        <w:gridCol w:w="6232"/>
      </w:tblGrid>
      <w:tr w:rsidR="00A9228B" w14:paraId="04A18935" w14:textId="77777777" w:rsidTr="00EE499D">
        <w:tc>
          <w:tcPr>
            <w:tcW w:w="2263" w:type="dxa"/>
          </w:tcPr>
          <w:p w14:paraId="347A993B" w14:textId="77777777" w:rsidR="00A9228B" w:rsidRPr="00945252" w:rsidRDefault="00A9228B" w:rsidP="00EE499D">
            <w:pPr>
              <w:rPr>
                <w:b/>
                <w:lang w:val="en-GB"/>
              </w:rPr>
            </w:pPr>
            <w:r>
              <w:rPr>
                <w:b/>
                <w:lang w:val="en-GB"/>
              </w:rPr>
              <w:t>Use case</w:t>
            </w:r>
          </w:p>
        </w:tc>
        <w:tc>
          <w:tcPr>
            <w:tcW w:w="6232" w:type="dxa"/>
          </w:tcPr>
          <w:p w14:paraId="5E552CB8" w14:textId="446C6BA3" w:rsidR="00A9228B" w:rsidRDefault="00A9228B" w:rsidP="00EE499D">
            <w:pPr>
              <w:rPr>
                <w:lang w:val="en-GB"/>
              </w:rPr>
            </w:pPr>
            <w:r>
              <w:rPr>
                <w:lang w:val="en-GB"/>
              </w:rPr>
              <w:t>Delete Booking</w:t>
            </w:r>
          </w:p>
        </w:tc>
      </w:tr>
      <w:tr w:rsidR="00A9228B" w14:paraId="1AB9F705" w14:textId="77777777" w:rsidTr="00EE499D">
        <w:tc>
          <w:tcPr>
            <w:tcW w:w="2263" w:type="dxa"/>
          </w:tcPr>
          <w:p w14:paraId="44195B1E" w14:textId="77777777" w:rsidR="00A9228B" w:rsidRPr="00945252" w:rsidRDefault="00A9228B" w:rsidP="00EE499D">
            <w:pPr>
              <w:rPr>
                <w:b/>
                <w:lang w:val="en-GB"/>
              </w:rPr>
            </w:pPr>
            <w:r>
              <w:rPr>
                <w:b/>
                <w:lang w:val="en-GB"/>
              </w:rPr>
              <w:t>Actor</w:t>
            </w:r>
          </w:p>
        </w:tc>
        <w:tc>
          <w:tcPr>
            <w:tcW w:w="6232" w:type="dxa"/>
          </w:tcPr>
          <w:p w14:paraId="1BC975D4" w14:textId="77777777" w:rsidR="00A9228B" w:rsidRDefault="00A9228B" w:rsidP="00EE499D">
            <w:pPr>
              <w:rPr>
                <w:lang w:val="en-GB"/>
              </w:rPr>
            </w:pPr>
            <w:r>
              <w:rPr>
                <w:lang w:val="en-GB"/>
              </w:rPr>
              <w:t>Logged Customer</w:t>
            </w:r>
          </w:p>
        </w:tc>
      </w:tr>
      <w:tr w:rsidR="00A9228B" w:rsidRPr="0080605A" w14:paraId="44BD345F" w14:textId="77777777" w:rsidTr="00EE499D">
        <w:tc>
          <w:tcPr>
            <w:tcW w:w="2263" w:type="dxa"/>
          </w:tcPr>
          <w:p w14:paraId="6B464CB6" w14:textId="77777777" w:rsidR="00A9228B" w:rsidRPr="00945252" w:rsidRDefault="00A9228B" w:rsidP="00EE499D">
            <w:pPr>
              <w:rPr>
                <w:b/>
                <w:lang w:val="en-GB"/>
              </w:rPr>
            </w:pPr>
            <w:r>
              <w:rPr>
                <w:b/>
                <w:lang w:val="en-GB"/>
              </w:rPr>
              <w:t>Entry condition</w:t>
            </w:r>
          </w:p>
        </w:tc>
        <w:tc>
          <w:tcPr>
            <w:tcW w:w="6232" w:type="dxa"/>
          </w:tcPr>
          <w:p w14:paraId="02F9D06A" w14:textId="3BCDE1E6" w:rsidR="00A9228B" w:rsidRDefault="00A9228B">
            <w:pPr>
              <w:rPr>
                <w:lang w:val="en-GB"/>
              </w:rPr>
            </w:pPr>
            <w:r>
              <w:rPr>
                <w:lang w:val="en-GB"/>
              </w:rPr>
              <w:t xml:space="preserve">Customer has booked a visit and the current time is at least 30 minutes </w:t>
            </w:r>
            <w:r w:rsidR="009240FF">
              <w:rPr>
                <w:lang w:val="en-GB"/>
              </w:rPr>
              <w:t>before</w:t>
            </w:r>
            <w:r>
              <w:rPr>
                <w:lang w:val="en-GB"/>
              </w:rPr>
              <w:t xml:space="preserve"> than the visit time</w:t>
            </w:r>
          </w:p>
        </w:tc>
      </w:tr>
      <w:tr w:rsidR="00A9228B" w:rsidRPr="0080605A" w14:paraId="57E30C9C" w14:textId="77777777" w:rsidTr="00EE499D">
        <w:tc>
          <w:tcPr>
            <w:tcW w:w="2263" w:type="dxa"/>
          </w:tcPr>
          <w:p w14:paraId="298EED64" w14:textId="77777777" w:rsidR="00A9228B" w:rsidRPr="00945252" w:rsidRDefault="00A9228B" w:rsidP="00EE499D">
            <w:pPr>
              <w:rPr>
                <w:b/>
                <w:lang w:val="en-GB"/>
              </w:rPr>
            </w:pPr>
            <w:r>
              <w:rPr>
                <w:b/>
                <w:lang w:val="en-GB"/>
              </w:rPr>
              <w:t>Basic Flow</w:t>
            </w:r>
          </w:p>
        </w:tc>
        <w:tc>
          <w:tcPr>
            <w:tcW w:w="6232" w:type="dxa"/>
          </w:tcPr>
          <w:p w14:paraId="1D8BAEAE" w14:textId="14BF4C10" w:rsidR="00A9228B" w:rsidRDefault="00A9228B" w:rsidP="004E5CBA">
            <w:pPr>
              <w:pStyle w:val="ListParagraph"/>
              <w:numPr>
                <w:ilvl w:val="0"/>
                <w:numId w:val="60"/>
              </w:numPr>
              <w:rPr>
                <w:lang w:val="en-GB"/>
              </w:rPr>
            </w:pPr>
            <w:r>
              <w:rPr>
                <w:lang w:val="en-GB"/>
              </w:rPr>
              <w:t>Logged Customer selects the booking.</w:t>
            </w:r>
          </w:p>
          <w:p w14:paraId="09D5CED8" w14:textId="18724030" w:rsidR="00A9228B" w:rsidRPr="00A05B9A" w:rsidRDefault="00A9228B" w:rsidP="004E5CBA">
            <w:pPr>
              <w:pStyle w:val="ListParagraph"/>
              <w:numPr>
                <w:ilvl w:val="0"/>
                <w:numId w:val="60"/>
              </w:numPr>
              <w:rPr>
                <w:lang w:val="en-GB"/>
              </w:rPr>
            </w:pPr>
            <w:r>
              <w:rPr>
                <w:lang w:val="en-GB"/>
              </w:rPr>
              <w:t>Logged Customer clicks the “delete visit” button.</w:t>
            </w:r>
          </w:p>
          <w:p w14:paraId="4DCD4BD5" w14:textId="5B566C75" w:rsidR="00A9228B" w:rsidRPr="00A05B9A" w:rsidRDefault="00A9228B" w:rsidP="00EE499D">
            <w:pPr>
              <w:pStyle w:val="ListParagraph"/>
              <w:rPr>
                <w:lang w:val="en-GB"/>
              </w:rPr>
            </w:pPr>
          </w:p>
        </w:tc>
      </w:tr>
      <w:tr w:rsidR="00A9228B" w:rsidRPr="0080605A" w14:paraId="74732767" w14:textId="77777777" w:rsidTr="00EE499D">
        <w:tc>
          <w:tcPr>
            <w:tcW w:w="2263" w:type="dxa"/>
          </w:tcPr>
          <w:p w14:paraId="3C679B88" w14:textId="77777777" w:rsidR="00A9228B" w:rsidRPr="00945252" w:rsidRDefault="00A9228B" w:rsidP="00EE499D">
            <w:pPr>
              <w:rPr>
                <w:b/>
                <w:lang w:val="en-GB"/>
              </w:rPr>
            </w:pPr>
            <w:r>
              <w:rPr>
                <w:b/>
                <w:lang w:val="en-GB"/>
              </w:rPr>
              <w:t>Exit condition</w:t>
            </w:r>
          </w:p>
        </w:tc>
        <w:tc>
          <w:tcPr>
            <w:tcW w:w="6232" w:type="dxa"/>
          </w:tcPr>
          <w:p w14:paraId="6DC68898" w14:textId="499CF209" w:rsidR="00A9228B" w:rsidRDefault="00A9228B">
            <w:pPr>
              <w:rPr>
                <w:lang w:val="en-GB"/>
              </w:rPr>
            </w:pPr>
            <w:r>
              <w:rPr>
                <w:lang w:val="en-GB"/>
              </w:rPr>
              <w:t>Logged Customer has successfully deleted the booking and cannot enter the store at the time of the previous booking.</w:t>
            </w:r>
          </w:p>
        </w:tc>
      </w:tr>
      <w:tr w:rsidR="00A9228B" w14:paraId="5E9AE2E2" w14:textId="77777777" w:rsidTr="00EE499D">
        <w:tc>
          <w:tcPr>
            <w:tcW w:w="2263" w:type="dxa"/>
          </w:tcPr>
          <w:p w14:paraId="00BB81C0" w14:textId="77777777" w:rsidR="00A9228B" w:rsidRPr="00945252" w:rsidRDefault="00A9228B" w:rsidP="00EE499D">
            <w:pPr>
              <w:rPr>
                <w:b/>
                <w:lang w:val="en-GB"/>
              </w:rPr>
            </w:pPr>
            <w:r w:rsidRPr="00945252">
              <w:rPr>
                <w:b/>
                <w:lang w:val="en-GB"/>
              </w:rPr>
              <w:t>Exception</w:t>
            </w:r>
          </w:p>
        </w:tc>
        <w:tc>
          <w:tcPr>
            <w:tcW w:w="6232" w:type="dxa"/>
          </w:tcPr>
          <w:p w14:paraId="346D4272" w14:textId="77777777" w:rsidR="00A9228B" w:rsidRDefault="00A9228B" w:rsidP="00EE499D">
            <w:pPr>
              <w:rPr>
                <w:lang w:val="en-GB"/>
              </w:rPr>
            </w:pPr>
          </w:p>
        </w:tc>
      </w:tr>
    </w:tbl>
    <w:p w14:paraId="433D39C7" w14:textId="23AC9F7F" w:rsidR="009C0781" w:rsidRDefault="009C0781" w:rsidP="004E5CBA">
      <w:pPr>
        <w:pStyle w:val="Heading4"/>
        <w:rPr>
          <w:lang w:val="en-GB"/>
        </w:rPr>
      </w:pPr>
      <w:bookmarkStart w:id="808" w:name="_Toc59565384"/>
      <w:bookmarkStart w:id="809" w:name="_Toc59567822"/>
      <w:r>
        <w:rPr>
          <w:lang w:val="en-GB"/>
        </w:rPr>
        <w:t xml:space="preserve">Queue </w:t>
      </w:r>
      <w:r w:rsidR="0038428F">
        <w:rPr>
          <w:lang w:val="en-GB"/>
        </w:rPr>
        <w:t>exit</w:t>
      </w:r>
      <w:bookmarkEnd w:id="808"/>
      <w:bookmarkEnd w:id="809"/>
    </w:p>
    <w:tbl>
      <w:tblPr>
        <w:tblStyle w:val="TableGrid"/>
        <w:tblW w:w="0" w:type="auto"/>
        <w:tblLook w:val="04A0" w:firstRow="1" w:lastRow="0" w:firstColumn="1" w:lastColumn="0" w:noHBand="0" w:noVBand="1"/>
      </w:tblPr>
      <w:tblGrid>
        <w:gridCol w:w="2263"/>
        <w:gridCol w:w="6232"/>
      </w:tblGrid>
      <w:tr w:rsidR="00A9228B" w14:paraId="262B8B7D" w14:textId="77777777" w:rsidTr="00EE499D">
        <w:tc>
          <w:tcPr>
            <w:tcW w:w="2263" w:type="dxa"/>
          </w:tcPr>
          <w:p w14:paraId="042D8A58" w14:textId="77777777" w:rsidR="00A9228B" w:rsidRPr="00945252" w:rsidRDefault="00A9228B" w:rsidP="00EE499D">
            <w:pPr>
              <w:rPr>
                <w:b/>
                <w:lang w:val="en-GB"/>
              </w:rPr>
            </w:pPr>
            <w:r>
              <w:rPr>
                <w:b/>
                <w:lang w:val="en-GB"/>
              </w:rPr>
              <w:t>Use case</w:t>
            </w:r>
          </w:p>
        </w:tc>
        <w:tc>
          <w:tcPr>
            <w:tcW w:w="6232" w:type="dxa"/>
          </w:tcPr>
          <w:p w14:paraId="6220FA34" w14:textId="23DB5C2F" w:rsidR="00A9228B" w:rsidRDefault="00A9228B" w:rsidP="00EE499D">
            <w:pPr>
              <w:rPr>
                <w:lang w:val="en-GB"/>
              </w:rPr>
            </w:pPr>
            <w:r>
              <w:rPr>
                <w:lang w:val="en-GB"/>
              </w:rPr>
              <w:t>Exit Queue</w:t>
            </w:r>
          </w:p>
        </w:tc>
      </w:tr>
      <w:tr w:rsidR="00A9228B" w14:paraId="3B7C6D92" w14:textId="77777777" w:rsidTr="00EE499D">
        <w:tc>
          <w:tcPr>
            <w:tcW w:w="2263" w:type="dxa"/>
          </w:tcPr>
          <w:p w14:paraId="6F92F1C8" w14:textId="77777777" w:rsidR="00A9228B" w:rsidRPr="00945252" w:rsidRDefault="00A9228B" w:rsidP="00EE499D">
            <w:pPr>
              <w:rPr>
                <w:b/>
                <w:lang w:val="en-GB"/>
              </w:rPr>
            </w:pPr>
            <w:r>
              <w:rPr>
                <w:b/>
                <w:lang w:val="en-GB"/>
              </w:rPr>
              <w:t>Actor</w:t>
            </w:r>
          </w:p>
        </w:tc>
        <w:tc>
          <w:tcPr>
            <w:tcW w:w="6232" w:type="dxa"/>
          </w:tcPr>
          <w:p w14:paraId="73526869" w14:textId="77777777" w:rsidR="00A9228B" w:rsidRDefault="00A9228B" w:rsidP="00EE499D">
            <w:pPr>
              <w:rPr>
                <w:lang w:val="en-GB"/>
              </w:rPr>
            </w:pPr>
            <w:r>
              <w:rPr>
                <w:lang w:val="en-GB"/>
              </w:rPr>
              <w:t>Logged Customer</w:t>
            </w:r>
          </w:p>
        </w:tc>
      </w:tr>
      <w:tr w:rsidR="00A9228B" w:rsidRPr="0080605A" w14:paraId="0C038597" w14:textId="77777777" w:rsidTr="00EE499D">
        <w:tc>
          <w:tcPr>
            <w:tcW w:w="2263" w:type="dxa"/>
          </w:tcPr>
          <w:p w14:paraId="2F844365" w14:textId="77777777" w:rsidR="00A9228B" w:rsidRPr="00945252" w:rsidRDefault="00A9228B" w:rsidP="00EE499D">
            <w:pPr>
              <w:rPr>
                <w:b/>
                <w:lang w:val="en-GB"/>
              </w:rPr>
            </w:pPr>
            <w:r>
              <w:rPr>
                <w:b/>
                <w:lang w:val="en-GB"/>
              </w:rPr>
              <w:t>Entry condition</w:t>
            </w:r>
          </w:p>
        </w:tc>
        <w:tc>
          <w:tcPr>
            <w:tcW w:w="6232" w:type="dxa"/>
          </w:tcPr>
          <w:p w14:paraId="001A4CDE" w14:textId="72B053C6" w:rsidR="00A9228B" w:rsidRDefault="00A9228B">
            <w:pPr>
              <w:rPr>
                <w:lang w:val="en-GB"/>
              </w:rPr>
            </w:pPr>
            <w:r>
              <w:rPr>
                <w:lang w:val="en-GB"/>
              </w:rPr>
              <w:t>Customer is in a queue for a store</w:t>
            </w:r>
            <w:r w:rsidR="009240FF">
              <w:rPr>
                <w:lang w:val="en-GB"/>
              </w:rPr>
              <w:t xml:space="preserve"> and its ticket is digital</w:t>
            </w:r>
          </w:p>
        </w:tc>
      </w:tr>
      <w:tr w:rsidR="00A9228B" w:rsidRPr="0080605A" w14:paraId="7B7661CF" w14:textId="77777777" w:rsidTr="00EE499D">
        <w:tc>
          <w:tcPr>
            <w:tcW w:w="2263" w:type="dxa"/>
          </w:tcPr>
          <w:p w14:paraId="7E28BA62" w14:textId="77777777" w:rsidR="00A9228B" w:rsidRPr="00945252" w:rsidRDefault="00A9228B" w:rsidP="00EE499D">
            <w:pPr>
              <w:rPr>
                <w:b/>
                <w:lang w:val="en-GB"/>
              </w:rPr>
            </w:pPr>
            <w:r>
              <w:rPr>
                <w:b/>
                <w:lang w:val="en-GB"/>
              </w:rPr>
              <w:t>Basic Flow</w:t>
            </w:r>
          </w:p>
        </w:tc>
        <w:tc>
          <w:tcPr>
            <w:tcW w:w="6232" w:type="dxa"/>
          </w:tcPr>
          <w:p w14:paraId="76AAE41E" w14:textId="08528029" w:rsidR="00A9228B" w:rsidRDefault="00A9228B">
            <w:pPr>
              <w:pStyle w:val="ListParagraph"/>
              <w:numPr>
                <w:ilvl w:val="0"/>
                <w:numId w:val="61"/>
              </w:numPr>
              <w:rPr>
                <w:lang w:val="en-GB"/>
              </w:rPr>
            </w:pPr>
            <w:r>
              <w:rPr>
                <w:lang w:val="en-GB"/>
              </w:rPr>
              <w:t>Logged Customer enters the queue info screen section.</w:t>
            </w:r>
          </w:p>
          <w:p w14:paraId="14FE5101" w14:textId="0903FF0C" w:rsidR="00A9228B" w:rsidRPr="0031498E" w:rsidRDefault="00A9228B" w:rsidP="004E5CBA">
            <w:pPr>
              <w:pStyle w:val="ListParagraph"/>
              <w:numPr>
                <w:ilvl w:val="0"/>
                <w:numId w:val="61"/>
              </w:numPr>
              <w:rPr>
                <w:lang w:val="en-GB"/>
              </w:rPr>
            </w:pPr>
            <w:r>
              <w:rPr>
                <w:lang w:val="en-GB"/>
              </w:rPr>
              <w:t>Logged Customer clicks the “exit queue” button.</w:t>
            </w:r>
          </w:p>
        </w:tc>
      </w:tr>
      <w:tr w:rsidR="00A9228B" w:rsidRPr="0080605A" w14:paraId="41601E89" w14:textId="77777777" w:rsidTr="00EE499D">
        <w:tc>
          <w:tcPr>
            <w:tcW w:w="2263" w:type="dxa"/>
          </w:tcPr>
          <w:p w14:paraId="07934939" w14:textId="77777777" w:rsidR="00A9228B" w:rsidRPr="00945252" w:rsidRDefault="00A9228B" w:rsidP="00EE499D">
            <w:pPr>
              <w:rPr>
                <w:b/>
                <w:lang w:val="en-GB"/>
              </w:rPr>
            </w:pPr>
            <w:r>
              <w:rPr>
                <w:b/>
                <w:lang w:val="en-GB"/>
              </w:rPr>
              <w:t>Exit condition</w:t>
            </w:r>
          </w:p>
        </w:tc>
        <w:tc>
          <w:tcPr>
            <w:tcW w:w="6232" w:type="dxa"/>
          </w:tcPr>
          <w:p w14:paraId="386CCF79" w14:textId="0E6D6D87" w:rsidR="00A9228B" w:rsidRDefault="00A9228B">
            <w:pPr>
              <w:rPr>
                <w:lang w:val="en-GB"/>
              </w:rPr>
            </w:pPr>
            <w:r>
              <w:rPr>
                <w:lang w:val="en-GB"/>
              </w:rPr>
              <w:t>Logged Customer is no longer in the queue. Their ticket is deleted and thus entrance is no longer permitted.</w:t>
            </w:r>
          </w:p>
        </w:tc>
      </w:tr>
      <w:tr w:rsidR="00A9228B" w14:paraId="18118996" w14:textId="77777777" w:rsidTr="00EE499D">
        <w:tc>
          <w:tcPr>
            <w:tcW w:w="2263" w:type="dxa"/>
          </w:tcPr>
          <w:p w14:paraId="1F8055D9" w14:textId="77777777" w:rsidR="00A9228B" w:rsidRPr="00945252" w:rsidRDefault="00A9228B" w:rsidP="00EE499D">
            <w:pPr>
              <w:rPr>
                <w:b/>
                <w:lang w:val="en-GB"/>
              </w:rPr>
            </w:pPr>
            <w:r w:rsidRPr="00945252">
              <w:rPr>
                <w:b/>
                <w:lang w:val="en-GB"/>
              </w:rPr>
              <w:t>Exception</w:t>
            </w:r>
          </w:p>
        </w:tc>
        <w:tc>
          <w:tcPr>
            <w:tcW w:w="6232" w:type="dxa"/>
          </w:tcPr>
          <w:p w14:paraId="196A24C6" w14:textId="77777777" w:rsidR="00A9228B" w:rsidRDefault="00A9228B" w:rsidP="00EE499D">
            <w:pPr>
              <w:rPr>
                <w:lang w:val="en-GB"/>
              </w:rPr>
            </w:pPr>
          </w:p>
        </w:tc>
      </w:tr>
    </w:tbl>
    <w:p w14:paraId="6773F2A9" w14:textId="77777777" w:rsidR="00A9228B" w:rsidRDefault="00A9228B" w:rsidP="00797852">
      <w:pPr>
        <w:rPr>
          <w:lang w:val="en-GB"/>
        </w:rPr>
      </w:pPr>
    </w:p>
    <w:p w14:paraId="356D7BC0" w14:textId="77777777" w:rsidR="00C361D0" w:rsidRPr="009D1956" w:rsidRDefault="00C361D0" w:rsidP="00797852">
      <w:pPr>
        <w:rPr>
          <w:lang w:val="en-GB"/>
        </w:rPr>
      </w:pPr>
    </w:p>
    <w:p w14:paraId="03E4B958" w14:textId="7659FFFE" w:rsidR="003E698F" w:rsidRPr="003E698F" w:rsidRDefault="00797852" w:rsidP="00797852">
      <w:pPr>
        <w:pStyle w:val="Heading3"/>
        <w:rPr>
          <w:lang w:val="en-GB"/>
        </w:rPr>
      </w:pPr>
      <w:bookmarkStart w:id="810" w:name="_Toc59565385"/>
      <w:bookmarkStart w:id="811" w:name="_Toc59567823"/>
      <w:r>
        <w:rPr>
          <w:lang w:val="en-GB"/>
        </w:rPr>
        <w:t>Sequence diagrams</w:t>
      </w:r>
      <w:bookmarkEnd w:id="810"/>
      <w:bookmarkEnd w:id="811"/>
    </w:p>
    <w:p w14:paraId="31FAF2E1" w14:textId="581B6F85" w:rsidR="00797852" w:rsidRDefault="006C7EEC" w:rsidP="00797852">
      <w:pPr>
        <w:rPr>
          <w:lang w:val="en-GB"/>
        </w:rPr>
      </w:pPr>
      <w:r>
        <w:rPr>
          <w:lang w:val="en-GB"/>
        </w:rPr>
        <w:t xml:space="preserve">Here the behaviour of the </w:t>
      </w:r>
      <w:r w:rsidR="00FD702C">
        <w:rPr>
          <w:lang w:val="en-GB"/>
        </w:rPr>
        <w:t>actors of the systems is specified over different types of actions at high level terms</w:t>
      </w:r>
      <w:r w:rsidR="00DE41D3">
        <w:rPr>
          <w:lang w:val="en-GB"/>
        </w:rPr>
        <w:t xml:space="preserve">. Some cases of </w:t>
      </w:r>
      <w:r w:rsidR="009B0DF1">
        <w:rPr>
          <w:lang w:val="en-GB"/>
        </w:rPr>
        <w:t>high-level</w:t>
      </w:r>
      <w:r w:rsidR="00DE41D3">
        <w:rPr>
          <w:lang w:val="en-GB"/>
        </w:rPr>
        <w:t xml:space="preserve"> functions have been identified and are described in terms of UML Sequence diagrams and Activity diagrams.</w:t>
      </w:r>
    </w:p>
    <w:p w14:paraId="2F921E14" w14:textId="75BE9B0C" w:rsidR="009B0DF1" w:rsidRDefault="00CB205E" w:rsidP="00F13E29">
      <w:pPr>
        <w:pStyle w:val="Heading4"/>
        <w:rPr>
          <w:lang w:val="en-GB"/>
        </w:rPr>
      </w:pPr>
      <w:bookmarkStart w:id="812" w:name="_Toc59565386"/>
      <w:bookmarkStart w:id="813" w:name="_Toc59567824"/>
      <w:r>
        <w:rPr>
          <w:lang w:val="en-GB"/>
        </w:rPr>
        <w:t>R</w:t>
      </w:r>
      <w:r w:rsidR="00F13E29">
        <w:rPr>
          <w:lang w:val="en-GB"/>
        </w:rPr>
        <w:t>egistration</w:t>
      </w:r>
      <w:bookmarkEnd w:id="812"/>
      <w:bookmarkEnd w:id="813"/>
    </w:p>
    <w:p w14:paraId="38698AF1" w14:textId="2F998B00" w:rsidR="00F13E29" w:rsidDel="00F34EFE" w:rsidRDefault="005E597A" w:rsidP="00F13E29">
      <w:pPr>
        <w:rPr>
          <w:del w:id="814" w:author="Marco Petri" w:date="2020-12-22T20:12:00Z"/>
          <w:lang w:val="en-GB"/>
        </w:rPr>
      </w:pPr>
      <w:r>
        <w:rPr>
          <w:lang w:val="en-GB"/>
        </w:rPr>
        <w:t xml:space="preserve">In the registration process, the only external actor present is the </w:t>
      </w:r>
      <w:r w:rsidR="00F57AC7">
        <w:rPr>
          <w:lang w:val="en-GB"/>
        </w:rPr>
        <w:t>Customer who is intended to subscribe to the system to be able to access to online services like: online queuing and visit booking.</w:t>
      </w:r>
      <w:r w:rsidR="001E4E5A">
        <w:rPr>
          <w:lang w:val="en-GB"/>
        </w:rPr>
        <w:t xml:space="preserve"> Here is the sequence diagram regarding the associated registration use case:</w:t>
      </w:r>
    </w:p>
    <w:p w14:paraId="30763F11" w14:textId="3BF1C5EE" w:rsidR="001E4E5A" w:rsidRDefault="001E4E5A">
      <w:pPr>
        <w:rPr>
          <w:lang w:val="en-GB"/>
        </w:rPr>
        <w:pPrChange w:id="815" w:author="Marco Petri" w:date="2020-12-22T20:12:00Z">
          <w:pPr>
            <w:jc w:val="center"/>
          </w:pPr>
        </w:pPrChange>
      </w:pPr>
    </w:p>
    <w:p w14:paraId="56640601" w14:textId="1D3237DD" w:rsidR="005D54F1" w:rsidRDefault="00C53F97" w:rsidP="004359AA">
      <w:pPr>
        <w:rPr>
          <w:lang w:val="en-GB"/>
        </w:rPr>
      </w:pPr>
      <w:ins w:id="816" w:author="Marco Petri" w:date="2020-12-22T21:28:00Z">
        <w:r>
          <w:rPr>
            <w:noProof/>
            <w:lang w:eastAsia="it-IT"/>
          </w:rPr>
          <w:drawing>
            <wp:inline distT="0" distB="0" distL="0" distR="0" wp14:anchorId="2A95E21C" wp14:editId="0D1C9C7C">
              <wp:extent cx="5400675" cy="3197860"/>
              <wp:effectExtent l="0" t="0" r="9525"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675" cy="3197860"/>
                      </a:xfrm>
                      <a:prstGeom prst="rect">
                        <a:avLst/>
                      </a:prstGeom>
                    </pic:spPr>
                  </pic:pic>
                </a:graphicData>
              </a:graphic>
            </wp:inline>
          </w:drawing>
        </w:r>
      </w:ins>
      <w:del w:id="817" w:author="Marco Petri" w:date="2020-12-22T20:12:00Z">
        <w:r w:rsidR="005D54F1" w:rsidDel="00F34EFE">
          <w:rPr>
            <w:noProof/>
            <w:lang w:eastAsia="it-IT"/>
          </w:rPr>
          <w:drawing>
            <wp:inline distT="0" distB="0" distL="0" distR="0" wp14:anchorId="29A77FBA" wp14:editId="2280280C">
              <wp:extent cx="5397500" cy="2641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2641600"/>
                      </a:xfrm>
                      <a:prstGeom prst="rect">
                        <a:avLst/>
                      </a:prstGeom>
                      <a:noFill/>
                      <a:ln>
                        <a:noFill/>
                      </a:ln>
                    </pic:spPr>
                  </pic:pic>
                </a:graphicData>
              </a:graphic>
            </wp:inline>
          </w:drawing>
        </w:r>
      </w:del>
    </w:p>
    <w:p w14:paraId="329E61E7" w14:textId="5D70B6E0" w:rsidR="004359AA" w:rsidRDefault="004359AA" w:rsidP="004359AA">
      <w:pPr>
        <w:pStyle w:val="Heading4"/>
        <w:rPr>
          <w:lang w:val="en-GB"/>
        </w:rPr>
      </w:pPr>
      <w:bookmarkStart w:id="818" w:name="_Toc59565387"/>
      <w:bookmarkStart w:id="819" w:name="_Toc59567825"/>
      <w:r>
        <w:rPr>
          <w:lang w:val="en-GB"/>
        </w:rPr>
        <w:t>Login</w:t>
      </w:r>
      <w:bookmarkEnd w:id="818"/>
      <w:bookmarkEnd w:id="819"/>
    </w:p>
    <w:p w14:paraId="605FF769" w14:textId="22238BE1" w:rsidR="005D54F1" w:rsidRDefault="00C53F97" w:rsidP="004359AA">
      <w:pPr>
        <w:rPr>
          <w:lang w:val="en-GB"/>
        </w:rPr>
      </w:pPr>
      <w:ins w:id="820" w:author="Marco Petri" w:date="2020-12-22T21:28:00Z">
        <w:r>
          <w:rPr>
            <w:noProof/>
            <w:lang w:eastAsia="it-IT"/>
          </w:rPr>
          <w:drawing>
            <wp:inline distT="0" distB="0" distL="0" distR="0" wp14:anchorId="48B9F9A6" wp14:editId="3E902FAC">
              <wp:extent cx="5400675" cy="3329305"/>
              <wp:effectExtent l="0" t="0" r="952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inline>
          </w:drawing>
        </w:r>
      </w:ins>
      <w:del w:id="821" w:author="Marco Petri" w:date="2020-12-22T20:12:00Z">
        <w:r w:rsidR="00C42383" w:rsidDel="00F34EFE">
          <w:rPr>
            <w:noProof/>
            <w:lang w:eastAsia="it-IT"/>
          </w:rPr>
          <w:drawing>
            <wp:inline distT="0" distB="0" distL="0" distR="0" wp14:anchorId="5C359678" wp14:editId="22029DEC">
              <wp:extent cx="5746429" cy="3346450"/>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30" cy="3348489"/>
                      </a:xfrm>
                      <a:prstGeom prst="rect">
                        <a:avLst/>
                      </a:prstGeom>
                      <a:noFill/>
                      <a:ln>
                        <a:noFill/>
                      </a:ln>
                    </pic:spPr>
                  </pic:pic>
                </a:graphicData>
              </a:graphic>
            </wp:inline>
          </w:drawing>
        </w:r>
      </w:del>
    </w:p>
    <w:p w14:paraId="00DB1DE3" w14:textId="228EA6E9" w:rsidR="004359AA" w:rsidRDefault="004359AA" w:rsidP="004359AA">
      <w:pPr>
        <w:pStyle w:val="Heading4"/>
        <w:rPr>
          <w:lang w:val="en-GB"/>
        </w:rPr>
      </w:pPr>
      <w:bookmarkStart w:id="822" w:name="_Toc59565388"/>
      <w:bookmarkStart w:id="823" w:name="_Toc59567826"/>
      <w:r>
        <w:rPr>
          <w:lang w:val="en-GB"/>
        </w:rPr>
        <w:t>Store manager’s parameters’ modification</w:t>
      </w:r>
      <w:bookmarkEnd w:id="822"/>
      <w:bookmarkEnd w:id="823"/>
    </w:p>
    <w:p w14:paraId="63A02585" w14:textId="6CDC8AB7" w:rsidR="005D54F1" w:rsidRDefault="00C53F97" w:rsidP="004359AA">
      <w:pPr>
        <w:rPr>
          <w:lang w:val="en-GB"/>
        </w:rPr>
      </w:pPr>
      <w:ins w:id="824" w:author="Marco Petri" w:date="2020-12-22T21:28:00Z">
        <w:r>
          <w:rPr>
            <w:noProof/>
            <w:lang w:eastAsia="it-IT"/>
          </w:rPr>
          <w:drawing>
            <wp:inline distT="0" distB="0" distL="0" distR="0" wp14:anchorId="63C27C79" wp14:editId="013AFD42">
              <wp:extent cx="5400675" cy="2963545"/>
              <wp:effectExtent l="0" t="0" r="9525" b="825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0675" cy="2963545"/>
                      </a:xfrm>
                      <a:prstGeom prst="rect">
                        <a:avLst/>
                      </a:prstGeom>
                    </pic:spPr>
                  </pic:pic>
                </a:graphicData>
              </a:graphic>
            </wp:inline>
          </w:drawing>
        </w:r>
      </w:ins>
      <w:del w:id="825" w:author="Marco Petri" w:date="2020-12-22T20:12:00Z">
        <w:r w:rsidR="005D54F1" w:rsidDel="00F34EFE">
          <w:rPr>
            <w:noProof/>
            <w:lang w:eastAsia="it-IT"/>
          </w:rPr>
          <w:drawing>
            <wp:inline distT="0" distB="0" distL="0" distR="0" wp14:anchorId="57373247" wp14:editId="1EAD7BE4">
              <wp:extent cx="5397500" cy="2933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del>
    </w:p>
    <w:p w14:paraId="4059388E" w14:textId="77777777" w:rsidR="00212B42" w:rsidRDefault="00212B42">
      <w:pPr>
        <w:spacing w:after="160" w:line="259" w:lineRule="auto"/>
        <w:jc w:val="left"/>
        <w:rPr>
          <w:ins w:id="826" w:author="Marco Petri" w:date="2020-12-22T21:35:00Z"/>
          <w:rFonts w:eastAsiaTheme="majorEastAsia" w:cstheme="majorBidi"/>
          <w:b/>
          <w:iCs/>
          <w:color w:val="000000" w:themeColor="text1"/>
          <w:sz w:val="28"/>
          <w:lang w:val="en-GB"/>
        </w:rPr>
      </w:pPr>
      <w:ins w:id="827" w:author="Marco Petri" w:date="2020-12-22T21:35:00Z">
        <w:r>
          <w:rPr>
            <w:lang w:val="en-GB"/>
          </w:rPr>
          <w:br w:type="page"/>
        </w:r>
      </w:ins>
    </w:p>
    <w:p w14:paraId="5F23FE1D" w14:textId="5129817B" w:rsidR="004359AA" w:rsidRDefault="007B6AF7" w:rsidP="004359AA">
      <w:pPr>
        <w:pStyle w:val="Heading4"/>
        <w:rPr>
          <w:lang w:val="en-GB"/>
        </w:rPr>
      </w:pPr>
      <w:bookmarkStart w:id="828" w:name="_Toc59565389"/>
      <w:bookmarkStart w:id="829" w:name="_Toc59567827"/>
      <w:r>
        <w:rPr>
          <w:lang w:val="en-GB"/>
        </w:rPr>
        <w:t>Online queue with notification</w:t>
      </w:r>
      <w:bookmarkEnd w:id="828"/>
      <w:bookmarkEnd w:id="829"/>
    </w:p>
    <w:p w14:paraId="02D76C32" w14:textId="77777777" w:rsidR="00796F88" w:rsidRDefault="00B66A07" w:rsidP="002F2CFF">
      <w:pPr>
        <w:rPr>
          <w:lang w:val="en-GB"/>
        </w:rPr>
      </w:pPr>
      <w:r>
        <w:rPr>
          <w:lang w:val="en-GB"/>
        </w:rPr>
        <w:t xml:space="preserve">The </w:t>
      </w:r>
      <w:r w:rsidR="00E64FE3">
        <w:rPr>
          <w:lang w:val="en-GB"/>
        </w:rPr>
        <w:t>online queue allows customers to</w:t>
      </w:r>
      <w:r w:rsidR="00847186">
        <w:rPr>
          <w:lang w:val="en-GB"/>
        </w:rPr>
        <w:t xml:space="preserve"> get a ticket </w:t>
      </w:r>
      <w:r w:rsidR="00FF058A">
        <w:rPr>
          <w:lang w:val="en-GB"/>
        </w:rPr>
        <w:t>f</w:t>
      </w:r>
      <w:r w:rsidR="00847186">
        <w:rPr>
          <w:lang w:val="en-GB"/>
        </w:rPr>
        <w:t>o</w:t>
      </w:r>
      <w:r w:rsidR="00FF058A">
        <w:rPr>
          <w:lang w:val="en-GB"/>
        </w:rPr>
        <w:t>r</w:t>
      </w:r>
      <w:r w:rsidR="00847186">
        <w:rPr>
          <w:lang w:val="en-GB"/>
        </w:rPr>
        <w:t xml:space="preserve"> the store </w:t>
      </w:r>
      <w:r w:rsidR="00FF058A">
        <w:rPr>
          <w:lang w:val="en-GB"/>
        </w:rPr>
        <w:t>they selected</w:t>
      </w:r>
      <w:r>
        <w:rPr>
          <w:lang w:val="en-GB"/>
        </w:rPr>
        <w:t>.</w:t>
      </w:r>
      <w:r w:rsidR="00FF058A">
        <w:rPr>
          <w:lang w:val="en-GB"/>
        </w:rPr>
        <w:t xml:space="preserve"> It also sends a notification when it is time </w:t>
      </w:r>
      <w:r w:rsidR="000979E4">
        <w:rPr>
          <w:lang w:val="en-GB"/>
        </w:rPr>
        <w:t>for them to head to the store.</w:t>
      </w:r>
    </w:p>
    <w:p w14:paraId="4CE3C0F6" w14:textId="6C5DAD24" w:rsidR="005D54F1" w:rsidRDefault="002B7741" w:rsidP="00A070F5">
      <w:pPr>
        <w:rPr>
          <w:lang w:val="en-GB"/>
        </w:rPr>
      </w:pPr>
      <w:ins w:id="830" w:author="Marco Petri" w:date="2020-12-22T21:29:00Z">
        <w:r>
          <w:rPr>
            <w:noProof/>
            <w:lang w:eastAsia="it-IT"/>
          </w:rPr>
          <w:drawing>
            <wp:inline distT="0" distB="0" distL="0" distR="0" wp14:anchorId="3C85B41C" wp14:editId="09DEBDD3">
              <wp:extent cx="5400675" cy="4488815"/>
              <wp:effectExtent l="0" t="0" r="9525" b="698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00675" cy="4488815"/>
                      </a:xfrm>
                      <a:prstGeom prst="rect">
                        <a:avLst/>
                      </a:prstGeom>
                    </pic:spPr>
                  </pic:pic>
                </a:graphicData>
              </a:graphic>
            </wp:inline>
          </w:drawing>
        </w:r>
      </w:ins>
      <w:del w:id="831" w:author="Marco Petri" w:date="2020-12-22T20:12:00Z">
        <w:r w:rsidR="005D54F1" w:rsidDel="00F34EFE">
          <w:rPr>
            <w:noProof/>
            <w:lang w:eastAsia="it-IT"/>
          </w:rPr>
          <w:drawing>
            <wp:inline distT="0" distB="0" distL="0" distR="0" wp14:anchorId="6D435B57" wp14:editId="5A4F988E">
              <wp:extent cx="5397500" cy="4654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654550"/>
                      </a:xfrm>
                      <a:prstGeom prst="rect">
                        <a:avLst/>
                      </a:prstGeom>
                      <a:noFill/>
                      <a:ln>
                        <a:noFill/>
                      </a:ln>
                    </pic:spPr>
                  </pic:pic>
                </a:graphicData>
              </a:graphic>
            </wp:inline>
          </w:drawing>
        </w:r>
      </w:del>
    </w:p>
    <w:p w14:paraId="0B917C08" w14:textId="77777777" w:rsidR="00212B42" w:rsidRDefault="00212B42">
      <w:pPr>
        <w:spacing w:after="160" w:line="259" w:lineRule="auto"/>
        <w:jc w:val="left"/>
        <w:rPr>
          <w:ins w:id="832" w:author="Marco Petri" w:date="2020-12-22T21:35:00Z"/>
          <w:rFonts w:eastAsiaTheme="majorEastAsia" w:cstheme="majorBidi"/>
          <w:b/>
          <w:iCs/>
          <w:color w:val="000000" w:themeColor="text1"/>
          <w:sz w:val="28"/>
          <w:lang w:val="en-GB"/>
        </w:rPr>
      </w:pPr>
      <w:ins w:id="833" w:author="Marco Petri" w:date="2020-12-22T21:35:00Z">
        <w:r>
          <w:rPr>
            <w:lang w:val="en-GB"/>
          </w:rPr>
          <w:br w:type="page"/>
        </w:r>
      </w:ins>
    </w:p>
    <w:p w14:paraId="3BC1C37B" w14:textId="17BEBE26" w:rsidR="007B6AF7" w:rsidRDefault="007B6AF7" w:rsidP="007B6AF7">
      <w:pPr>
        <w:pStyle w:val="Heading4"/>
        <w:rPr>
          <w:lang w:val="en-GB"/>
        </w:rPr>
      </w:pPr>
      <w:bookmarkStart w:id="834" w:name="_Toc59565390"/>
      <w:bookmarkStart w:id="835" w:name="_Toc59567828"/>
      <w:r>
        <w:rPr>
          <w:lang w:val="en-GB"/>
        </w:rPr>
        <w:t>Physical queue</w:t>
      </w:r>
      <w:bookmarkEnd w:id="834"/>
      <w:bookmarkEnd w:id="835"/>
    </w:p>
    <w:p w14:paraId="13AEB96E" w14:textId="2A448CF5" w:rsidR="007B6AF7" w:rsidRDefault="00CF194E" w:rsidP="007B6AF7">
      <w:pPr>
        <w:rPr>
          <w:lang w:val="en-GB"/>
        </w:rPr>
      </w:pPr>
      <w:r>
        <w:rPr>
          <w:lang w:val="en-GB"/>
        </w:rPr>
        <w:t>The case of a physical queue happens when a person does not have the possibility to queue online due to technology gap</w:t>
      </w:r>
      <w:r w:rsidR="00050528">
        <w:rPr>
          <w:lang w:val="en-GB"/>
        </w:rPr>
        <w:t xml:space="preserve"> or because simply does not want to use the application. In each case the system </w:t>
      </w:r>
      <w:r w:rsidR="009234AF">
        <w:rPr>
          <w:lang w:val="en-GB"/>
        </w:rPr>
        <w:t>must provide a ticket and continue to call numbers.</w:t>
      </w:r>
    </w:p>
    <w:p w14:paraId="22E04C07" w14:textId="0660BDBA" w:rsidR="00171C66" w:rsidRDefault="00376F66" w:rsidP="007B6AF7">
      <w:pPr>
        <w:rPr>
          <w:lang w:val="en-GB"/>
        </w:rPr>
      </w:pPr>
      <w:r>
        <w:rPr>
          <w:noProof/>
          <w:lang w:eastAsia="it-IT"/>
        </w:rPr>
        <w:drawing>
          <wp:inline distT="0" distB="0" distL="0" distR="0" wp14:anchorId="485B2EB5" wp14:editId="26B214EE">
            <wp:extent cx="5400675" cy="2913380"/>
            <wp:effectExtent l="0" t="0" r="9525"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0675" cy="2913380"/>
                    </a:xfrm>
                    <a:prstGeom prst="rect">
                      <a:avLst/>
                    </a:prstGeom>
                  </pic:spPr>
                </pic:pic>
              </a:graphicData>
            </a:graphic>
          </wp:inline>
        </w:drawing>
      </w:r>
    </w:p>
    <w:p w14:paraId="31C3222C" w14:textId="260D0215" w:rsidR="007B6AF7" w:rsidRDefault="002E45F2" w:rsidP="007B6AF7">
      <w:pPr>
        <w:pStyle w:val="Heading4"/>
        <w:rPr>
          <w:lang w:val="en-GB"/>
        </w:rPr>
      </w:pPr>
      <w:bookmarkStart w:id="836" w:name="_Toc59565391"/>
      <w:bookmarkStart w:id="837" w:name="_Toc59567829"/>
      <w:r>
        <w:rPr>
          <w:lang w:val="en-GB"/>
        </w:rPr>
        <w:t>Verification of digital or physical ticket</w:t>
      </w:r>
      <w:bookmarkEnd w:id="836"/>
      <w:bookmarkEnd w:id="837"/>
    </w:p>
    <w:p w14:paraId="5C15A682" w14:textId="7863D7E2" w:rsidR="002E45F2" w:rsidRDefault="00053206" w:rsidP="002E45F2">
      <w:pPr>
        <w:rPr>
          <w:lang w:val="en-GB"/>
        </w:rPr>
      </w:pPr>
      <w:r>
        <w:rPr>
          <w:lang w:val="en-GB"/>
        </w:rPr>
        <w:t>A person approaches the checkpoint controller at the entrance of the store. The external actors involved are the customer and the checkpoint controller.</w:t>
      </w:r>
      <w:r w:rsidR="005F741C">
        <w:rPr>
          <w:lang w:val="en-GB"/>
        </w:rPr>
        <w:t xml:space="preserve"> In this sequence diagram are represented both the cases of acceptance and rejection of a ticket from a certain customer.</w:t>
      </w:r>
    </w:p>
    <w:p w14:paraId="295DDF75" w14:textId="0996C47B" w:rsidR="004B2F73" w:rsidRDefault="00147EFB" w:rsidP="002E45F2">
      <w:pPr>
        <w:rPr>
          <w:lang w:val="en-GB"/>
        </w:rPr>
      </w:pPr>
      <w:r>
        <w:rPr>
          <w:noProof/>
          <w:lang w:eastAsia="it-IT"/>
        </w:rPr>
        <w:drawing>
          <wp:inline distT="0" distB="0" distL="0" distR="0" wp14:anchorId="77FC5901" wp14:editId="1D4B7694">
            <wp:extent cx="5400675" cy="3447415"/>
            <wp:effectExtent l="0" t="0" r="9525"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00675" cy="3447415"/>
                    </a:xfrm>
                    <a:prstGeom prst="rect">
                      <a:avLst/>
                    </a:prstGeom>
                  </pic:spPr>
                </pic:pic>
              </a:graphicData>
            </a:graphic>
          </wp:inline>
        </w:drawing>
      </w:r>
    </w:p>
    <w:p w14:paraId="29BB2950" w14:textId="69BD3AE3" w:rsidR="002E45F2" w:rsidRDefault="002E45F2" w:rsidP="002E45F2">
      <w:pPr>
        <w:pStyle w:val="Heading4"/>
        <w:rPr>
          <w:lang w:val="en-GB"/>
        </w:rPr>
      </w:pPr>
      <w:bookmarkStart w:id="838" w:name="_Toc59565392"/>
      <w:bookmarkStart w:id="839" w:name="_Toc59567830"/>
      <w:r>
        <w:rPr>
          <w:lang w:val="en-GB"/>
        </w:rPr>
        <w:t>Visit booking</w:t>
      </w:r>
      <w:bookmarkEnd w:id="838"/>
      <w:bookmarkEnd w:id="839"/>
    </w:p>
    <w:p w14:paraId="1B890882" w14:textId="77777777" w:rsidR="002E45F2" w:rsidRDefault="00AB1305" w:rsidP="002E45F2">
      <w:pPr>
        <w:rPr>
          <w:lang w:val="en-GB"/>
        </w:rPr>
      </w:pPr>
      <w:r>
        <w:rPr>
          <w:lang w:val="en-GB"/>
        </w:rPr>
        <w:t>Visit booking involves only the customer as external actor. All the interactions happen between the customer who wants to book a visit and the system.</w:t>
      </w:r>
    </w:p>
    <w:p w14:paraId="080A8673" w14:textId="60C8391C" w:rsidR="0000736D" w:rsidRDefault="002B7741" w:rsidP="001D0DE9">
      <w:pPr>
        <w:rPr>
          <w:lang w:val="en-GB"/>
        </w:rPr>
      </w:pPr>
      <w:ins w:id="840" w:author="Marco Petri" w:date="2020-12-22T21:29:00Z">
        <w:r>
          <w:rPr>
            <w:noProof/>
            <w:lang w:eastAsia="it-IT"/>
          </w:rPr>
          <w:drawing>
            <wp:inline distT="0" distB="0" distL="0" distR="0" wp14:anchorId="1AE4E2C8" wp14:editId="6F7B1CA7">
              <wp:extent cx="5400675" cy="4368165"/>
              <wp:effectExtent l="0" t="0" r="9525"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0675" cy="4368165"/>
                      </a:xfrm>
                      <a:prstGeom prst="rect">
                        <a:avLst/>
                      </a:prstGeom>
                    </pic:spPr>
                  </pic:pic>
                </a:graphicData>
              </a:graphic>
            </wp:inline>
          </w:drawing>
        </w:r>
      </w:ins>
      <w:del w:id="841" w:author="Marco Petri" w:date="2020-12-22T20:12:00Z">
        <w:r w:rsidR="008F34AE" w:rsidDel="00F34EFE">
          <w:rPr>
            <w:noProof/>
            <w:lang w:eastAsia="it-IT"/>
          </w:rPr>
          <w:drawing>
            <wp:inline distT="0" distB="0" distL="0" distR="0" wp14:anchorId="01DB7608" wp14:editId="6D1D7429">
              <wp:extent cx="5400675" cy="3712845"/>
              <wp:effectExtent l="0" t="0" r="9525"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00675" cy="3712845"/>
                      </a:xfrm>
                      <a:prstGeom prst="rect">
                        <a:avLst/>
                      </a:prstGeom>
                    </pic:spPr>
                  </pic:pic>
                </a:graphicData>
              </a:graphic>
            </wp:inline>
          </w:drawing>
        </w:r>
      </w:del>
    </w:p>
    <w:p w14:paraId="6E1FE09A" w14:textId="53301370" w:rsidR="008C0C53" w:rsidRDefault="008C0C53" w:rsidP="008C0C53">
      <w:pPr>
        <w:pStyle w:val="Heading4"/>
        <w:rPr>
          <w:lang w:val="en-GB"/>
        </w:rPr>
      </w:pPr>
      <w:bookmarkStart w:id="842" w:name="_Toc59565393"/>
      <w:bookmarkStart w:id="843" w:name="_Toc59567831"/>
      <w:r>
        <w:rPr>
          <w:lang w:val="en-GB"/>
        </w:rPr>
        <w:t>Booking deletion</w:t>
      </w:r>
      <w:bookmarkEnd w:id="842"/>
      <w:bookmarkEnd w:id="843"/>
    </w:p>
    <w:p w14:paraId="7666A001" w14:textId="6055F9E6" w:rsidR="008C0C53" w:rsidRDefault="0031498E" w:rsidP="008C0C53">
      <w:pPr>
        <w:rPr>
          <w:lang w:val="en-GB"/>
        </w:rPr>
      </w:pPr>
      <w:r>
        <w:rPr>
          <w:lang w:val="en-GB"/>
        </w:rPr>
        <w:t>Booking deletion sees</w:t>
      </w:r>
      <w:r w:rsidR="006464ED">
        <w:rPr>
          <w:lang w:val="en-GB"/>
        </w:rPr>
        <w:t xml:space="preserve"> customer as external actor which interacts only with the system digitally.</w:t>
      </w:r>
    </w:p>
    <w:p w14:paraId="5D60C904" w14:textId="56E1F180" w:rsidR="008F36D3" w:rsidRDefault="008F36D3" w:rsidP="008C0C53">
      <w:pPr>
        <w:rPr>
          <w:lang w:val="en-GB"/>
        </w:rPr>
      </w:pPr>
      <w:del w:id="844" w:author="Marco Petri" w:date="2020-12-22T21:29:00Z">
        <w:r w:rsidDel="002B7741">
          <w:rPr>
            <w:noProof/>
            <w:lang w:eastAsia="it-IT"/>
          </w:rPr>
          <w:drawing>
            <wp:inline distT="0" distB="0" distL="0" distR="0" wp14:anchorId="192B6B05" wp14:editId="70B27B2A">
              <wp:extent cx="5400675" cy="2771140"/>
              <wp:effectExtent l="0" t="0" r="952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0675" cy="2771140"/>
                      </a:xfrm>
                      <a:prstGeom prst="rect">
                        <a:avLst/>
                      </a:prstGeom>
                    </pic:spPr>
                  </pic:pic>
                </a:graphicData>
              </a:graphic>
            </wp:inline>
          </w:drawing>
        </w:r>
      </w:del>
      <w:ins w:id="845" w:author="Marco Petri" w:date="2020-12-22T21:29:00Z">
        <w:r w:rsidR="00104225">
          <w:rPr>
            <w:noProof/>
            <w:lang w:eastAsia="it-IT"/>
          </w:rPr>
          <w:drawing>
            <wp:inline distT="0" distB="0" distL="0" distR="0" wp14:anchorId="34FA93B1" wp14:editId="66666F33">
              <wp:extent cx="5400675" cy="2771140"/>
              <wp:effectExtent l="0" t="0" r="952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00675" cy="2771140"/>
                      </a:xfrm>
                      <a:prstGeom prst="rect">
                        <a:avLst/>
                      </a:prstGeom>
                    </pic:spPr>
                  </pic:pic>
                </a:graphicData>
              </a:graphic>
            </wp:inline>
          </w:drawing>
        </w:r>
      </w:ins>
    </w:p>
    <w:p w14:paraId="7BE47FDC" w14:textId="07E41438" w:rsidR="002B16C6" w:rsidRDefault="002B16C6" w:rsidP="002B16C6">
      <w:pPr>
        <w:pStyle w:val="Heading4"/>
        <w:rPr>
          <w:lang w:val="en-GB"/>
        </w:rPr>
      </w:pPr>
      <w:bookmarkStart w:id="846" w:name="_Toc59565394"/>
      <w:bookmarkStart w:id="847" w:name="_Toc59567832"/>
      <w:r>
        <w:rPr>
          <w:lang w:val="en-GB"/>
        </w:rPr>
        <w:t>Queue exit</w:t>
      </w:r>
      <w:bookmarkEnd w:id="846"/>
      <w:bookmarkEnd w:id="847"/>
    </w:p>
    <w:p w14:paraId="53E84EEE" w14:textId="4F044E99" w:rsidR="002B16C6" w:rsidRDefault="006464ED" w:rsidP="0031498E">
      <w:pPr>
        <w:rPr>
          <w:lang w:val="en-GB"/>
        </w:rPr>
      </w:pPr>
      <w:r>
        <w:rPr>
          <w:lang w:val="en-GB"/>
        </w:rPr>
        <w:t>Queue exit operation is possible for all the people being in a queue online</w:t>
      </w:r>
      <w:r w:rsidR="00845C9F">
        <w:rPr>
          <w:lang w:val="en-GB"/>
        </w:rPr>
        <w:t xml:space="preserve"> with a digital ticket. Customer is the only external actor present in this sequence derived by the use case.</w:t>
      </w:r>
    </w:p>
    <w:p w14:paraId="7348352C" w14:textId="08EEFF43" w:rsidR="00AA576A" w:rsidRPr="0031498E" w:rsidDel="00567F50" w:rsidRDefault="00FB0896" w:rsidP="0031498E">
      <w:pPr>
        <w:rPr>
          <w:lang w:val="en-GB"/>
        </w:rPr>
      </w:pPr>
      <w:del w:id="848" w:author="Marco Petri" w:date="2020-12-22T21:29:00Z">
        <w:r w:rsidDel="00104225">
          <w:rPr>
            <w:noProof/>
            <w:lang w:eastAsia="it-IT"/>
          </w:rPr>
          <w:drawing>
            <wp:inline distT="0" distB="0" distL="0" distR="0" wp14:anchorId="5C850E5A" wp14:editId="00A8434E">
              <wp:extent cx="5400675" cy="2025015"/>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00675" cy="2025015"/>
                      </a:xfrm>
                      <a:prstGeom prst="rect">
                        <a:avLst/>
                      </a:prstGeom>
                    </pic:spPr>
                  </pic:pic>
                </a:graphicData>
              </a:graphic>
            </wp:inline>
          </w:drawing>
        </w:r>
      </w:del>
      <w:ins w:id="849" w:author="Marco Petri" w:date="2020-12-22T21:30:00Z">
        <w:r w:rsidR="00104225">
          <w:rPr>
            <w:noProof/>
            <w:lang w:eastAsia="it-IT"/>
          </w:rPr>
          <w:drawing>
            <wp:inline distT="0" distB="0" distL="0" distR="0" wp14:anchorId="53C354D4" wp14:editId="60E41D3F">
              <wp:extent cx="5400675" cy="2025015"/>
              <wp:effectExtent l="0" t="0" r="952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00675" cy="2025015"/>
                      </a:xfrm>
                      <a:prstGeom prst="rect">
                        <a:avLst/>
                      </a:prstGeom>
                    </pic:spPr>
                  </pic:pic>
                </a:graphicData>
              </a:graphic>
            </wp:inline>
          </w:drawing>
        </w:r>
      </w:ins>
    </w:p>
    <w:p w14:paraId="152492AA" w14:textId="12016F60" w:rsidR="00025576" w:rsidRDefault="00025576" w:rsidP="00025576">
      <w:pPr>
        <w:pStyle w:val="Heading4"/>
        <w:rPr>
          <w:ins w:id="850" w:author="Marco Petri" w:date="2020-12-22T18:15:00Z"/>
          <w:lang w:val="en-GB"/>
        </w:rPr>
      </w:pPr>
      <w:bookmarkStart w:id="851" w:name="_Toc59565395"/>
      <w:bookmarkStart w:id="852" w:name="_Toc59567833"/>
      <w:ins w:id="853" w:author="Marco Petri" w:date="2020-12-22T18:15:00Z">
        <w:r>
          <w:rPr>
            <w:lang w:val="en-GB"/>
          </w:rPr>
          <w:t>Scanning at exit a customer</w:t>
        </w:r>
        <w:bookmarkEnd w:id="851"/>
        <w:bookmarkEnd w:id="852"/>
      </w:ins>
    </w:p>
    <w:p w14:paraId="2BAF0F27" w14:textId="706774E8" w:rsidR="00025576" w:rsidRDefault="00F02E49">
      <w:pPr>
        <w:rPr>
          <w:ins w:id="854" w:author="Marco Petri" w:date="2020-12-22T20:26:00Z"/>
          <w:lang w:val="en-GB"/>
        </w:rPr>
      </w:pPr>
      <w:ins w:id="855" w:author="Marco Petri" w:date="2020-12-22T18:15:00Z">
        <w:r>
          <w:rPr>
            <w:lang w:val="en-GB"/>
          </w:rPr>
          <w:t>A checkpoint controller</w:t>
        </w:r>
      </w:ins>
      <w:ins w:id="856" w:author="Marco Petri" w:date="2020-12-22T20:25:00Z">
        <w:r w:rsidR="00D937A1">
          <w:rPr>
            <w:lang w:val="en-GB"/>
          </w:rPr>
          <w:t xml:space="preserve"> may scan a ticket of a customer who is </w:t>
        </w:r>
      </w:ins>
      <w:ins w:id="857" w:author="Marco Petri" w:date="2020-12-22T20:26:00Z">
        <w:r w:rsidR="00D937A1">
          <w:rPr>
            <w:lang w:val="en-GB"/>
          </w:rPr>
          <w:t>about to exit the store</w:t>
        </w:r>
        <w:r w:rsidR="000D7AC2">
          <w:rPr>
            <w:lang w:val="en-GB"/>
          </w:rPr>
          <w:t>.</w:t>
        </w:r>
      </w:ins>
    </w:p>
    <w:p w14:paraId="021F8CD0" w14:textId="06E09593" w:rsidR="000D7AC2" w:rsidRPr="00025576" w:rsidRDefault="000D7AC2">
      <w:pPr>
        <w:rPr>
          <w:ins w:id="858" w:author="Marco Petri" w:date="2020-12-22T18:15:00Z"/>
          <w:lang w:val="en-GB"/>
        </w:rPr>
      </w:pPr>
      <w:ins w:id="859" w:author="Marco Petri" w:date="2020-12-22T20:26:00Z">
        <w:r>
          <w:rPr>
            <w:noProof/>
            <w:lang w:eastAsia="it-IT"/>
          </w:rPr>
          <w:drawing>
            <wp:inline distT="0" distB="0" distL="0" distR="0" wp14:anchorId="70D6D5E2" wp14:editId="2E24B63D">
              <wp:extent cx="5400675" cy="2986405"/>
              <wp:effectExtent l="0" t="0" r="9525" b="444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00675" cy="2986405"/>
                      </a:xfrm>
                      <a:prstGeom prst="rect">
                        <a:avLst/>
                      </a:prstGeom>
                    </pic:spPr>
                  </pic:pic>
                </a:graphicData>
              </a:graphic>
            </wp:inline>
          </w:drawing>
        </w:r>
      </w:ins>
    </w:p>
    <w:p w14:paraId="68E2C6CD" w14:textId="06D78561" w:rsidR="00782574" w:rsidRDefault="00782574" w:rsidP="00C061C8">
      <w:pPr>
        <w:rPr>
          <w:lang w:val="en-GB"/>
        </w:rPr>
      </w:pPr>
      <w:r>
        <w:rPr>
          <w:lang w:val="en-GB"/>
        </w:rPr>
        <w:br w:type="page"/>
      </w:r>
    </w:p>
    <w:p w14:paraId="15FC474A" w14:textId="21C6BDF6" w:rsidR="005E69F3" w:rsidRDefault="00782574" w:rsidP="00782574">
      <w:pPr>
        <w:pStyle w:val="Heading2"/>
        <w:rPr>
          <w:lang w:val="en-GB"/>
        </w:rPr>
      </w:pPr>
      <w:bookmarkStart w:id="860" w:name="_Toc53691906"/>
      <w:bookmarkStart w:id="861" w:name="_Toc56547558"/>
      <w:bookmarkStart w:id="862" w:name="_Toc59565396"/>
      <w:bookmarkStart w:id="863" w:name="_Toc59567834"/>
      <w:r>
        <w:rPr>
          <w:lang w:val="en-GB"/>
        </w:rPr>
        <w:t>Performance requirements</w:t>
      </w:r>
      <w:bookmarkEnd w:id="860"/>
      <w:bookmarkEnd w:id="861"/>
      <w:bookmarkEnd w:id="862"/>
      <w:bookmarkEnd w:id="863"/>
    </w:p>
    <w:p w14:paraId="60723AE4" w14:textId="4F3F54D5" w:rsidR="008D6FC5" w:rsidRDefault="008D6FC5" w:rsidP="00C061C8">
      <w:pPr>
        <w:rPr>
          <w:lang w:val="en-GB"/>
        </w:rPr>
      </w:pPr>
      <w:r>
        <w:rPr>
          <w:lang w:val="en-GB"/>
        </w:rPr>
        <w:t>In order to avoid misleading the user, the system should provide quick responses when it comes to real time queue management. The expected waiting time should be re-calculated once every minute, and should be sent to the user no later than 10 seconds after every calculation. For the same reason, whenever a QR code is scanned and approved, the system should register the event at most 5 seconds after it received its notification.</w:t>
      </w:r>
    </w:p>
    <w:p w14:paraId="1F0579B6" w14:textId="0644917D" w:rsidR="008D6FC5" w:rsidRPr="008D6FC5" w:rsidRDefault="008D6FC5" w:rsidP="00C061C8">
      <w:pPr>
        <w:rPr>
          <w:lang w:val="en-GB"/>
        </w:rPr>
      </w:pPr>
      <w:r>
        <w:rPr>
          <w:lang w:val="en-GB"/>
        </w:rPr>
        <w:t>Visit booking is instead not affected by the same type of constraints, since due to its very nature a visit is booked with reasonable anticipation. The only constraint is that the booking should be registered by the system before a new booking is made for the same store.</w:t>
      </w:r>
    </w:p>
    <w:p w14:paraId="58C177B0" w14:textId="77777777" w:rsidR="00661444" w:rsidRDefault="00661444" w:rsidP="00EB4837">
      <w:pPr>
        <w:rPr>
          <w:lang w:val="en-GB"/>
        </w:rPr>
      </w:pPr>
    </w:p>
    <w:p w14:paraId="2E3DB0AC" w14:textId="7FAADBDC" w:rsidR="00782574" w:rsidRDefault="00782574" w:rsidP="00EB4837">
      <w:pPr>
        <w:rPr>
          <w:lang w:val="en-GB"/>
        </w:rPr>
      </w:pPr>
      <w:r>
        <w:rPr>
          <w:lang w:val="en-GB"/>
        </w:rPr>
        <w:br w:type="page"/>
      </w:r>
    </w:p>
    <w:p w14:paraId="645378F0" w14:textId="08DF26BE" w:rsidR="00782574" w:rsidRDefault="00782574" w:rsidP="00782574">
      <w:pPr>
        <w:pStyle w:val="Heading2"/>
        <w:rPr>
          <w:lang w:val="en-GB"/>
        </w:rPr>
      </w:pPr>
      <w:bookmarkStart w:id="864" w:name="_Toc53691907"/>
      <w:bookmarkStart w:id="865" w:name="_Toc56547559"/>
      <w:bookmarkStart w:id="866" w:name="_Toc59565397"/>
      <w:bookmarkStart w:id="867" w:name="_Toc59567835"/>
      <w:r>
        <w:rPr>
          <w:lang w:val="en-GB"/>
        </w:rPr>
        <w:t>Design constraints</w:t>
      </w:r>
      <w:bookmarkEnd w:id="864"/>
      <w:bookmarkEnd w:id="865"/>
      <w:bookmarkEnd w:id="866"/>
      <w:bookmarkEnd w:id="867"/>
    </w:p>
    <w:p w14:paraId="13F78406" w14:textId="281C9284" w:rsidR="00051C61" w:rsidRPr="00661444" w:rsidRDefault="00B57D72" w:rsidP="00926105">
      <w:pPr>
        <w:rPr>
          <w:lang w:val="en-GB"/>
        </w:rPr>
      </w:pPr>
      <w:r>
        <w:rPr>
          <w:lang w:val="en-GB"/>
        </w:rPr>
        <w:t xml:space="preserve">The software is realized using some </w:t>
      </w:r>
      <w:r w:rsidR="00BF6F19">
        <w:rPr>
          <w:lang w:val="en-GB"/>
        </w:rPr>
        <w:t>hardware pieces and software pieces. The software is constrained by three main categories: standards, hardware and other</w:t>
      </w:r>
      <w:r w:rsidR="007D277D">
        <w:rPr>
          <w:lang w:val="en-GB"/>
        </w:rPr>
        <w:t>. Standard constraints are those limitation of the software regarding standards. Standard constraints</w:t>
      </w:r>
      <w:r w:rsidR="00BF6F19">
        <w:rPr>
          <w:lang w:val="en-GB"/>
        </w:rPr>
        <w:t xml:space="preserve"> </w:t>
      </w:r>
      <w:r w:rsidR="00BE6823">
        <w:rPr>
          <w:lang w:val="en-GB"/>
        </w:rPr>
        <w:t>regard the utilization of well-known standards in the system’s realization. Hardware constraints are boundaries</w:t>
      </w:r>
      <w:r w:rsidR="00627A6B">
        <w:rPr>
          <w:lang w:val="en-GB"/>
        </w:rPr>
        <w:t xml:space="preserve"> for the system’s realization. Hardware constraints</w:t>
      </w:r>
      <w:r w:rsidR="00541030">
        <w:rPr>
          <w:lang w:val="en-GB"/>
        </w:rPr>
        <w:t xml:space="preserve"> are those </w:t>
      </w:r>
      <w:r w:rsidR="00A900A3">
        <w:rPr>
          <w:lang w:val="en-GB"/>
        </w:rPr>
        <w:t xml:space="preserve">constraints regarding the architecture and the components type. Other constraints </w:t>
      </w:r>
      <w:r w:rsidR="00E944B8">
        <w:rPr>
          <w:lang w:val="en-GB"/>
        </w:rPr>
        <w:t>are</w:t>
      </w:r>
      <w:r w:rsidR="00A900A3">
        <w:rPr>
          <w:lang w:val="en-GB"/>
        </w:rPr>
        <w:t xml:space="preserve"> a set of constraints more general and </w:t>
      </w:r>
      <w:r w:rsidR="00E944B8">
        <w:rPr>
          <w:lang w:val="en-GB"/>
        </w:rPr>
        <w:t>domain specific</w:t>
      </w:r>
      <w:r w:rsidR="00A900A3">
        <w:rPr>
          <w:lang w:val="en-GB"/>
        </w:rPr>
        <w:t xml:space="preserve">. The other constraints are those </w:t>
      </w:r>
      <w:r w:rsidR="00E944B8">
        <w:rPr>
          <w:lang w:val="en-GB"/>
        </w:rPr>
        <w:t>constraints specific for the S2B.</w:t>
      </w:r>
    </w:p>
    <w:p w14:paraId="7EBAD745" w14:textId="3D9C2ABF" w:rsidR="00782574" w:rsidRDefault="00782574" w:rsidP="00051C61">
      <w:pPr>
        <w:pStyle w:val="Heading3"/>
        <w:rPr>
          <w:lang w:val="en-GB"/>
        </w:rPr>
      </w:pPr>
      <w:bookmarkStart w:id="868" w:name="_Toc56547560"/>
      <w:bookmarkStart w:id="869" w:name="_Toc59565398"/>
      <w:bookmarkStart w:id="870" w:name="_Toc59567836"/>
      <w:r>
        <w:rPr>
          <w:lang w:val="en-GB"/>
        </w:rPr>
        <w:t>Standard compliance</w:t>
      </w:r>
      <w:bookmarkEnd w:id="868"/>
      <w:bookmarkEnd w:id="869"/>
      <w:bookmarkEnd w:id="870"/>
    </w:p>
    <w:p w14:paraId="7B23BEC5" w14:textId="2D34FFB7" w:rsidR="009F169C" w:rsidRPr="00B90388" w:rsidRDefault="009F169C" w:rsidP="009F169C">
      <w:pPr>
        <w:rPr>
          <w:lang w:val="en-GB"/>
        </w:rPr>
      </w:pPr>
      <w:r w:rsidRPr="00B90388">
        <w:rPr>
          <w:lang w:val="en-GB"/>
        </w:rPr>
        <w:t>The system must be compliant to the General Data Protection Regulation</w:t>
      </w:r>
      <w:r w:rsidR="00F02C6B">
        <w:rPr>
          <w:lang w:val="en-GB"/>
        </w:rPr>
        <w:t xml:space="preserve"> </w:t>
      </w:r>
      <w:r w:rsidRPr="00B90388">
        <w:rPr>
          <w:lang w:val="en-GB"/>
        </w:rPr>
        <w:t>(GDPR)</w:t>
      </w:r>
      <w:r w:rsidR="000509AE" w:rsidRPr="00C57090">
        <w:rPr>
          <w:vertAlign w:val="superscript"/>
          <w:lang w:val="en-GB"/>
        </w:rPr>
        <w:t>[</w:t>
      </w:r>
      <w:r w:rsidR="00E07346">
        <w:rPr>
          <w:vertAlign w:val="superscript"/>
          <w:lang w:val="en-GB"/>
        </w:rPr>
        <w:t>4</w:t>
      </w:r>
      <w:r w:rsidR="000509AE" w:rsidRPr="00C57090">
        <w:rPr>
          <w:vertAlign w:val="superscript"/>
          <w:lang w:val="en-GB"/>
        </w:rPr>
        <w:t>]</w:t>
      </w:r>
      <w:r w:rsidRPr="00B90388">
        <w:rPr>
          <w:lang w:val="en-GB"/>
        </w:rPr>
        <w:t>, as it is mandatory by law in the European Union</w:t>
      </w:r>
      <w:r w:rsidR="006E7E94">
        <w:rPr>
          <w:lang w:val="en-GB"/>
        </w:rPr>
        <w:t xml:space="preserve"> and will ensure </w:t>
      </w:r>
      <w:r w:rsidR="00024FFF">
        <w:rPr>
          <w:lang w:val="en-GB"/>
        </w:rPr>
        <w:t xml:space="preserve">proper </w:t>
      </w:r>
      <w:r w:rsidR="00B45A66">
        <w:rPr>
          <w:lang w:val="en-GB"/>
        </w:rPr>
        <w:t>handling of</w:t>
      </w:r>
      <w:r w:rsidR="00A860A1">
        <w:rPr>
          <w:lang w:val="en-GB"/>
        </w:rPr>
        <w:t xml:space="preserve"> user</w:t>
      </w:r>
      <w:r w:rsidR="00673D9A">
        <w:rPr>
          <w:lang w:val="en-GB"/>
        </w:rPr>
        <w:t>s’ data</w:t>
      </w:r>
      <w:r w:rsidRPr="00B90388">
        <w:rPr>
          <w:lang w:val="en-GB"/>
        </w:rPr>
        <w:t>.</w:t>
      </w:r>
      <w:r w:rsidR="00FE6AAC">
        <w:rPr>
          <w:lang w:val="en-GB"/>
        </w:rPr>
        <w:t xml:space="preserve"> </w:t>
      </w:r>
    </w:p>
    <w:p w14:paraId="2B20A5A6" w14:textId="6A707F93" w:rsidR="00661444" w:rsidRPr="00653B2E" w:rsidRDefault="009F169C" w:rsidP="00CB5E23">
      <w:pPr>
        <w:rPr>
          <w:lang w:val="en-GB"/>
        </w:rPr>
      </w:pPr>
      <w:r w:rsidRPr="00B90388">
        <w:rPr>
          <w:lang w:val="en-GB"/>
        </w:rPr>
        <w:t>Moreover the system must be compliant to the ISO/IEC 27001 international standard</w:t>
      </w:r>
      <w:r w:rsidR="00CB5E23" w:rsidRPr="00C57090">
        <w:rPr>
          <w:vertAlign w:val="superscript"/>
          <w:lang w:val="en-GB"/>
        </w:rPr>
        <w:t>[</w:t>
      </w:r>
      <w:r w:rsidR="00CB5E23">
        <w:rPr>
          <w:vertAlign w:val="superscript"/>
          <w:lang w:val="en-GB"/>
        </w:rPr>
        <w:t>5</w:t>
      </w:r>
      <w:r w:rsidR="00CB5E23" w:rsidRPr="00C57090">
        <w:rPr>
          <w:vertAlign w:val="superscript"/>
          <w:lang w:val="en-GB"/>
        </w:rPr>
        <w:t>]</w:t>
      </w:r>
      <w:r w:rsidRPr="00B90388">
        <w:rPr>
          <w:lang w:val="en-GB"/>
        </w:rPr>
        <w:t xml:space="preserve">. This would ensure that the best security practices are </w:t>
      </w:r>
      <w:r w:rsidR="00934718">
        <w:rPr>
          <w:lang w:val="en-GB"/>
        </w:rPr>
        <w:t>followed</w:t>
      </w:r>
      <w:r w:rsidRPr="00B90388">
        <w:rPr>
          <w:lang w:val="en-GB"/>
        </w:rPr>
        <w:t xml:space="preserve"> to develop the system.</w:t>
      </w:r>
    </w:p>
    <w:p w14:paraId="750E3D0A" w14:textId="4D98AA55" w:rsidR="00782574" w:rsidRDefault="009129B8" w:rsidP="00782574">
      <w:pPr>
        <w:pStyle w:val="Heading3"/>
        <w:rPr>
          <w:lang w:val="en-GB"/>
        </w:rPr>
      </w:pPr>
      <w:bookmarkStart w:id="871" w:name="_Toc56547561"/>
      <w:bookmarkStart w:id="872" w:name="_Toc59565399"/>
      <w:bookmarkStart w:id="873" w:name="_Toc59567837"/>
      <w:r>
        <w:rPr>
          <w:lang w:val="en-GB"/>
        </w:rPr>
        <w:t>Hardware limitations</w:t>
      </w:r>
      <w:bookmarkEnd w:id="871"/>
      <w:bookmarkEnd w:id="872"/>
      <w:bookmarkEnd w:id="873"/>
    </w:p>
    <w:p w14:paraId="49778C41" w14:textId="77777777" w:rsidR="00F774FF" w:rsidRPr="00653B2E" w:rsidRDefault="00F774FF" w:rsidP="00F774FF">
      <w:pPr>
        <w:spacing w:after="240"/>
        <w:rPr>
          <w:lang w:val="en-GB"/>
        </w:rPr>
      </w:pPr>
      <w:r>
        <w:rPr>
          <w:lang w:val="en-GB"/>
        </w:rPr>
        <w:t xml:space="preserve">S2B must be able to communicate with each possible ticket machine through an appropriate design parent and the usage of an appropriate communication method. The choice of the ticket machine must be independent by the system’s implementation and must constrain as less as possible the store’s choices. </w:t>
      </w:r>
    </w:p>
    <w:p w14:paraId="6DAD087B" w14:textId="03243509" w:rsidR="009129B8" w:rsidRDefault="009129B8" w:rsidP="009129B8">
      <w:pPr>
        <w:pStyle w:val="Heading3"/>
        <w:rPr>
          <w:lang w:val="en-GB"/>
        </w:rPr>
      </w:pPr>
      <w:bookmarkStart w:id="874" w:name="_Toc57714880"/>
      <w:bookmarkStart w:id="875" w:name="_Toc56547562"/>
      <w:bookmarkStart w:id="876" w:name="_Toc59565400"/>
      <w:bookmarkStart w:id="877" w:name="_Toc59567838"/>
      <w:bookmarkEnd w:id="874"/>
      <w:r>
        <w:rPr>
          <w:lang w:val="en-GB"/>
        </w:rPr>
        <w:t>Any other constraint</w:t>
      </w:r>
      <w:bookmarkEnd w:id="875"/>
      <w:bookmarkEnd w:id="876"/>
      <w:bookmarkEnd w:id="877"/>
    </w:p>
    <w:p w14:paraId="6F292DC9" w14:textId="2080D8BF" w:rsidR="007A0EAE" w:rsidRDefault="00DC0B31" w:rsidP="00C061C8">
      <w:pPr>
        <w:rPr>
          <w:lang w:val="en-GB"/>
        </w:rPr>
      </w:pPr>
      <w:r>
        <w:rPr>
          <w:lang w:val="en-GB"/>
        </w:rPr>
        <w:t xml:space="preserve">Actions like queuing online, booking a visit and receive notifications are all tracked permanently on a </w:t>
      </w:r>
      <w:r w:rsidR="00172400">
        <w:rPr>
          <w:lang w:val="en-GB"/>
        </w:rPr>
        <w:t>storage system</w:t>
      </w:r>
      <w:r>
        <w:rPr>
          <w:lang w:val="en-GB"/>
        </w:rPr>
        <w:t xml:space="preserve"> and are accessible </w:t>
      </w:r>
      <w:r w:rsidR="007A6A81">
        <w:rPr>
          <w:lang w:val="en-GB"/>
        </w:rPr>
        <w:t xml:space="preserve">if needed. Data must be secured by replicating it </w:t>
      </w:r>
      <w:r w:rsidR="00244090">
        <w:rPr>
          <w:lang w:val="en-GB"/>
        </w:rPr>
        <w:t>frequently</w:t>
      </w:r>
      <w:r w:rsidR="007A6A81">
        <w:rPr>
          <w:lang w:val="en-GB"/>
        </w:rPr>
        <w:t>.</w:t>
      </w:r>
      <w:r w:rsidR="005662B8">
        <w:rPr>
          <w:lang w:val="en-GB"/>
        </w:rPr>
        <w:t xml:space="preserve"> All the visits saved on the </w:t>
      </w:r>
      <w:r w:rsidR="00882FCA">
        <w:rPr>
          <w:lang w:val="en-GB"/>
        </w:rPr>
        <w:t>storage system</w:t>
      </w:r>
      <w:r w:rsidR="005662B8">
        <w:rPr>
          <w:lang w:val="en-GB"/>
        </w:rPr>
        <w:t xml:space="preserve"> are never deleted before</w:t>
      </w:r>
      <w:r w:rsidR="008B201C">
        <w:rPr>
          <w:lang w:val="en-GB"/>
        </w:rPr>
        <w:t xml:space="preserve"> a month</w:t>
      </w:r>
      <w:r w:rsidR="007A0EAE">
        <w:rPr>
          <w:lang w:val="en-GB"/>
        </w:rPr>
        <w:t>.</w:t>
      </w:r>
    </w:p>
    <w:p w14:paraId="6E566F9B" w14:textId="4B0C6CEA" w:rsidR="009129B8" w:rsidRDefault="009129B8">
      <w:pPr>
        <w:spacing w:after="160" w:line="259" w:lineRule="auto"/>
        <w:jc w:val="left"/>
        <w:rPr>
          <w:lang w:val="en-GB"/>
        </w:rPr>
      </w:pPr>
      <w:r>
        <w:rPr>
          <w:lang w:val="en-GB"/>
        </w:rPr>
        <w:br w:type="page"/>
      </w:r>
    </w:p>
    <w:p w14:paraId="35E7183B" w14:textId="0DD49B73" w:rsidR="00661444" w:rsidRPr="0020227A" w:rsidRDefault="009129B8" w:rsidP="0020227A">
      <w:pPr>
        <w:pStyle w:val="Heading2"/>
        <w:rPr>
          <w:lang w:val="en-GB"/>
        </w:rPr>
      </w:pPr>
      <w:bookmarkStart w:id="878" w:name="_Toc56547563"/>
      <w:bookmarkStart w:id="879" w:name="_Toc59565401"/>
      <w:bookmarkStart w:id="880" w:name="_Toc59567839"/>
      <w:r>
        <w:rPr>
          <w:lang w:val="en-GB"/>
        </w:rPr>
        <w:t>Software system attributes</w:t>
      </w:r>
      <w:bookmarkEnd w:id="878"/>
      <w:bookmarkEnd w:id="879"/>
      <w:bookmarkEnd w:id="880"/>
    </w:p>
    <w:p w14:paraId="625CC181" w14:textId="56B66508" w:rsidR="009129B8" w:rsidRDefault="007D23E9" w:rsidP="009129B8">
      <w:pPr>
        <w:pStyle w:val="Heading3"/>
        <w:rPr>
          <w:lang w:val="en-GB"/>
        </w:rPr>
      </w:pPr>
      <w:bookmarkStart w:id="881" w:name="_Toc56547564"/>
      <w:bookmarkStart w:id="882" w:name="_Toc59565402"/>
      <w:bookmarkStart w:id="883" w:name="_Toc59567840"/>
      <w:r>
        <w:rPr>
          <w:lang w:val="en-GB"/>
        </w:rPr>
        <w:t>Reliability</w:t>
      </w:r>
      <w:bookmarkEnd w:id="881"/>
      <w:bookmarkEnd w:id="882"/>
      <w:bookmarkEnd w:id="883"/>
    </w:p>
    <w:p w14:paraId="2E4ECBAF" w14:textId="47F3581F" w:rsidR="00661444" w:rsidRPr="00653B2E" w:rsidRDefault="00697CA8" w:rsidP="00EB4837">
      <w:pPr>
        <w:rPr>
          <w:lang w:val="en-GB"/>
        </w:rPr>
      </w:pPr>
      <w:r>
        <w:rPr>
          <w:lang w:val="en-GB"/>
        </w:rPr>
        <w:t xml:space="preserve">The system must </w:t>
      </w:r>
      <w:r w:rsidR="00E3105B">
        <w:rPr>
          <w:lang w:val="en-GB"/>
        </w:rPr>
        <w:t>have a high rejection of errors</w:t>
      </w:r>
      <w:r>
        <w:rPr>
          <w:lang w:val="en-GB"/>
        </w:rPr>
        <w:t xml:space="preserve"> </w:t>
      </w:r>
      <w:r w:rsidR="0059378A">
        <w:rPr>
          <w:lang w:val="en-GB"/>
        </w:rPr>
        <w:t xml:space="preserve">and should be </w:t>
      </w:r>
      <w:r w:rsidR="00976BE5">
        <w:rPr>
          <w:lang w:val="en-GB"/>
        </w:rPr>
        <w:t>extremely</w:t>
      </w:r>
      <w:r w:rsidR="0059378A">
        <w:rPr>
          <w:lang w:val="en-GB"/>
        </w:rPr>
        <w:t xml:space="preserve"> reliable.</w:t>
      </w:r>
      <w:r w:rsidR="00976BE5">
        <w:rPr>
          <w:lang w:val="en-GB"/>
        </w:rPr>
        <w:t xml:space="preserve"> In such a situation, errors cannot happen in the queue management</w:t>
      </w:r>
      <w:r w:rsidR="0022503A">
        <w:rPr>
          <w:lang w:val="en-GB"/>
        </w:rPr>
        <w:t xml:space="preserve">. If an error happens it may make people’s life at risk, especially for weak categories like </w:t>
      </w:r>
      <w:r w:rsidR="005E1D1D">
        <w:rPr>
          <w:lang w:val="en-GB"/>
        </w:rPr>
        <w:t>elderly people which are weaker to the virus.</w:t>
      </w:r>
      <w:r w:rsidR="0059378A">
        <w:rPr>
          <w:lang w:val="en-GB"/>
        </w:rPr>
        <w:t xml:space="preserve"> Specifically</w:t>
      </w:r>
      <w:r w:rsidR="005E1D1D">
        <w:rPr>
          <w:lang w:val="en-GB"/>
        </w:rPr>
        <w:t>:</w:t>
      </w:r>
      <w:r w:rsidR="0059378A">
        <w:rPr>
          <w:lang w:val="en-GB"/>
        </w:rPr>
        <w:t xml:space="preserve"> the system must</w:t>
      </w:r>
      <w:r w:rsidR="00976BE5">
        <w:rPr>
          <w:lang w:val="en-GB"/>
        </w:rPr>
        <w:t xml:space="preserve"> not</w:t>
      </w:r>
      <w:r w:rsidR="0059378A">
        <w:rPr>
          <w:lang w:val="en-GB"/>
        </w:rPr>
        <w:t xml:space="preserve"> have errors in the queue management independently by the number of people waiting in the queue</w:t>
      </w:r>
      <w:r w:rsidR="00CF0D23">
        <w:rPr>
          <w:lang w:val="en-GB"/>
        </w:rPr>
        <w:t xml:space="preserve"> and booking. The approach should be</w:t>
      </w:r>
      <w:r w:rsidR="003222C3">
        <w:rPr>
          <w:lang w:val="en-GB"/>
        </w:rPr>
        <w:t xml:space="preserve"> conservative, an error must let less people be in the store and not more people than how many are allowed to be.</w:t>
      </w:r>
      <w:r w:rsidR="00CF0D23">
        <w:rPr>
          <w:lang w:val="en-GB"/>
        </w:rPr>
        <w:t xml:space="preserve"> </w:t>
      </w:r>
      <w:r w:rsidR="004569F3">
        <w:rPr>
          <w:lang w:val="en-GB"/>
        </w:rPr>
        <w:t xml:space="preserve">In the reliability expression the most important factors which have to be reduced are the detection time and the response time, which are the most critical. Indeed, </w:t>
      </w:r>
      <w:r w:rsidR="00DA53F6">
        <w:rPr>
          <w:lang w:val="en-GB"/>
        </w:rPr>
        <w:t>recovery time and repair time, also if important, are less critical.</w:t>
      </w:r>
      <w:r w:rsidR="00523725">
        <w:rPr>
          <w:lang w:val="en-GB"/>
        </w:rPr>
        <w:t xml:space="preserve"> This means that on MTTR components, the major contributors should be </w:t>
      </w:r>
      <w:r w:rsidR="00250DE4">
        <w:rPr>
          <w:lang w:val="en-GB"/>
        </w:rPr>
        <w:t>the repair time and recovery time.</w:t>
      </w:r>
    </w:p>
    <w:p w14:paraId="3B15374D" w14:textId="22BD97D4" w:rsidR="007D23E9" w:rsidRDefault="007D23E9" w:rsidP="007D23E9">
      <w:pPr>
        <w:pStyle w:val="Heading3"/>
        <w:rPr>
          <w:lang w:val="en-GB"/>
        </w:rPr>
      </w:pPr>
      <w:bookmarkStart w:id="884" w:name="_Toc56547565"/>
      <w:bookmarkStart w:id="885" w:name="_Toc59565403"/>
      <w:bookmarkStart w:id="886" w:name="_Toc59567841"/>
      <w:r>
        <w:rPr>
          <w:lang w:val="en-GB"/>
        </w:rPr>
        <w:t>Availability</w:t>
      </w:r>
      <w:bookmarkEnd w:id="884"/>
      <w:bookmarkEnd w:id="885"/>
      <w:bookmarkEnd w:id="886"/>
    </w:p>
    <w:p w14:paraId="4357DBB0" w14:textId="5F94698A" w:rsidR="005A4E9E" w:rsidRPr="00051C61" w:rsidRDefault="003F2B7E" w:rsidP="00C061C8">
      <w:pPr>
        <w:rPr>
          <w:lang w:val="en-GB"/>
        </w:rPr>
      </w:pPr>
      <w:r>
        <w:rPr>
          <w:lang w:val="en-GB"/>
        </w:rPr>
        <w:t xml:space="preserve">The system </w:t>
      </w:r>
      <w:r w:rsidR="00A33DB3">
        <w:rPr>
          <w:lang w:val="en-GB"/>
        </w:rPr>
        <w:t>is</w:t>
      </w:r>
      <w:r w:rsidR="00F70474">
        <w:rPr>
          <w:lang w:val="en-GB"/>
        </w:rPr>
        <w:t xml:space="preserve"> normally expected to run</w:t>
      </w:r>
      <w:r w:rsidR="003E4FB0">
        <w:rPr>
          <w:lang w:val="en-GB"/>
        </w:rPr>
        <w:t xml:space="preserve"> </w:t>
      </w:r>
      <w:r w:rsidR="00A85BA9">
        <w:rPr>
          <w:lang w:val="en-GB"/>
        </w:rPr>
        <w:t>24/7</w:t>
      </w:r>
      <w:r w:rsidR="003E4FB0">
        <w:rPr>
          <w:lang w:val="en-GB"/>
        </w:rPr>
        <w:t xml:space="preserve">, </w:t>
      </w:r>
      <w:r w:rsidR="001C174C">
        <w:rPr>
          <w:lang w:val="en-GB"/>
        </w:rPr>
        <w:t xml:space="preserve">except </w:t>
      </w:r>
      <w:r w:rsidR="00F20F95">
        <w:rPr>
          <w:lang w:val="en-GB"/>
        </w:rPr>
        <w:t>for</w:t>
      </w:r>
      <w:r w:rsidR="001C174C">
        <w:rPr>
          <w:lang w:val="en-GB"/>
        </w:rPr>
        <w:t xml:space="preserve"> </w:t>
      </w:r>
      <w:r w:rsidR="0037102D">
        <w:rPr>
          <w:lang w:val="en-GB"/>
        </w:rPr>
        <w:t>short interruptions</w:t>
      </w:r>
      <w:r w:rsidR="00AD52BA">
        <w:rPr>
          <w:lang w:val="en-GB"/>
        </w:rPr>
        <w:t xml:space="preserve"> (</w:t>
      </w:r>
      <w:r w:rsidR="00E15764">
        <w:rPr>
          <w:lang w:val="en-GB"/>
        </w:rPr>
        <w:t>4</w:t>
      </w:r>
      <w:r w:rsidR="00AD52BA">
        <w:rPr>
          <w:lang w:val="en-GB"/>
        </w:rPr>
        <w:t xml:space="preserve"> hours maximum)</w:t>
      </w:r>
      <w:r w:rsidR="0037102D">
        <w:rPr>
          <w:lang w:val="en-GB"/>
        </w:rPr>
        <w:t xml:space="preserve"> </w:t>
      </w:r>
      <w:r w:rsidR="00F20F95">
        <w:rPr>
          <w:lang w:val="en-GB"/>
        </w:rPr>
        <w:t>due to</w:t>
      </w:r>
      <w:r w:rsidR="0037102D">
        <w:rPr>
          <w:lang w:val="en-GB"/>
        </w:rPr>
        <w:t xml:space="preserve"> maintenance.</w:t>
      </w:r>
      <w:r w:rsidR="00F20F95">
        <w:rPr>
          <w:lang w:val="en-GB"/>
        </w:rPr>
        <w:t xml:space="preserve"> </w:t>
      </w:r>
      <w:r w:rsidR="004E59AF">
        <w:rPr>
          <w:lang w:val="en-GB"/>
        </w:rPr>
        <w:t xml:space="preserve">To </w:t>
      </w:r>
      <w:r w:rsidR="008571A4">
        <w:rPr>
          <w:lang w:val="en-GB"/>
        </w:rPr>
        <w:t>minimize</w:t>
      </w:r>
      <w:r w:rsidR="004E59AF">
        <w:rPr>
          <w:lang w:val="en-GB"/>
        </w:rPr>
        <w:t xml:space="preserve"> the damage caused by the temporary lack of the service</w:t>
      </w:r>
      <w:r w:rsidR="008571A4">
        <w:rPr>
          <w:lang w:val="en-GB"/>
        </w:rPr>
        <w:t>, t</w:t>
      </w:r>
      <w:r w:rsidR="00F20F95">
        <w:rPr>
          <w:lang w:val="en-GB"/>
        </w:rPr>
        <w:t xml:space="preserve">hese interruptions </w:t>
      </w:r>
      <w:r w:rsidR="00084540">
        <w:rPr>
          <w:lang w:val="en-GB"/>
        </w:rPr>
        <w:t>need to happen when hardly any store is open</w:t>
      </w:r>
      <w:r w:rsidR="00AD52BA">
        <w:rPr>
          <w:lang w:val="en-GB"/>
        </w:rPr>
        <w:t>,</w:t>
      </w:r>
      <w:r w:rsidR="00084540">
        <w:rPr>
          <w:lang w:val="en-GB"/>
        </w:rPr>
        <w:t xml:space="preserve"> and </w:t>
      </w:r>
      <w:r w:rsidR="00814F42">
        <w:rPr>
          <w:lang w:val="en-GB"/>
        </w:rPr>
        <w:t>hardly anyone will shop. As an example th</w:t>
      </w:r>
      <w:r w:rsidR="00AD52BA">
        <w:rPr>
          <w:lang w:val="en-GB"/>
        </w:rPr>
        <w:t>ey</w:t>
      </w:r>
      <w:r w:rsidR="00814F42">
        <w:rPr>
          <w:lang w:val="en-GB"/>
        </w:rPr>
        <w:t xml:space="preserve"> could happen during the middle of the night</w:t>
      </w:r>
      <w:r w:rsidR="00AD52BA">
        <w:rPr>
          <w:lang w:val="en-GB"/>
        </w:rPr>
        <w:t xml:space="preserve">. </w:t>
      </w:r>
      <w:r w:rsidR="00D118FB">
        <w:rPr>
          <w:lang w:val="en-GB"/>
        </w:rPr>
        <w:t>Moreover t</w:t>
      </w:r>
      <w:r w:rsidR="00F35055">
        <w:rPr>
          <w:lang w:val="en-GB"/>
        </w:rPr>
        <w:t xml:space="preserve">hey will need to be notified at least 48 hours in advance to allow stores and customers to </w:t>
      </w:r>
      <w:r w:rsidR="00DD0463">
        <w:rPr>
          <w:lang w:val="en-GB"/>
        </w:rPr>
        <w:t>adapt. Overall</w:t>
      </w:r>
      <w:r w:rsidR="008571A4">
        <w:rPr>
          <w:lang w:val="en-GB"/>
        </w:rPr>
        <w:t xml:space="preserve"> </w:t>
      </w:r>
      <w:r w:rsidR="00DD0463">
        <w:rPr>
          <w:lang w:val="en-GB"/>
        </w:rPr>
        <w:t>t</w:t>
      </w:r>
      <w:r w:rsidR="00D118FB">
        <w:rPr>
          <w:lang w:val="en-GB"/>
        </w:rPr>
        <w:t>he system will</w:t>
      </w:r>
      <w:r w:rsidR="004C3D25">
        <w:rPr>
          <w:lang w:val="en-GB"/>
        </w:rPr>
        <w:t xml:space="preserve"> </w:t>
      </w:r>
      <w:r w:rsidR="00DD0463">
        <w:rPr>
          <w:lang w:val="en-GB"/>
        </w:rPr>
        <w:t>at least</w:t>
      </w:r>
      <w:r w:rsidR="00A33DB3">
        <w:rPr>
          <w:lang w:val="en-GB"/>
        </w:rPr>
        <w:t xml:space="preserve"> be available 99.9%</w:t>
      </w:r>
      <w:r w:rsidR="00B63A80">
        <w:rPr>
          <w:lang w:val="en-GB"/>
        </w:rPr>
        <w:t xml:space="preserve"> of the time, corresponding to roughly 9 hours </w:t>
      </w:r>
      <w:r w:rsidR="002F07F2">
        <w:rPr>
          <w:lang w:val="en-GB"/>
        </w:rPr>
        <w:t>of downtime every year.</w:t>
      </w:r>
      <w:r w:rsidR="00271B5F">
        <w:rPr>
          <w:lang w:val="en-GB"/>
        </w:rPr>
        <w:t xml:space="preserve"> </w:t>
      </w:r>
      <w:r w:rsidR="00BB1357" w:rsidRPr="00C061C8">
        <w:rPr>
          <w:lang w:val="en-GB"/>
        </w:rPr>
        <w:t xml:space="preserve">In order to </w:t>
      </w:r>
      <w:r w:rsidR="00A15570" w:rsidRPr="00C061C8">
        <w:rPr>
          <w:lang w:val="en-GB"/>
        </w:rPr>
        <w:t>g</w:t>
      </w:r>
      <w:r w:rsidR="00271B5F">
        <w:rPr>
          <w:lang w:val="en-GB"/>
        </w:rPr>
        <w:t>u</w:t>
      </w:r>
      <w:r w:rsidR="00A15570" w:rsidRPr="00C061C8">
        <w:rPr>
          <w:lang w:val="en-GB"/>
        </w:rPr>
        <w:t>arantee such high availability</w:t>
      </w:r>
      <w:r w:rsidR="00D603EA" w:rsidRPr="00C061C8">
        <w:rPr>
          <w:lang w:val="en-GB"/>
        </w:rPr>
        <w:t>,</w:t>
      </w:r>
      <w:r w:rsidR="001703B3" w:rsidRPr="00C061C8">
        <w:rPr>
          <w:lang w:val="en-GB"/>
        </w:rPr>
        <w:t xml:space="preserve"> </w:t>
      </w:r>
      <w:r w:rsidR="0024666F" w:rsidRPr="00C061C8">
        <w:rPr>
          <w:lang w:val="en-GB"/>
        </w:rPr>
        <w:t>possible failures need to be</w:t>
      </w:r>
      <w:r w:rsidR="00BD013B" w:rsidRPr="00C061C8">
        <w:rPr>
          <w:lang w:val="en-GB"/>
        </w:rPr>
        <w:t xml:space="preserve"> mitigated</w:t>
      </w:r>
      <w:r w:rsidR="007C3245" w:rsidRPr="00C061C8">
        <w:rPr>
          <w:lang w:val="en-GB"/>
        </w:rPr>
        <w:t xml:space="preserve"> by introducing </w:t>
      </w:r>
      <w:r w:rsidR="007148D9" w:rsidRPr="00C061C8">
        <w:rPr>
          <w:lang w:val="en-GB"/>
        </w:rPr>
        <w:t>redundancy in</w:t>
      </w:r>
      <w:r w:rsidR="00F066E9" w:rsidRPr="00C061C8">
        <w:rPr>
          <w:lang w:val="en-GB"/>
        </w:rPr>
        <w:t>to the system infrastructure</w:t>
      </w:r>
      <w:r w:rsidR="007459E8" w:rsidRPr="00C061C8">
        <w:rPr>
          <w:lang w:val="en-GB"/>
        </w:rPr>
        <w:t>. In this way</w:t>
      </w:r>
      <w:r w:rsidR="0084787A" w:rsidRPr="00C061C8">
        <w:rPr>
          <w:lang w:val="en-GB"/>
        </w:rPr>
        <w:t>,</w:t>
      </w:r>
      <w:r w:rsidR="007459E8" w:rsidRPr="00C061C8">
        <w:rPr>
          <w:lang w:val="en-GB"/>
        </w:rPr>
        <w:t xml:space="preserve"> </w:t>
      </w:r>
      <w:r w:rsidR="001B2010" w:rsidRPr="00C061C8">
        <w:rPr>
          <w:lang w:val="en-GB"/>
        </w:rPr>
        <w:t>a failure</w:t>
      </w:r>
      <w:r w:rsidR="00C00152" w:rsidRPr="00C061C8">
        <w:rPr>
          <w:lang w:val="en-GB"/>
        </w:rPr>
        <w:t xml:space="preserve"> to a component</w:t>
      </w:r>
      <w:r w:rsidR="001B2010" w:rsidRPr="00C061C8">
        <w:rPr>
          <w:lang w:val="en-GB"/>
        </w:rPr>
        <w:t xml:space="preserve"> will not cause the system to </w:t>
      </w:r>
      <w:r w:rsidR="00C00152" w:rsidRPr="00C061C8">
        <w:rPr>
          <w:lang w:val="en-GB"/>
        </w:rPr>
        <w:t>stop working</w:t>
      </w:r>
      <w:r w:rsidR="0084787A" w:rsidRPr="00C061C8">
        <w:rPr>
          <w:lang w:val="en-GB"/>
        </w:rPr>
        <w:t>,</w:t>
      </w:r>
      <w:r w:rsidR="00C00152" w:rsidRPr="00C061C8">
        <w:rPr>
          <w:lang w:val="en-GB"/>
        </w:rPr>
        <w:t xml:space="preserve"> as there will be </w:t>
      </w:r>
      <w:r w:rsidR="00F46E59" w:rsidRPr="00C061C8">
        <w:rPr>
          <w:lang w:val="en-GB"/>
        </w:rPr>
        <w:t xml:space="preserve">more components </w:t>
      </w:r>
      <w:r w:rsidR="00C93E6F" w:rsidRPr="00C061C8">
        <w:rPr>
          <w:lang w:val="en-GB"/>
        </w:rPr>
        <w:t>of the same type to redistribute the workload.</w:t>
      </w:r>
    </w:p>
    <w:p w14:paraId="372FE09A" w14:textId="54295D17" w:rsidR="007D23E9" w:rsidRDefault="007D23E9" w:rsidP="007D23E9">
      <w:pPr>
        <w:pStyle w:val="Heading3"/>
        <w:rPr>
          <w:lang w:val="en-GB"/>
        </w:rPr>
      </w:pPr>
      <w:bookmarkStart w:id="887" w:name="_Toc56547566"/>
      <w:bookmarkStart w:id="888" w:name="_Toc59565404"/>
      <w:bookmarkStart w:id="889" w:name="_Toc59567842"/>
      <w:r>
        <w:rPr>
          <w:lang w:val="en-GB"/>
        </w:rPr>
        <w:t>Security</w:t>
      </w:r>
      <w:bookmarkEnd w:id="887"/>
      <w:bookmarkEnd w:id="888"/>
      <w:bookmarkEnd w:id="889"/>
    </w:p>
    <w:p w14:paraId="51E52095" w14:textId="0DBC8FDF" w:rsidR="00422CC6" w:rsidRDefault="00422CC6" w:rsidP="00EB4837">
      <w:pPr>
        <w:rPr>
          <w:lang w:val="en-GB"/>
        </w:rPr>
      </w:pPr>
      <w:r>
        <w:rPr>
          <w:lang w:val="en-GB"/>
        </w:rPr>
        <w:t xml:space="preserve">The security measures are </w:t>
      </w:r>
      <w:r w:rsidR="004D706E">
        <w:rPr>
          <w:lang w:val="en-GB"/>
        </w:rPr>
        <w:t xml:space="preserve">mainly </w:t>
      </w:r>
      <w:r>
        <w:rPr>
          <w:lang w:val="en-GB"/>
        </w:rPr>
        <w:t>aimed at preventing data leaks and system overloading.</w:t>
      </w:r>
    </w:p>
    <w:p w14:paraId="21F84AEE" w14:textId="7D469AD1" w:rsidR="00422CC6" w:rsidRDefault="00422CC6" w:rsidP="00EB4837">
      <w:pPr>
        <w:rPr>
          <w:lang w:val="en-GB"/>
        </w:rPr>
      </w:pPr>
      <w:r>
        <w:rPr>
          <w:lang w:val="en-GB"/>
        </w:rPr>
        <w:t xml:space="preserve">The first goal is achieved by using a secure hash function to store passwords in the </w:t>
      </w:r>
      <w:r w:rsidR="004D707F">
        <w:rPr>
          <w:lang w:val="en-GB"/>
        </w:rPr>
        <w:t>storage system</w:t>
      </w:r>
      <w:r>
        <w:rPr>
          <w:lang w:val="en-GB"/>
        </w:rPr>
        <w:t>, as well as a reliable data encryption algorithm for secure communication.</w:t>
      </w:r>
    </w:p>
    <w:p w14:paraId="151625B4" w14:textId="1BC1C3E7" w:rsidR="00661444" w:rsidRPr="00653B2E" w:rsidRDefault="00422CC6" w:rsidP="00EB4837">
      <w:pPr>
        <w:rPr>
          <w:lang w:val="en-GB"/>
        </w:rPr>
      </w:pPr>
      <w:r>
        <w:rPr>
          <w:lang w:val="en-GB"/>
        </w:rPr>
        <w:t xml:space="preserve">The second goal is instead achieved by appropriately limiting the user’s freedom of action. While customers can freely register, store managers and employees will have their accounts manually created by a sys-admin, thus preventing malicious users from creating fake accounts for a non-existent store. Also, the system </w:t>
      </w:r>
      <w:del w:id="890" w:author="asus" w:date="2020-12-19T12:26:00Z">
        <w:r>
          <w:rPr>
            <w:lang w:val="en-GB"/>
          </w:rPr>
          <w:delText xml:space="preserve">automatically </w:delText>
        </w:r>
      </w:del>
      <w:r>
        <w:rPr>
          <w:lang w:val="en-GB"/>
        </w:rPr>
        <w:t xml:space="preserve">sets a limit to the maximum amount of time slots that a </w:t>
      </w:r>
      <w:r w:rsidR="004D706E">
        <w:rPr>
          <w:lang w:val="en-GB"/>
        </w:rPr>
        <w:t xml:space="preserve">customer </w:t>
      </w:r>
      <w:r>
        <w:rPr>
          <w:lang w:val="en-GB"/>
        </w:rPr>
        <w:t>can book and queuing tickets that</w:t>
      </w:r>
      <w:r w:rsidR="004D706E">
        <w:rPr>
          <w:lang w:val="en-GB"/>
        </w:rPr>
        <w:t xml:space="preserve"> they can get</w:t>
      </w:r>
      <w:ins w:id="891" w:author="asus" w:date="2020-12-19T12:26:00Z">
        <w:r w:rsidR="00F95C94">
          <w:rPr>
            <w:lang w:val="en-GB"/>
          </w:rPr>
          <w:t xml:space="preserve"> (such limit is set by the Store Manager)</w:t>
        </w:r>
      </w:ins>
      <w:r w:rsidR="004D706E">
        <w:rPr>
          <w:lang w:val="en-GB"/>
        </w:rPr>
        <w:t>. Each customer can only have one active ticket at a time, and cannot be in two queues at the same time. These measures will prevent malicious users from overloading a queue or from booking an excessive number of time slots</w:t>
      </w:r>
      <w:r w:rsidR="000F5D23">
        <w:rPr>
          <w:lang w:val="en-GB"/>
        </w:rPr>
        <w:t>, so that legitimate customers can regularly use the system.</w:t>
      </w:r>
    </w:p>
    <w:p w14:paraId="3D99610A" w14:textId="7CF49900" w:rsidR="007D23E9" w:rsidRDefault="007D23E9" w:rsidP="007D23E9">
      <w:pPr>
        <w:pStyle w:val="Heading3"/>
        <w:rPr>
          <w:lang w:val="en-GB"/>
        </w:rPr>
      </w:pPr>
      <w:bookmarkStart w:id="892" w:name="_Toc56547567"/>
      <w:bookmarkStart w:id="893" w:name="_Toc59565405"/>
      <w:bookmarkStart w:id="894" w:name="_Toc59567843"/>
      <w:r>
        <w:rPr>
          <w:lang w:val="en-GB"/>
        </w:rPr>
        <w:t>Maintainability</w:t>
      </w:r>
      <w:bookmarkEnd w:id="892"/>
      <w:bookmarkEnd w:id="893"/>
      <w:bookmarkEnd w:id="894"/>
    </w:p>
    <w:p w14:paraId="4E9E967A" w14:textId="151C422C" w:rsidR="004D706E" w:rsidRDefault="004D706E" w:rsidP="00EB4837">
      <w:pPr>
        <w:rPr>
          <w:lang w:val="en-GB"/>
        </w:rPr>
      </w:pPr>
      <w:r>
        <w:rPr>
          <w:lang w:val="en-GB"/>
        </w:rPr>
        <w:t xml:space="preserve">The system will be monitored on a weekly basis, by collecting data about performance and anomalies/faults during its execution. Such data will be used to build useful statistics that will be used by a dedicated team in charge of maintenance. They will have to investigate deeper and possibly find parts in the code that jeopardize performance or cause faults. Once such parts were individuated, they will be appropriately modified by the team, so that the system can improve and evolve adequately. If necessary, </w:t>
      </w:r>
      <w:r w:rsidR="000F5D23">
        <w:rPr>
          <w:lang w:val="en-GB"/>
        </w:rPr>
        <w:t>the maintenance</w:t>
      </w:r>
      <w:r>
        <w:rPr>
          <w:lang w:val="en-GB"/>
        </w:rPr>
        <w:t xml:space="preserve"> tea</w:t>
      </w:r>
      <w:r w:rsidR="000F5D23">
        <w:rPr>
          <w:lang w:val="en-GB"/>
        </w:rPr>
        <w:t xml:space="preserve">m can </w:t>
      </w:r>
      <w:r>
        <w:rPr>
          <w:lang w:val="en-GB"/>
        </w:rPr>
        <w:t>cooperate with the development section in order to ask for elucidations regarding the code and agree on possible solutions.</w:t>
      </w:r>
    </w:p>
    <w:p w14:paraId="78234AC7" w14:textId="79526EC3" w:rsidR="000F5D23" w:rsidRPr="00DD5B61" w:rsidRDefault="000F5D23" w:rsidP="00EB4837">
      <w:pPr>
        <w:rPr>
          <w:lang w:val="en-GB"/>
        </w:rPr>
      </w:pPr>
      <w:r>
        <w:rPr>
          <w:lang w:val="en-GB"/>
        </w:rPr>
        <w:t xml:space="preserve">However, it is also desirable that our system does not require frequent maintenance. For this </w:t>
      </w:r>
      <w:del w:id="895" w:author="asus" w:date="2020-12-19T12:44:00Z">
        <w:r>
          <w:rPr>
            <w:lang w:val="en-GB"/>
          </w:rPr>
          <w:delText>reason</w:delText>
        </w:r>
      </w:del>
      <w:ins w:id="896" w:author="asus" w:date="2020-12-19T12:44:00Z">
        <w:r w:rsidR="00F57379">
          <w:rPr>
            <w:lang w:val="en-GB"/>
          </w:rPr>
          <w:t>reason,</w:t>
        </w:r>
      </w:ins>
      <w:r>
        <w:rPr>
          <w:lang w:val="en-GB"/>
        </w:rPr>
        <w:t xml:space="preserve"> the development team (or a dedicated testing team) should extensively test the source code and achieve coverage of 80% or above.</w:t>
      </w:r>
    </w:p>
    <w:p w14:paraId="30DEBA39" w14:textId="18547B1E" w:rsidR="00661444" w:rsidRPr="00653B2E" w:rsidRDefault="00DC5103" w:rsidP="00C061C8">
      <w:pPr>
        <w:jc w:val="left"/>
        <w:rPr>
          <w:lang w:val="en-GB"/>
        </w:rPr>
      </w:pPr>
      <w:r>
        <w:rPr>
          <w:lang w:val="en-GB"/>
        </w:rPr>
        <w:t xml:space="preserve">The system will have a modular structure that makes adding new features pretty simple. An appropriate design pattern should be chosen in order to achieve that. </w:t>
      </w:r>
      <w:del w:id="897" w:author="asus" w:date="2020-12-19T12:27:00Z">
        <w:r>
          <w:rPr>
            <w:lang w:val="en-GB"/>
          </w:rPr>
          <w:delText>Furthermore</w:delText>
        </w:r>
      </w:del>
      <w:ins w:id="898" w:author="asus" w:date="2020-12-19T12:27:00Z">
        <w:r w:rsidR="00F95C94">
          <w:rPr>
            <w:lang w:val="en-GB"/>
          </w:rPr>
          <w:t>Furthermore,</w:t>
        </w:r>
      </w:ins>
      <w:r>
        <w:rPr>
          <w:lang w:val="en-GB"/>
        </w:rPr>
        <w:t xml:space="preserve"> the modular structure will both allow to modify an existing component and/or add new modules that implement further functionalities.</w:t>
      </w:r>
    </w:p>
    <w:p w14:paraId="021D3720" w14:textId="24DDA575" w:rsidR="007D23E9" w:rsidRDefault="007D23E9" w:rsidP="007D23E9">
      <w:pPr>
        <w:pStyle w:val="Heading3"/>
        <w:rPr>
          <w:lang w:val="en-GB"/>
        </w:rPr>
      </w:pPr>
      <w:bookmarkStart w:id="899" w:name="_Toc56547568"/>
      <w:bookmarkStart w:id="900" w:name="_Toc59565406"/>
      <w:bookmarkStart w:id="901" w:name="_Toc59567844"/>
      <w:r>
        <w:rPr>
          <w:lang w:val="en-GB"/>
        </w:rPr>
        <w:t>Portability</w:t>
      </w:r>
      <w:bookmarkEnd w:id="899"/>
      <w:bookmarkEnd w:id="900"/>
      <w:bookmarkEnd w:id="901"/>
    </w:p>
    <w:p w14:paraId="301F5078" w14:textId="2CB02846" w:rsidR="00F92012" w:rsidRPr="00653B2E" w:rsidRDefault="00AA53F3" w:rsidP="00EB4837">
      <w:pPr>
        <w:rPr>
          <w:lang w:val="en-GB"/>
        </w:rPr>
      </w:pPr>
      <w:r>
        <w:rPr>
          <w:lang w:val="en-GB"/>
        </w:rPr>
        <w:t xml:space="preserve">Portability is a major concern for </w:t>
      </w:r>
      <w:r w:rsidR="00525453">
        <w:rPr>
          <w:lang w:val="en-GB"/>
        </w:rPr>
        <w:t xml:space="preserve">the system. </w:t>
      </w:r>
      <w:r w:rsidR="00650E33">
        <w:rPr>
          <w:lang w:val="en-GB"/>
        </w:rPr>
        <w:t xml:space="preserve">All the user applications </w:t>
      </w:r>
      <w:r w:rsidR="00CA4A9E">
        <w:rPr>
          <w:lang w:val="en-GB"/>
        </w:rPr>
        <w:t>will</w:t>
      </w:r>
      <w:r w:rsidR="000828EA">
        <w:rPr>
          <w:lang w:val="en-GB"/>
        </w:rPr>
        <w:t xml:space="preserve"> therefore </w:t>
      </w:r>
      <w:r w:rsidR="00D603EA">
        <w:rPr>
          <w:lang w:val="en-GB"/>
        </w:rPr>
        <w:t>be</w:t>
      </w:r>
      <w:r w:rsidR="00FF5C3B">
        <w:rPr>
          <w:lang w:val="en-GB"/>
        </w:rPr>
        <w:t xml:space="preserve"> developed </w:t>
      </w:r>
      <w:r w:rsidR="005C1E32">
        <w:rPr>
          <w:lang w:val="en-GB"/>
        </w:rPr>
        <w:t>to</w:t>
      </w:r>
      <w:r w:rsidR="00FF5C3B">
        <w:rPr>
          <w:lang w:val="en-GB"/>
        </w:rPr>
        <w:t xml:space="preserve"> run on </w:t>
      </w:r>
      <w:r w:rsidR="00CF69A7">
        <w:rPr>
          <w:lang w:val="en-GB"/>
        </w:rPr>
        <w:t xml:space="preserve">all </w:t>
      </w:r>
      <w:r w:rsidR="005C1E32">
        <w:rPr>
          <w:lang w:val="en-GB"/>
        </w:rPr>
        <w:t xml:space="preserve">modern </w:t>
      </w:r>
      <w:r w:rsidR="00FF4237">
        <w:rPr>
          <w:lang w:val="en-GB"/>
        </w:rPr>
        <w:t xml:space="preserve">desktop and </w:t>
      </w:r>
      <w:r w:rsidR="005C1E32">
        <w:rPr>
          <w:lang w:val="en-GB"/>
        </w:rPr>
        <w:t xml:space="preserve">mobile </w:t>
      </w:r>
      <w:r w:rsidR="00FF4237">
        <w:rPr>
          <w:lang w:val="en-GB"/>
        </w:rPr>
        <w:t>devices</w:t>
      </w:r>
      <w:r w:rsidR="00CF69A7">
        <w:rPr>
          <w:lang w:val="en-GB"/>
        </w:rPr>
        <w:t xml:space="preserve">. </w:t>
      </w:r>
      <w:r w:rsidR="00E62E0E">
        <w:rPr>
          <w:lang w:val="en-GB"/>
        </w:rPr>
        <w:t xml:space="preserve">User data </w:t>
      </w:r>
      <w:r w:rsidR="000A0AA6">
        <w:rPr>
          <w:lang w:val="en-GB"/>
        </w:rPr>
        <w:t xml:space="preserve">can be accessed on multiple devices, by authenticating as the same user. </w:t>
      </w:r>
      <w:r w:rsidR="00A913AF">
        <w:rPr>
          <w:lang w:val="en-GB"/>
        </w:rPr>
        <w:t>The ticket machine app</w:t>
      </w:r>
      <w:r w:rsidR="00085F78">
        <w:rPr>
          <w:lang w:val="en-GB"/>
        </w:rPr>
        <w:t>lication</w:t>
      </w:r>
      <w:r w:rsidR="00A913AF">
        <w:rPr>
          <w:lang w:val="en-GB"/>
        </w:rPr>
        <w:t xml:space="preserve"> will </w:t>
      </w:r>
      <w:r w:rsidR="009B132A">
        <w:rPr>
          <w:lang w:val="en-GB"/>
        </w:rPr>
        <w:t xml:space="preserve">be compatible </w:t>
      </w:r>
      <w:r w:rsidR="00BA1EB4">
        <w:rPr>
          <w:lang w:val="en-GB"/>
        </w:rPr>
        <w:t>with</w:t>
      </w:r>
      <w:r w:rsidR="0048632F">
        <w:rPr>
          <w:lang w:val="en-GB"/>
        </w:rPr>
        <w:t xml:space="preserve"> most</w:t>
      </w:r>
      <w:ins w:id="902" w:author="asus" w:date="2020-12-19T12:28:00Z">
        <w:r w:rsidR="0048632F">
          <w:rPr>
            <w:lang w:val="en-GB"/>
          </w:rPr>
          <w:t xml:space="preserve"> </w:t>
        </w:r>
      </w:ins>
      <w:del w:id="903" w:author="asus" w:date="2020-12-19T12:28:00Z">
        <w:r w:rsidR="0048632F" w:rsidDel="00F95C94">
          <w:rPr>
            <w:lang w:val="en-GB"/>
          </w:rPr>
          <w:delText xml:space="preserve"> </w:delText>
        </w:r>
      </w:del>
      <w:r w:rsidR="0048632F">
        <w:rPr>
          <w:lang w:val="en-GB"/>
        </w:rPr>
        <w:t>smart ticket machine</w:t>
      </w:r>
      <w:r w:rsidR="00BA1EB4">
        <w:rPr>
          <w:lang w:val="en-GB"/>
        </w:rPr>
        <w:t>s</w:t>
      </w:r>
      <w:r w:rsidR="0048632F">
        <w:rPr>
          <w:lang w:val="en-GB"/>
        </w:rPr>
        <w:t xml:space="preserve"> on the market</w:t>
      </w:r>
      <w:r w:rsidR="00D425B3">
        <w:rPr>
          <w:lang w:val="en-GB"/>
        </w:rPr>
        <w:t xml:space="preserve">, such that </w:t>
      </w:r>
      <w:r w:rsidR="007B7CC9">
        <w:rPr>
          <w:lang w:val="en-GB"/>
        </w:rPr>
        <w:t xml:space="preserve">stores </w:t>
      </w:r>
      <w:r w:rsidR="0015327D">
        <w:rPr>
          <w:lang w:val="en-GB"/>
        </w:rPr>
        <w:t xml:space="preserve">will be able to freely choose </w:t>
      </w:r>
      <w:r w:rsidR="00695B9F">
        <w:rPr>
          <w:lang w:val="en-GB"/>
        </w:rPr>
        <w:t>wh</w:t>
      </w:r>
      <w:r>
        <w:rPr>
          <w:lang w:val="en-GB"/>
        </w:rPr>
        <w:t>ich</w:t>
      </w:r>
      <w:r w:rsidR="00695B9F">
        <w:rPr>
          <w:lang w:val="en-GB"/>
        </w:rPr>
        <w:t xml:space="preserve"> ticket machine model to use</w:t>
      </w:r>
      <w:r w:rsidR="00BA1EB4">
        <w:rPr>
          <w:lang w:val="en-GB"/>
        </w:rPr>
        <w:t>.</w:t>
      </w:r>
    </w:p>
    <w:p w14:paraId="745FA617" w14:textId="0B646163" w:rsidR="008610E7" w:rsidRDefault="008610E7">
      <w:pPr>
        <w:spacing w:after="160" w:line="259" w:lineRule="auto"/>
        <w:jc w:val="left"/>
        <w:rPr>
          <w:lang w:val="en-GB"/>
        </w:rPr>
      </w:pPr>
      <w:r>
        <w:rPr>
          <w:lang w:val="en-GB"/>
        </w:rPr>
        <w:br w:type="page"/>
      </w:r>
    </w:p>
    <w:p w14:paraId="4FD102CF" w14:textId="7AEDDBEF"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54" behindDoc="0" locked="0" layoutInCell="1" allowOverlap="1" wp14:anchorId="7450EA71" wp14:editId="5F3EDB39">
                <wp:simplePos x="0" y="0"/>
                <wp:positionH relativeFrom="column">
                  <wp:posOffset>-661035</wp:posOffset>
                </wp:positionH>
                <wp:positionV relativeFrom="page">
                  <wp:posOffset>2667000</wp:posOffset>
                </wp:positionV>
                <wp:extent cx="1066800" cy="1038225"/>
                <wp:effectExtent l="0" t="0" r="19050" b="28575"/>
                <wp:wrapSquare wrapText="bothSides"/>
                <wp:docPr id="20" name="Rectangle 2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EA71" id="Rectangle 20" o:spid="_x0000_s1029" style="position:absolute;left:0;text-align:left;margin-left:-52.05pt;margin-top:210pt;width:84pt;height:81.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GvIzWucAgAAwQUAAA4AAAAAAAAAAAAAAAAALgIAAGRy&#10;cy9lMm9Eb2MueG1sUEsBAi0AFAAGAAgAAAAhAEeg2wThAAAACwEAAA8AAAAAAAAAAAAAAAAA9gQA&#10;AGRycy9kb3ducmV2LnhtbFBLBQYAAAAABAAEAPMAAAAEBgAAAAA=&#10;" fillcolor="white [3212]" strokecolor="white [3212]" strokeweight="1pt">
                <v:textbo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5" behindDoc="0" locked="0" layoutInCell="1" allowOverlap="1" wp14:anchorId="096D0263" wp14:editId="360139ED">
                <wp:simplePos x="0" y="0"/>
                <wp:positionH relativeFrom="column">
                  <wp:posOffset>-1070610</wp:posOffset>
                </wp:positionH>
                <wp:positionV relativeFrom="page">
                  <wp:posOffset>1800225</wp:posOffset>
                </wp:positionV>
                <wp:extent cx="7581900" cy="24765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AB8B18" id="Rectangle 21" o:spid="_x0000_s1026" style="position:absolute;margin-left:-84.3pt;margin-top:141.75pt;width:597pt;height:1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UWXbc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6" behindDoc="0" locked="0" layoutInCell="1" allowOverlap="1" wp14:anchorId="68180825" wp14:editId="7CFD657B">
                <wp:simplePos x="0" y="0"/>
                <wp:positionH relativeFrom="column">
                  <wp:posOffset>-1070610</wp:posOffset>
                </wp:positionH>
                <wp:positionV relativeFrom="page">
                  <wp:posOffset>2543175</wp:posOffset>
                </wp:positionV>
                <wp:extent cx="7534275" cy="2952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E9765EE" id="Rectangle 22" o:spid="_x0000_s1026" style="position:absolute;margin-left:-84.3pt;margin-top:200.25pt;width:593.2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FxHBii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904" w:name="_Toc56547569"/>
      <w:bookmarkStart w:id="905" w:name="_Toc59565407"/>
      <w:bookmarkStart w:id="906" w:name="_Toc59567845"/>
      <w:r>
        <w:rPr>
          <w:lang w:val="en-GB"/>
        </w:rPr>
        <w:instrText>Part</w:instrText>
      </w:r>
      <w:r w:rsidRPr="00B206BC">
        <w:rPr>
          <w:lang w:val="en-GB"/>
        </w:rPr>
        <w:instrText xml:space="preserve"> </w:instrText>
      </w:r>
      <w:r w:rsidR="00B04329">
        <w:rPr>
          <w:lang w:val="en-GB"/>
        </w:rPr>
        <w:instrText>4</w:instrText>
      </w:r>
      <w:r w:rsidRPr="00B206BC">
        <w:rPr>
          <w:lang w:val="en-GB"/>
        </w:rPr>
        <w:instrText xml:space="preserve">: </w:instrText>
      </w:r>
      <w:r w:rsidR="009D2A98">
        <w:rPr>
          <w:lang w:val="en-GB"/>
        </w:rPr>
        <w:instrText>Formal analysis using alloy</w:instrText>
      </w:r>
      <w:bookmarkEnd w:id="904"/>
      <w:bookmarkEnd w:id="905"/>
      <w:bookmarkEnd w:id="906"/>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3" behindDoc="0" locked="0" layoutInCell="1" allowOverlap="1" wp14:anchorId="202B0B0F" wp14:editId="2E53FD2A">
                <wp:simplePos x="0" y="0"/>
                <wp:positionH relativeFrom="column">
                  <wp:posOffset>-1070610</wp:posOffset>
                </wp:positionH>
                <wp:positionV relativeFrom="page">
                  <wp:posOffset>28575</wp:posOffset>
                </wp:positionV>
                <wp:extent cx="7534275" cy="1771650"/>
                <wp:effectExtent l="0" t="0" r="9525" b="0"/>
                <wp:wrapSquare wrapText="bothSides"/>
                <wp:docPr id="23" name="Rectangle 2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DC7F2D9" id="Rectangle 23" o:spid="_x0000_s1026" style="position:absolute;margin-left:-84.3pt;margin-top:2.25pt;width:593.25pt;height:139.5pt;z-index:25165825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aI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5lGi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 xml:space="preserve">Formal analysis using </w:t>
      </w:r>
      <w:ins w:id="907" w:author="asus" w:date="2020-12-22T21:36:00Z">
        <w:r w:rsidR="002F1B72">
          <w:rPr>
            <w:lang w:val="en-GB"/>
          </w:rPr>
          <w:t>A</w:t>
        </w:r>
      </w:ins>
      <w:del w:id="908" w:author="asus" w:date="2020-12-22T21:36:00Z">
        <w:r w:rsidR="009D2A98">
          <w:rPr>
            <w:lang w:val="en-GB"/>
          </w:rPr>
          <w:delText>a</w:delText>
        </w:r>
      </w:del>
      <w:r w:rsidR="009D2A98">
        <w:rPr>
          <w:lang w:val="en-GB"/>
        </w:rPr>
        <w:t>lloy</w:t>
      </w:r>
    </w:p>
    <w:p w14:paraId="1572FA67" w14:textId="47DCD961" w:rsidR="00CF27D2" w:rsidDel="008E6EDD" w:rsidRDefault="00CF27D2" w:rsidP="00CF27D2">
      <w:pPr>
        <w:rPr>
          <w:del w:id="909" w:author="Marco Petri" w:date="2020-12-22T20:05:00Z"/>
          <w:lang w:val="en-GB"/>
        </w:rPr>
      </w:pPr>
      <w:del w:id="910" w:author="Marco Petri" w:date="2020-12-22T19:59:00Z">
        <w:r w:rsidDel="00BD1B79">
          <w:rPr>
            <w:lang w:val="en-GB"/>
          </w:rPr>
          <w:delText>Introductory text to the chapter (how it is subdivided and what are we going to say in the chapter)</w:delText>
        </w:r>
      </w:del>
      <w:ins w:id="911" w:author="Marco Petri" w:date="2020-12-22T19:59:00Z">
        <w:r w:rsidR="00BD1B79">
          <w:rPr>
            <w:lang w:val="en-GB"/>
          </w:rPr>
          <w:t xml:space="preserve">With </w:t>
        </w:r>
      </w:ins>
      <w:ins w:id="912" w:author="asus" w:date="2020-12-22T21:36:00Z">
        <w:r w:rsidR="002F1B72">
          <w:rPr>
            <w:lang w:val="en-GB"/>
          </w:rPr>
          <w:t>A</w:t>
        </w:r>
      </w:ins>
      <w:ins w:id="913" w:author="Marco Petri" w:date="2020-12-22T19:59:00Z">
        <w:del w:id="914" w:author="asus" w:date="2020-12-22T21:36:00Z">
          <w:r w:rsidR="00BD1B79">
            <w:rPr>
              <w:lang w:val="en-GB"/>
            </w:rPr>
            <w:delText>a</w:delText>
          </w:r>
        </w:del>
        <w:r w:rsidR="00BD1B79">
          <w:rPr>
            <w:lang w:val="en-GB"/>
          </w:rPr>
          <w:t>lloy we w</w:t>
        </w:r>
      </w:ins>
      <w:ins w:id="915" w:author="Marco Petri" w:date="2020-12-22T20:00:00Z">
        <w:r w:rsidR="00BD1B79">
          <w:rPr>
            <w:lang w:val="en-GB"/>
          </w:rPr>
          <w:t>ant to verify some properties of the system. We introduce facts</w:t>
        </w:r>
        <w:r w:rsidR="009E080D">
          <w:rPr>
            <w:lang w:val="en-GB"/>
          </w:rPr>
          <w:t xml:space="preserve"> </w:t>
        </w:r>
      </w:ins>
      <w:ins w:id="916" w:author="Marco Petri" w:date="2020-12-22T20:01:00Z">
        <w:r w:rsidR="00F650E4">
          <w:rPr>
            <w:lang w:val="en-GB"/>
          </w:rPr>
          <w:t>representing</w:t>
        </w:r>
      </w:ins>
      <w:ins w:id="917" w:author="Marco Petri" w:date="2020-12-22T20:00:00Z">
        <w:r w:rsidR="009E080D">
          <w:rPr>
            <w:lang w:val="en-GB"/>
          </w:rPr>
          <w:t xml:space="preserve"> some </w:t>
        </w:r>
        <w:r w:rsidR="006A2BB8">
          <w:rPr>
            <w:lang w:val="en-GB"/>
          </w:rPr>
          <w:t>assump</w:t>
        </w:r>
      </w:ins>
      <w:ins w:id="918" w:author="Marco Petri" w:date="2020-12-22T20:01:00Z">
        <w:r w:rsidR="006A2BB8">
          <w:rPr>
            <w:lang w:val="en-GB"/>
          </w:rPr>
          <w:t xml:space="preserve">tions on the system’s configuration </w:t>
        </w:r>
        <w:r w:rsidR="00F650E4">
          <w:rPr>
            <w:lang w:val="en-GB"/>
          </w:rPr>
          <w:t>and we use time to denote the system’s</w:t>
        </w:r>
        <w:r w:rsidR="006B638E">
          <w:rPr>
            <w:lang w:val="en-GB"/>
          </w:rPr>
          <w:t xml:space="preserve"> evolution </w:t>
        </w:r>
      </w:ins>
      <w:ins w:id="919" w:author="asus" w:date="2020-12-22T21:44:00Z">
        <w:r w:rsidR="001E6FAA">
          <w:rPr>
            <w:lang w:val="en-GB"/>
          </w:rPr>
          <w:t>i</w:t>
        </w:r>
      </w:ins>
      <w:ins w:id="920" w:author="Marco Petri" w:date="2020-12-22T20:04:00Z">
        <w:del w:id="921" w:author="asus" w:date="2020-12-22T21:44:00Z">
          <w:r w:rsidR="00CE0921">
            <w:rPr>
              <w:lang w:val="en-GB"/>
            </w:rPr>
            <w:delText>o</w:delText>
          </w:r>
        </w:del>
        <w:r w:rsidR="00CE0921">
          <w:rPr>
            <w:lang w:val="en-GB"/>
          </w:rPr>
          <w:t>n</w:t>
        </w:r>
      </w:ins>
      <w:ins w:id="922" w:author="Marco Petri" w:date="2020-12-22T20:01:00Z">
        <w:r w:rsidR="006B638E">
          <w:rPr>
            <w:lang w:val="en-GB"/>
          </w:rPr>
          <w:t xml:space="preserve"> time.</w:t>
        </w:r>
        <w:r w:rsidR="001968DB">
          <w:rPr>
            <w:lang w:val="en-GB"/>
          </w:rPr>
          <w:t xml:space="preserve"> </w:t>
        </w:r>
        <w:del w:id="923" w:author="asus" w:date="2020-12-22T21:39:00Z">
          <w:r w:rsidR="001968DB">
            <w:rPr>
              <w:lang w:val="en-GB"/>
            </w:rPr>
            <w:delText>We want</w:delText>
          </w:r>
        </w:del>
      </w:ins>
      <w:ins w:id="924" w:author="asus" w:date="2020-12-22T21:39:00Z">
        <w:r w:rsidR="001E6FAA">
          <w:rPr>
            <w:lang w:val="en-GB"/>
          </w:rPr>
          <w:t>Our goal is</w:t>
        </w:r>
      </w:ins>
      <w:ins w:id="925" w:author="Marco Petri" w:date="2020-12-22T20:01:00Z">
        <w:r w:rsidR="001968DB">
          <w:rPr>
            <w:lang w:val="en-GB"/>
          </w:rPr>
          <w:t xml:space="preserve"> to show </w:t>
        </w:r>
      </w:ins>
      <w:ins w:id="926" w:author="asus" w:date="2020-12-22T21:39:00Z">
        <w:r w:rsidR="001E6FAA">
          <w:rPr>
            <w:lang w:val="en-GB"/>
          </w:rPr>
          <w:t xml:space="preserve">that </w:t>
        </w:r>
      </w:ins>
      <w:ins w:id="927" w:author="Marco Petri" w:date="2020-12-22T20:01:00Z">
        <w:r w:rsidR="001968DB">
          <w:rPr>
            <w:lang w:val="en-GB"/>
          </w:rPr>
          <w:t>the system</w:t>
        </w:r>
      </w:ins>
      <w:ins w:id="928" w:author="Marco Petri" w:date="2020-12-22T20:02:00Z">
        <w:r w:rsidR="00F75388">
          <w:rPr>
            <w:lang w:val="en-GB"/>
          </w:rPr>
          <w:t>’s properties</w:t>
        </w:r>
        <w:r w:rsidR="00C266E1">
          <w:rPr>
            <w:lang w:val="en-GB"/>
          </w:rPr>
          <w:t xml:space="preserve"> are preserved by the operations </w:t>
        </w:r>
      </w:ins>
      <w:ins w:id="929" w:author="asus" w:date="2020-12-22T21:45:00Z">
        <w:r w:rsidR="001E6FAA">
          <w:rPr>
            <w:lang w:val="en-GB"/>
          </w:rPr>
          <w:t>that we defined in our predicates. Such operations include</w:t>
        </w:r>
      </w:ins>
      <w:ins w:id="930" w:author="Marco Petri" w:date="2020-12-22T20:02:00Z">
        <w:del w:id="931" w:author="asus" w:date="2020-12-22T21:45:00Z">
          <w:r w:rsidR="00C266E1" w:rsidDel="001E6FAA">
            <w:rPr>
              <w:lang w:val="en-GB"/>
            </w:rPr>
            <w:delText>of</w:delText>
          </w:r>
        </w:del>
      </w:ins>
      <w:ins w:id="932" w:author="asus" w:date="2020-12-22T21:45:00Z">
        <w:r w:rsidR="001E6FAA">
          <w:rPr>
            <w:lang w:val="en-GB"/>
          </w:rPr>
          <w:t xml:space="preserve">: </w:t>
        </w:r>
      </w:ins>
      <w:ins w:id="933" w:author="Marco Petri" w:date="2020-12-22T20:02:00Z">
        <w:del w:id="934" w:author="asus" w:date="2020-12-22T21:45:00Z">
          <w:r w:rsidR="00C266E1" w:rsidDel="001E6FAA">
            <w:rPr>
              <w:lang w:val="en-GB"/>
            </w:rPr>
            <w:delText xml:space="preserve"> </w:delText>
          </w:r>
        </w:del>
        <w:r w:rsidR="00C266E1">
          <w:rPr>
            <w:lang w:val="en-GB"/>
          </w:rPr>
          <w:t>gett</w:t>
        </w:r>
        <w:r w:rsidR="000E6C55">
          <w:rPr>
            <w:lang w:val="en-GB"/>
          </w:rPr>
          <w:t xml:space="preserve">ing in and out </w:t>
        </w:r>
      </w:ins>
      <w:ins w:id="935" w:author="asus" w:date="2020-12-22T21:39:00Z">
        <w:r w:rsidR="001E6FAA">
          <w:rPr>
            <w:lang w:val="en-GB"/>
          </w:rPr>
          <w:t xml:space="preserve">of </w:t>
        </w:r>
      </w:ins>
      <w:ins w:id="936" w:author="Marco Petri" w:date="2020-12-22T20:02:00Z">
        <w:del w:id="937" w:author="asus" w:date="2020-12-22T21:39:00Z">
          <w:r w:rsidR="000E6C55">
            <w:rPr>
              <w:lang w:val="en-GB"/>
            </w:rPr>
            <w:delText xml:space="preserve">from </w:delText>
          </w:r>
        </w:del>
        <w:r w:rsidR="000E6C55">
          <w:rPr>
            <w:lang w:val="en-GB"/>
          </w:rPr>
          <w:t>a queue</w:t>
        </w:r>
      </w:ins>
      <w:ins w:id="938" w:author="asus" w:date="2020-12-22T21:45:00Z">
        <w:r w:rsidR="001E6FAA">
          <w:rPr>
            <w:lang w:val="en-GB"/>
          </w:rPr>
          <w:t>, entering or leaving</w:t>
        </w:r>
      </w:ins>
      <w:ins w:id="939" w:author="Marco Petri" w:date="2020-12-22T20:02:00Z">
        <w:del w:id="940" w:author="asus" w:date="2020-12-22T21:45:00Z">
          <w:r w:rsidR="000E6C55">
            <w:rPr>
              <w:lang w:val="en-GB"/>
            </w:rPr>
            <w:delText xml:space="preserve"> and</w:delText>
          </w:r>
        </w:del>
        <w:r w:rsidR="000E6C55">
          <w:rPr>
            <w:lang w:val="en-GB"/>
          </w:rPr>
          <w:t xml:space="preserve"> a store</w:t>
        </w:r>
      </w:ins>
      <w:ins w:id="941" w:author="asus" w:date="2020-12-22T21:38:00Z">
        <w:r w:rsidR="001E6FAA">
          <w:rPr>
            <w:lang w:val="en-GB"/>
          </w:rPr>
          <w:t xml:space="preserve">, </w:t>
        </w:r>
      </w:ins>
      <w:ins w:id="942" w:author="asus" w:date="2020-12-22T21:46:00Z">
        <w:r w:rsidR="001E6FAA">
          <w:rPr>
            <w:lang w:val="en-GB"/>
          </w:rPr>
          <w:t>booking or deleting visits and printing tickets</w:t>
        </w:r>
      </w:ins>
      <w:ins w:id="943" w:author="Marco Petri" w:date="2020-12-22T20:02:00Z">
        <w:r w:rsidR="000E6C55">
          <w:rPr>
            <w:lang w:val="en-GB"/>
          </w:rPr>
          <w:t xml:space="preserve">. </w:t>
        </w:r>
        <w:del w:id="944" w:author="asus" w:date="2020-12-22T21:40:00Z">
          <w:r w:rsidR="000E6C55">
            <w:rPr>
              <w:lang w:val="en-GB"/>
            </w:rPr>
            <w:delText>Getting in an</w:delText>
          </w:r>
        </w:del>
      </w:ins>
      <w:ins w:id="945" w:author="Marco Petri" w:date="2020-12-22T20:03:00Z">
        <w:del w:id="946" w:author="asus" w:date="2020-12-22T21:40:00Z">
          <w:r w:rsidR="000E6C55">
            <w:rPr>
              <w:lang w:val="en-GB"/>
            </w:rPr>
            <w:delText>d out</w:delText>
          </w:r>
        </w:del>
      </w:ins>
      <w:ins w:id="947" w:author="asus" w:date="2020-12-22T21:46:00Z">
        <w:r w:rsidR="001E6FAA">
          <w:rPr>
            <w:lang w:val="en-GB"/>
          </w:rPr>
          <w:t xml:space="preserve">We aim to prove that these </w:t>
        </w:r>
      </w:ins>
      <w:ins w:id="948" w:author="asus" w:date="2020-12-22T21:40:00Z">
        <w:r w:rsidR="001E6FAA">
          <w:rPr>
            <w:lang w:val="en-GB"/>
          </w:rPr>
          <w:t>operations</w:t>
        </w:r>
      </w:ins>
      <w:ins w:id="949" w:author="Marco Petri" w:date="2020-12-22T20:03:00Z">
        <w:r w:rsidR="000E6C55">
          <w:rPr>
            <w:lang w:val="en-GB"/>
          </w:rPr>
          <w:t xml:space="preserve"> </w:t>
        </w:r>
        <w:del w:id="950" w:author="asus" w:date="2020-12-22T21:46:00Z">
          <w:r w:rsidR="000E6C55" w:rsidDel="001E6FAA">
            <w:rPr>
              <w:lang w:val="en-GB"/>
            </w:rPr>
            <w:delText>must</w:delText>
          </w:r>
        </w:del>
      </w:ins>
      <w:ins w:id="951" w:author="asus" w:date="2020-12-22T21:46:00Z">
        <w:r w:rsidR="001E6FAA">
          <w:rPr>
            <w:lang w:val="en-GB"/>
          </w:rPr>
          <w:t>do</w:t>
        </w:r>
      </w:ins>
      <w:ins w:id="952" w:author="Marco Petri" w:date="2020-12-22T20:03:00Z">
        <w:r w:rsidR="000E6C55">
          <w:rPr>
            <w:lang w:val="en-GB"/>
          </w:rPr>
          <w:t xml:space="preserve"> not violate some invariants of the system</w:t>
        </w:r>
      </w:ins>
      <w:ins w:id="953" w:author="Marco Petri" w:date="2020-12-22T20:04:00Z">
        <w:r w:rsidR="00CE0921">
          <w:rPr>
            <w:lang w:val="en-GB"/>
          </w:rPr>
          <w:t xml:space="preserve"> (</w:t>
        </w:r>
      </w:ins>
      <w:ins w:id="954" w:author="Marco Petri" w:date="2020-12-22T20:05:00Z">
        <w:r w:rsidR="00CE0921">
          <w:rPr>
            <w:lang w:val="en-GB"/>
          </w:rPr>
          <w:t xml:space="preserve">e.g. </w:t>
        </w:r>
      </w:ins>
      <w:ins w:id="955" w:author="Marco Petri" w:date="2020-12-22T20:04:00Z">
        <w:r w:rsidR="00CE0921">
          <w:rPr>
            <w:lang w:val="en-GB"/>
          </w:rPr>
          <w:t xml:space="preserve">customers </w:t>
        </w:r>
      </w:ins>
      <w:ins w:id="956" w:author="Marco Petri" w:date="2020-12-22T20:05:00Z">
        <w:r w:rsidR="00CE0921">
          <w:rPr>
            <w:lang w:val="en-GB"/>
          </w:rPr>
          <w:t>controlled</w:t>
        </w:r>
      </w:ins>
      <w:ins w:id="957" w:author="Marco Petri" w:date="2020-12-22T20:04:00Z">
        <w:r w:rsidR="00CE0921">
          <w:rPr>
            <w:lang w:val="en-GB"/>
          </w:rPr>
          <w:t xml:space="preserve"> at the exit are always </w:t>
        </w:r>
        <w:del w:id="958" w:author="asus" w:date="2020-12-22T21:46:00Z">
          <w:r w:rsidR="00CE0921">
            <w:rPr>
              <w:lang w:val="en-GB"/>
            </w:rPr>
            <w:delText>equal or less</w:delText>
          </w:r>
        </w:del>
      </w:ins>
      <w:ins w:id="959" w:author="asus" w:date="2020-12-22T21:46:00Z">
        <w:r w:rsidR="00F336F5">
          <w:rPr>
            <w:lang w:val="en-GB"/>
          </w:rPr>
          <w:t>less or equal</w:t>
        </w:r>
      </w:ins>
      <w:ins w:id="960" w:author="Marco Petri" w:date="2020-12-22T20:04:00Z">
        <w:r w:rsidR="00CE0921">
          <w:rPr>
            <w:lang w:val="en-GB"/>
          </w:rPr>
          <w:t xml:space="preserve"> than the one</w:t>
        </w:r>
      </w:ins>
      <w:ins w:id="961" w:author="asus" w:date="2020-12-22T21:46:00Z">
        <w:r w:rsidR="00F336F5">
          <w:rPr>
            <w:lang w:val="en-GB"/>
          </w:rPr>
          <w:t>s</w:t>
        </w:r>
      </w:ins>
      <w:ins w:id="962" w:author="Marco Petri" w:date="2020-12-22T20:04:00Z">
        <w:r w:rsidR="00CE0921">
          <w:rPr>
            <w:lang w:val="en-GB"/>
          </w:rPr>
          <w:t xml:space="preserve"> controlled at the entrance)</w:t>
        </w:r>
      </w:ins>
      <w:ins w:id="963" w:author="Marco Petri" w:date="2020-12-22T20:03:00Z">
        <w:r w:rsidR="000E6C55">
          <w:rPr>
            <w:lang w:val="en-GB"/>
          </w:rPr>
          <w:t xml:space="preserve">. To do so we use assertions </w:t>
        </w:r>
        <w:r w:rsidR="00360336">
          <w:rPr>
            <w:lang w:val="en-GB"/>
          </w:rPr>
          <w:t>to verify that</w:t>
        </w:r>
      </w:ins>
      <w:ins w:id="964" w:author="asus" w:date="2020-12-22T21:50:00Z">
        <w:r w:rsidR="00F336F5">
          <w:rPr>
            <w:lang w:val="en-GB"/>
          </w:rPr>
          <w:t>,</w:t>
        </w:r>
      </w:ins>
      <w:ins w:id="965" w:author="Marco Petri" w:date="2020-12-22T20:03:00Z">
        <w:r w:rsidR="00360336">
          <w:rPr>
            <w:lang w:val="en-GB"/>
          </w:rPr>
          <w:t xml:space="preserve"> given the facts and the predicate</w:t>
        </w:r>
      </w:ins>
      <w:ins w:id="966" w:author="asus" w:date="2020-12-22T21:50:00Z">
        <w:r w:rsidR="00F336F5">
          <w:rPr>
            <w:lang w:val="en-GB"/>
          </w:rPr>
          <w:t>,</w:t>
        </w:r>
      </w:ins>
      <w:ins w:id="967" w:author="asus" w:date="2020-12-22T21:49:00Z">
        <w:r w:rsidR="00F336F5">
          <w:rPr>
            <w:lang w:val="en-GB"/>
          </w:rPr>
          <w:t xml:space="preserve"> </w:t>
        </w:r>
      </w:ins>
      <w:ins w:id="968" w:author="Marco Petri" w:date="2020-12-22T20:03:00Z">
        <w:del w:id="969" w:author="asus" w:date="2020-12-22T21:49:00Z">
          <w:r w:rsidR="00360336" w:rsidDel="00F336F5">
            <w:rPr>
              <w:lang w:val="en-GB"/>
            </w:rPr>
            <w:delText xml:space="preserve"> </w:delText>
          </w:r>
        </w:del>
      </w:ins>
      <w:ins w:id="970" w:author="asus" w:date="2020-12-22T21:48:00Z">
        <w:r w:rsidR="00F336F5">
          <w:rPr>
            <w:lang w:val="en-GB"/>
          </w:rPr>
          <w:t>performing an operation on a consistent state leads to another consistent state.</w:t>
        </w:r>
        <w:r w:rsidR="00360336">
          <w:rPr>
            <w:lang w:val="en-GB"/>
          </w:rPr>
          <w:t xml:space="preserve"> </w:t>
        </w:r>
      </w:ins>
      <w:ins w:id="971" w:author="Marco Petri" w:date="2020-12-22T20:03:00Z">
        <w:del w:id="972" w:author="asus" w:date="2020-12-22T21:48:00Z">
          <w:r w:rsidR="00360336">
            <w:rPr>
              <w:lang w:val="en-GB"/>
            </w:rPr>
            <w:delText xml:space="preserve">we obtain a consistent system starting from a consistent one and by the application of a </w:delText>
          </w:r>
        </w:del>
      </w:ins>
      <w:ins w:id="973" w:author="Marco Petri" w:date="2020-12-22T20:04:00Z">
        <w:del w:id="974" w:author="asus" w:date="2020-12-22T21:48:00Z">
          <w:r w:rsidR="00360336">
            <w:rPr>
              <w:lang w:val="en-GB"/>
            </w:rPr>
            <w:delText>function.</w:delText>
          </w:r>
        </w:del>
      </w:ins>
      <w:ins w:id="975" w:author="Marco Petri" w:date="2020-12-22T20:05:00Z">
        <w:del w:id="976" w:author="asus" w:date="2020-12-22T21:48:00Z">
          <w:r w:rsidR="008E6EDD">
            <w:rPr>
              <w:lang w:val="en-GB"/>
            </w:rPr>
            <w:delText xml:space="preserve"> </w:delText>
          </w:r>
        </w:del>
        <w:del w:id="977" w:author="asus" w:date="2020-12-22T21:49:00Z">
          <w:r w:rsidR="008E6EDD">
            <w:rPr>
              <w:lang w:val="en-GB"/>
            </w:rPr>
            <w:delText>We use predicates to model the dynamics of the system.</w:delText>
          </w:r>
        </w:del>
      </w:ins>
    </w:p>
    <w:p w14:paraId="3FFC2801" w14:textId="0F7FC131" w:rsidR="00D33578" w:rsidDel="00750FED" w:rsidRDefault="00D33578" w:rsidP="00CF27D2">
      <w:pPr>
        <w:rPr>
          <w:ins w:id="978" w:author="asus" w:date="2020-12-22T21:29:00Z"/>
          <w:del w:id="979" w:author="Marco Petri" w:date="2020-12-22T21:35:00Z"/>
          <w:lang w:val="en-GB"/>
        </w:rPr>
      </w:pPr>
    </w:p>
    <w:p w14:paraId="33233338" w14:textId="46C43781" w:rsidR="00D33578" w:rsidRDefault="00D33578" w:rsidP="00CF27D2">
      <w:pPr>
        <w:rPr>
          <w:ins w:id="980" w:author="asus" w:date="2020-12-22T21:29:00Z"/>
          <w:lang w:val="en-GB"/>
        </w:rPr>
      </w:pPr>
    </w:p>
    <w:p w14:paraId="709235FD" w14:textId="663D67A2" w:rsidR="00D33578" w:rsidDel="00E250F6" w:rsidRDefault="00D33578" w:rsidP="00750FED">
      <w:pPr>
        <w:spacing w:before="240"/>
        <w:rPr>
          <w:del w:id="981" w:author="Marco Petri" w:date="2020-12-22T21:35:00Z"/>
          <w:lang w:val="en-GB"/>
        </w:rPr>
      </w:pPr>
      <w:ins w:id="982" w:author="asus" w:date="2020-12-22T21:29:00Z">
        <w:r>
          <w:rPr>
            <w:lang w:val="en-GB"/>
          </w:rPr>
          <w:t>Our code uses some built in libraries that deal with ordering and time. Su</w:t>
        </w:r>
      </w:ins>
      <w:ins w:id="983" w:author="asus" w:date="2020-12-22T21:30:00Z">
        <w:r>
          <w:rPr>
            <w:lang w:val="en-GB"/>
          </w:rPr>
          <w:t xml:space="preserve">ch libraries require signatures to be </w:t>
        </w:r>
        <w:r>
          <w:rPr>
            <w:b/>
            <w:lang w:val="en-GB"/>
          </w:rPr>
          <w:t>exact</w:t>
        </w:r>
        <w:r>
          <w:rPr>
            <w:lang w:val="en-GB"/>
          </w:rPr>
          <w:t xml:space="preserve">, or else the predicates using them will not run properly. For this </w:t>
        </w:r>
        <w:del w:id="984" w:author="asus" w:date="2020-12-22T21:36:00Z">
          <w:r>
            <w:rPr>
              <w:lang w:val="en-GB"/>
            </w:rPr>
            <w:delText>reason</w:delText>
          </w:r>
        </w:del>
      </w:ins>
      <w:ins w:id="985" w:author="asus" w:date="2020-12-22T21:36:00Z">
        <w:r w:rsidR="002F1B72">
          <w:rPr>
            <w:lang w:val="en-GB"/>
          </w:rPr>
          <w:t>reason,</w:t>
        </w:r>
      </w:ins>
      <w:ins w:id="986" w:author="asus" w:date="2020-12-22T21:30:00Z">
        <w:r>
          <w:rPr>
            <w:lang w:val="en-GB"/>
          </w:rPr>
          <w:t xml:space="preserve"> we used </w:t>
        </w:r>
        <w:r>
          <w:rPr>
            <w:b/>
            <w:lang w:val="en-GB"/>
          </w:rPr>
          <w:t xml:space="preserve">run commands </w:t>
        </w:r>
        <w:r>
          <w:rPr>
            <w:lang w:val="en-GB"/>
          </w:rPr>
          <w:t xml:space="preserve">in which </w:t>
        </w:r>
      </w:ins>
      <w:ins w:id="987" w:author="asus" w:date="2020-12-22T21:31:00Z">
        <w:r>
          <w:rPr>
            <w:lang w:val="en-GB"/>
          </w:rPr>
          <w:t>we specify many exact signatures.</w:t>
        </w:r>
      </w:ins>
      <w:ins w:id="988" w:author="asus" w:date="2020-12-22T21:50:00Z">
        <w:r w:rsidR="00F336F5">
          <w:rPr>
            <w:lang w:val="en-GB"/>
          </w:rPr>
          <w:t xml:space="preserve"> </w:t>
        </w:r>
      </w:ins>
    </w:p>
    <w:p w14:paraId="4B714136" w14:textId="14C0A0C6" w:rsidR="00462B8A" w:rsidRDefault="00462B8A">
      <w:pPr>
        <w:spacing w:before="240"/>
        <w:rPr>
          <w:lang w:val="en-GB"/>
        </w:rPr>
        <w:pPrChange w:id="989" w:author="Marco Petri" w:date="2020-12-22T21:35:00Z">
          <w:pPr/>
        </w:pPrChange>
      </w:pPr>
    </w:p>
    <w:p w14:paraId="3CE497C2" w14:textId="7825368C" w:rsidR="00724562" w:rsidDel="0042799C" w:rsidRDefault="00724562" w:rsidP="004E5CBA">
      <w:pPr>
        <w:pStyle w:val="Heading2"/>
        <w:rPr>
          <w:del w:id="990" w:author="Marco Petri" w:date="2020-12-22T20:06:00Z"/>
          <w:lang w:val="en-GB"/>
        </w:rPr>
      </w:pPr>
      <w:bookmarkStart w:id="991" w:name="_Toc59565408"/>
      <w:bookmarkStart w:id="992" w:name="_Toc59567846"/>
      <w:r>
        <w:rPr>
          <w:lang w:val="en-GB"/>
        </w:rPr>
        <w:t>Alloy source code</w:t>
      </w:r>
      <w:bookmarkEnd w:id="991"/>
      <w:bookmarkEnd w:id="992"/>
    </w:p>
    <w:p w14:paraId="2C7D837D" w14:textId="7D670864" w:rsidR="00637C2C" w:rsidRPr="0042799C" w:rsidDel="00C22A1C" w:rsidRDefault="00637C2C">
      <w:pPr>
        <w:pStyle w:val="Heading2"/>
        <w:rPr>
          <w:del w:id="993" w:author="Marco Petri" w:date="2020-12-22T19:46:00Z"/>
          <w:rFonts w:ascii="Courier New" w:hAnsi="Courier New" w:cs="Courier New"/>
          <w:sz w:val="22"/>
          <w:lang w:val="en-CA"/>
          <w:rPrChange w:id="994" w:author="Marco Petri" w:date="2020-12-22T20:06:00Z">
            <w:rPr>
              <w:del w:id="995" w:author="Marco Petri" w:date="2020-12-22T19:46:00Z"/>
              <w:lang w:val="en-CA"/>
            </w:rPr>
          </w:rPrChange>
        </w:rPr>
        <w:pPrChange w:id="996" w:author="Marco Petri" w:date="2020-12-22T20:06:00Z">
          <w:pPr>
            <w:autoSpaceDE w:val="0"/>
            <w:autoSpaceDN w:val="0"/>
            <w:adjustRightInd w:val="0"/>
            <w:spacing w:line="240" w:lineRule="auto"/>
            <w:jc w:val="left"/>
          </w:pPr>
        </w:pPrChange>
      </w:pPr>
      <w:ins w:id="997" w:author="aa m" w:date="2020-12-08T17:34:00Z">
        <w:del w:id="998" w:author="Marco Petri" w:date="2020-12-22T19:46:00Z">
          <w:r w:rsidRPr="0042799C" w:rsidDel="00C22A1C">
            <w:rPr>
              <w:rFonts w:ascii="Courier New" w:hAnsi="Courier New" w:cs="Courier New"/>
              <w:sz w:val="22"/>
              <w:lang w:val="en-CA"/>
              <w:rPrChange w:id="999" w:author="Marco Petri" w:date="2020-12-22T20:06:00Z">
                <w:rPr>
                  <w:lang w:val="en-CA"/>
                </w:rPr>
              </w:rPrChange>
            </w:rPr>
            <w:delText>sig Store {</w:delText>
          </w:r>
        </w:del>
      </w:ins>
      <w:bookmarkStart w:id="1000" w:name="_Toc59565409"/>
      <w:bookmarkStart w:id="1001" w:name="_Toc59567847"/>
      <w:bookmarkEnd w:id="1000"/>
      <w:bookmarkEnd w:id="1001"/>
    </w:p>
    <w:p w14:paraId="0E5F5D8E" w14:textId="77777777" w:rsidR="00C22A1C" w:rsidRDefault="00C22A1C">
      <w:pPr>
        <w:pStyle w:val="Heading2"/>
        <w:rPr>
          <w:ins w:id="1002" w:author="Marco Petri" w:date="2020-12-22T19:46:00Z"/>
          <w:lang w:val="en-CA"/>
        </w:rPr>
        <w:pPrChange w:id="1003" w:author="Marco Petri" w:date="2020-12-22T20:06:00Z">
          <w:pPr>
            <w:autoSpaceDE w:val="0"/>
            <w:autoSpaceDN w:val="0"/>
            <w:adjustRightInd w:val="0"/>
            <w:spacing w:line="240" w:lineRule="auto"/>
            <w:jc w:val="left"/>
          </w:pPr>
        </w:pPrChange>
      </w:pPr>
      <w:bookmarkStart w:id="1004" w:name="_Toc59567848"/>
      <w:bookmarkEnd w:id="1004"/>
    </w:p>
    <w:p w14:paraId="564B7CE6" w14:textId="77777777" w:rsidR="00E250F6" w:rsidRPr="00FE56D0" w:rsidRDefault="00E250F6" w:rsidP="00E250F6">
      <w:pPr>
        <w:shd w:val="clear" w:color="auto" w:fill="FFFFFF"/>
        <w:spacing w:line="240" w:lineRule="auto"/>
        <w:jc w:val="left"/>
        <w:rPr>
          <w:ins w:id="1005" w:author="Marco Petri" w:date="2020-12-22T22:05:00Z"/>
          <w:rFonts w:ascii="Courier New" w:eastAsia="Times New Roman" w:hAnsi="Courier New" w:cs="Courier New"/>
          <w:color w:val="000000"/>
          <w:sz w:val="16"/>
          <w:szCs w:val="16"/>
          <w:lang w:val="en-GB" w:eastAsia="en-GB"/>
          <w:rPrChange w:id="1006" w:author="Marco Petri" w:date="2020-12-22T22:07:00Z">
            <w:rPr>
              <w:ins w:id="1007" w:author="Marco Petri" w:date="2020-12-22T22:05:00Z"/>
              <w:rFonts w:ascii="Courier New" w:eastAsia="Times New Roman" w:hAnsi="Courier New" w:cs="Courier New"/>
              <w:color w:val="000000"/>
              <w:sz w:val="20"/>
              <w:szCs w:val="20"/>
              <w:lang w:val="en-GB" w:eastAsia="en-GB"/>
            </w:rPr>
          </w:rPrChange>
        </w:rPr>
      </w:pPr>
      <w:ins w:id="1008" w:author="Marco Petri" w:date="2020-12-22T22:05:00Z">
        <w:r w:rsidRPr="00FE56D0">
          <w:rPr>
            <w:rFonts w:ascii="Courier New" w:eastAsia="Times New Roman" w:hAnsi="Courier New" w:cs="Courier New"/>
            <w:b/>
            <w:bCs/>
            <w:color w:val="0000FF"/>
            <w:sz w:val="16"/>
            <w:szCs w:val="16"/>
            <w:lang w:val="en-GB" w:eastAsia="en-GB"/>
            <w:rPrChange w:id="1009" w:author="Marco Petri" w:date="2020-12-22T22:07:00Z">
              <w:rPr>
                <w:rFonts w:ascii="Courier New" w:eastAsia="Times New Roman" w:hAnsi="Courier New" w:cs="Courier New"/>
                <w:color w:val="000000"/>
                <w:sz w:val="20"/>
                <w:szCs w:val="20"/>
                <w:lang w:val="en-GB" w:eastAsia="en-GB"/>
              </w:rPr>
            </w:rPrChange>
          </w:rPr>
          <w:t>open</w:t>
        </w:r>
        <w:r w:rsidRPr="00FE56D0">
          <w:rPr>
            <w:rFonts w:ascii="Courier New" w:eastAsia="Times New Roman" w:hAnsi="Courier New" w:cs="Courier New"/>
            <w:color w:val="0000FF"/>
            <w:sz w:val="16"/>
            <w:szCs w:val="16"/>
            <w:lang w:val="en-GB" w:eastAsia="en-GB"/>
            <w:rPrChange w:id="101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0000"/>
            <w:sz w:val="16"/>
            <w:szCs w:val="16"/>
            <w:lang w:val="en-GB" w:eastAsia="en-GB"/>
            <w:rPrChange w:id="1011" w:author="Marco Petri" w:date="2020-12-22T22:07:00Z">
              <w:rPr>
                <w:rFonts w:ascii="Courier New" w:eastAsia="Times New Roman" w:hAnsi="Courier New" w:cs="Courier New"/>
                <w:color w:val="000000"/>
                <w:sz w:val="20"/>
                <w:szCs w:val="20"/>
                <w:lang w:val="en-GB" w:eastAsia="en-GB"/>
              </w:rPr>
            </w:rPrChange>
          </w:rPr>
          <w:t>util/ordering[QueueTicket]</w:t>
        </w:r>
      </w:ins>
    </w:p>
    <w:p w14:paraId="29035DC5" w14:textId="77777777" w:rsidR="00E250F6" w:rsidRPr="00FE56D0" w:rsidRDefault="00E250F6" w:rsidP="00E250F6">
      <w:pPr>
        <w:shd w:val="clear" w:color="auto" w:fill="FFFFFF"/>
        <w:spacing w:line="240" w:lineRule="auto"/>
        <w:jc w:val="left"/>
        <w:rPr>
          <w:ins w:id="1012" w:author="Marco Petri" w:date="2020-12-22T22:05:00Z"/>
          <w:rFonts w:ascii="Courier New" w:eastAsia="Times New Roman" w:hAnsi="Courier New" w:cs="Courier New"/>
          <w:color w:val="000000"/>
          <w:sz w:val="16"/>
          <w:szCs w:val="16"/>
          <w:lang w:val="en-GB" w:eastAsia="en-GB"/>
          <w:rPrChange w:id="1013" w:author="Marco Petri" w:date="2020-12-22T22:07:00Z">
            <w:rPr>
              <w:ins w:id="1014" w:author="Marco Petri" w:date="2020-12-22T22:05:00Z"/>
              <w:rFonts w:ascii="Courier New" w:eastAsia="Times New Roman" w:hAnsi="Courier New" w:cs="Courier New"/>
              <w:color w:val="000000"/>
              <w:sz w:val="20"/>
              <w:szCs w:val="20"/>
              <w:lang w:val="en-GB" w:eastAsia="en-GB"/>
            </w:rPr>
          </w:rPrChange>
        </w:rPr>
      </w:pPr>
      <w:ins w:id="1015" w:author="Marco Petri" w:date="2020-12-22T22:05:00Z">
        <w:r w:rsidRPr="00FE56D0">
          <w:rPr>
            <w:rFonts w:ascii="Courier New" w:eastAsia="Times New Roman" w:hAnsi="Courier New" w:cs="Courier New"/>
            <w:b/>
            <w:bCs/>
            <w:color w:val="0000FF"/>
            <w:sz w:val="16"/>
            <w:szCs w:val="16"/>
            <w:lang w:val="en-GB" w:eastAsia="en-GB"/>
            <w:rPrChange w:id="1016" w:author="Marco Petri" w:date="2020-12-22T22:07:00Z">
              <w:rPr>
                <w:rFonts w:ascii="Courier New" w:eastAsia="Times New Roman" w:hAnsi="Courier New" w:cs="Courier New"/>
                <w:color w:val="000000"/>
                <w:sz w:val="20"/>
                <w:szCs w:val="20"/>
                <w:lang w:val="en-GB" w:eastAsia="en-GB"/>
              </w:rPr>
            </w:rPrChange>
          </w:rPr>
          <w:t>open</w:t>
        </w:r>
        <w:r w:rsidRPr="00FE56D0">
          <w:rPr>
            <w:rFonts w:ascii="Courier New" w:eastAsia="Times New Roman" w:hAnsi="Courier New" w:cs="Courier New"/>
            <w:color w:val="0000FF"/>
            <w:sz w:val="16"/>
            <w:szCs w:val="16"/>
            <w:lang w:val="en-GB" w:eastAsia="en-GB"/>
            <w:rPrChange w:id="101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0000"/>
            <w:sz w:val="16"/>
            <w:szCs w:val="16"/>
            <w:lang w:val="en-GB" w:eastAsia="en-GB"/>
            <w:rPrChange w:id="1018" w:author="Marco Petri" w:date="2020-12-22T22:07:00Z">
              <w:rPr>
                <w:rFonts w:ascii="Courier New" w:eastAsia="Times New Roman" w:hAnsi="Courier New" w:cs="Courier New"/>
                <w:color w:val="000000"/>
                <w:sz w:val="20"/>
                <w:szCs w:val="20"/>
                <w:lang w:val="en-GB" w:eastAsia="en-GB"/>
              </w:rPr>
            </w:rPrChange>
          </w:rPr>
          <w:t>util/time</w:t>
        </w:r>
      </w:ins>
    </w:p>
    <w:p w14:paraId="01311CB9" w14:textId="77777777" w:rsidR="00E250F6" w:rsidRPr="00FE56D0" w:rsidRDefault="00E250F6" w:rsidP="00E250F6">
      <w:pPr>
        <w:shd w:val="clear" w:color="auto" w:fill="FFFFFF"/>
        <w:spacing w:line="240" w:lineRule="auto"/>
        <w:jc w:val="left"/>
        <w:rPr>
          <w:ins w:id="1019" w:author="Marco Petri" w:date="2020-12-22T22:05:00Z"/>
          <w:rFonts w:ascii="Courier New" w:eastAsia="Times New Roman" w:hAnsi="Courier New" w:cs="Courier New"/>
          <w:color w:val="000000"/>
          <w:sz w:val="16"/>
          <w:szCs w:val="16"/>
          <w:lang w:val="en-GB" w:eastAsia="en-GB"/>
          <w:rPrChange w:id="1020" w:author="Marco Petri" w:date="2020-12-22T22:07:00Z">
            <w:rPr>
              <w:ins w:id="1021" w:author="Marco Petri" w:date="2020-12-22T22:05:00Z"/>
              <w:rFonts w:ascii="Courier New" w:eastAsia="Times New Roman" w:hAnsi="Courier New" w:cs="Courier New"/>
              <w:color w:val="000000"/>
              <w:sz w:val="20"/>
              <w:szCs w:val="20"/>
              <w:lang w:val="en-GB" w:eastAsia="en-GB"/>
            </w:rPr>
          </w:rPrChange>
        </w:rPr>
      </w:pPr>
    </w:p>
    <w:p w14:paraId="542783A1" w14:textId="77777777" w:rsidR="00E250F6" w:rsidRPr="00FE56D0" w:rsidRDefault="00E250F6" w:rsidP="00E250F6">
      <w:pPr>
        <w:shd w:val="clear" w:color="auto" w:fill="FFFFFF"/>
        <w:spacing w:line="240" w:lineRule="auto"/>
        <w:jc w:val="left"/>
        <w:rPr>
          <w:ins w:id="1022" w:author="Marco Petri" w:date="2020-12-22T22:05:00Z"/>
          <w:rFonts w:ascii="Courier New" w:eastAsia="Times New Roman" w:hAnsi="Courier New" w:cs="Courier New"/>
          <w:color w:val="000000"/>
          <w:sz w:val="16"/>
          <w:szCs w:val="16"/>
          <w:lang w:val="en-GB" w:eastAsia="en-GB"/>
          <w:rPrChange w:id="1023" w:author="Marco Petri" w:date="2020-12-22T22:07:00Z">
            <w:rPr>
              <w:ins w:id="1024" w:author="Marco Petri" w:date="2020-12-22T22:05:00Z"/>
              <w:rFonts w:ascii="Courier New" w:eastAsia="Times New Roman" w:hAnsi="Courier New" w:cs="Courier New"/>
              <w:color w:val="000000"/>
              <w:sz w:val="20"/>
              <w:szCs w:val="20"/>
              <w:lang w:val="en-GB" w:eastAsia="en-GB"/>
            </w:rPr>
          </w:rPrChange>
        </w:rPr>
      </w:pPr>
      <w:ins w:id="1025" w:author="Marco Petri" w:date="2020-12-22T22:05:00Z">
        <w:r w:rsidRPr="00FE56D0">
          <w:rPr>
            <w:rFonts w:ascii="Courier New" w:eastAsia="Times New Roman" w:hAnsi="Courier New" w:cs="Courier New"/>
            <w:b/>
            <w:bCs/>
            <w:color w:val="0000FF"/>
            <w:sz w:val="16"/>
            <w:szCs w:val="16"/>
            <w:lang w:val="en-GB" w:eastAsia="en-GB"/>
            <w:rPrChange w:id="1026" w:author="Marco Petri" w:date="2020-12-22T22:07:00Z">
              <w:rPr>
                <w:rFonts w:ascii="Courier New" w:eastAsia="Times New Roman" w:hAnsi="Courier New" w:cs="Courier New"/>
                <w:b/>
                <w:bCs/>
                <w:color w:val="0000FF"/>
                <w:sz w:val="20"/>
                <w:szCs w:val="20"/>
                <w:lang w:val="en-GB" w:eastAsia="en-GB"/>
              </w:rPr>
            </w:rPrChange>
          </w:rPr>
          <w:t>abstract</w:t>
        </w:r>
        <w:r w:rsidRPr="00FE56D0">
          <w:rPr>
            <w:rFonts w:ascii="Courier New" w:eastAsia="Times New Roman" w:hAnsi="Courier New" w:cs="Courier New"/>
            <w:color w:val="000000"/>
            <w:sz w:val="16"/>
            <w:szCs w:val="16"/>
            <w:lang w:val="en-GB" w:eastAsia="en-GB"/>
            <w:rPrChange w:id="102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028"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029" w:author="Marco Petri" w:date="2020-12-22T22:07:00Z">
              <w:rPr>
                <w:rFonts w:ascii="Courier New" w:eastAsia="Times New Roman" w:hAnsi="Courier New" w:cs="Courier New"/>
                <w:color w:val="000000"/>
                <w:sz w:val="20"/>
                <w:szCs w:val="20"/>
                <w:lang w:val="en-GB" w:eastAsia="en-GB"/>
              </w:rPr>
            </w:rPrChange>
          </w:rPr>
          <w:t xml:space="preserve"> Person {}</w:t>
        </w:r>
      </w:ins>
    </w:p>
    <w:p w14:paraId="0AF18797" w14:textId="77777777" w:rsidR="00E250F6" w:rsidRPr="00FE56D0" w:rsidRDefault="00E250F6" w:rsidP="00E250F6">
      <w:pPr>
        <w:shd w:val="clear" w:color="auto" w:fill="FFFFFF"/>
        <w:spacing w:line="240" w:lineRule="auto"/>
        <w:jc w:val="left"/>
        <w:rPr>
          <w:ins w:id="1030" w:author="Marco Petri" w:date="2020-12-22T22:05:00Z"/>
          <w:rFonts w:ascii="Courier New" w:eastAsia="Times New Roman" w:hAnsi="Courier New" w:cs="Courier New"/>
          <w:color w:val="000000"/>
          <w:sz w:val="16"/>
          <w:szCs w:val="16"/>
          <w:lang w:val="en-GB" w:eastAsia="en-GB"/>
          <w:rPrChange w:id="1031" w:author="Marco Petri" w:date="2020-12-22T22:07:00Z">
            <w:rPr>
              <w:ins w:id="1032" w:author="Marco Petri" w:date="2020-12-22T22:05:00Z"/>
              <w:rFonts w:ascii="Courier New" w:eastAsia="Times New Roman" w:hAnsi="Courier New" w:cs="Courier New"/>
              <w:color w:val="000000"/>
              <w:sz w:val="20"/>
              <w:szCs w:val="20"/>
              <w:lang w:val="en-GB" w:eastAsia="en-GB"/>
            </w:rPr>
          </w:rPrChange>
        </w:rPr>
      </w:pPr>
      <w:ins w:id="1033" w:author="Marco Petri" w:date="2020-12-22T22:05:00Z">
        <w:r w:rsidRPr="00FE56D0">
          <w:rPr>
            <w:rFonts w:ascii="Courier New" w:eastAsia="Times New Roman" w:hAnsi="Courier New" w:cs="Courier New"/>
            <w:b/>
            <w:bCs/>
            <w:color w:val="0000FF"/>
            <w:sz w:val="16"/>
            <w:szCs w:val="16"/>
            <w:lang w:val="en-GB" w:eastAsia="en-GB"/>
            <w:rPrChange w:id="1034" w:author="Marco Petri" w:date="2020-12-22T22:07:00Z">
              <w:rPr>
                <w:rFonts w:ascii="Courier New" w:eastAsia="Times New Roman" w:hAnsi="Courier New" w:cs="Courier New"/>
                <w:b/>
                <w:bCs/>
                <w:color w:val="0000FF"/>
                <w:sz w:val="20"/>
                <w:szCs w:val="20"/>
                <w:lang w:val="en-GB" w:eastAsia="en-GB"/>
              </w:rPr>
            </w:rPrChange>
          </w:rPr>
          <w:t>abstract</w:t>
        </w:r>
        <w:r w:rsidRPr="00FE56D0">
          <w:rPr>
            <w:rFonts w:ascii="Courier New" w:eastAsia="Times New Roman" w:hAnsi="Courier New" w:cs="Courier New"/>
            <w:color w:val="000000"/>
            <w:sz w:val="16"/>
            <w:szCs w:val="16"/>
            <w:lang w:val="en-GB" w:eastAsia="en-GB"/>
            <w:rPrChange w:id="103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036"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037" w:author="Marco Petri" w:date="2020-12-22T22:07:00Z">
              <w:rPr>
                <w:rFonts w:ascii="Courier New" w:eastAsia="Times New Roman" w:hAnsi="Courier New" w:cs="Courier New"/>
                <w:color w:val="000000"/>
                <w:sz w:val="20"/>
                <w:szCs w:val="20"/>
                <w:lang w:val="en-GB" w:eastAsia="en-GB"/>
              </w:rPr>
            </w:rPrChange>
          </w:rPr>
          <w:t xml:space="preserve"> Ticket {</w:t>
        </w:r>
      </w:ins>
    </w:p>
    <w:p w14:paraId="6EEB7176" w14:textId="77777777" w:rsidR="00E250F6" w:rsidRPr="00FE56D0" w:rsidRDefault="00E250F6" w:rsidP="00E250F6">
      <w:pPr>
        <w:shd w:val="clear" w:color="auto" w:fill="FFFFFF"/>
        <w:spacing w:line="240" w:lineRule="auto"/>
        <w:jc w:val="left"/>
        <w:rPr>
          <w:ins w:id="1038" w:author="Marco Petri" w:date="2020-12-22T22:05:00Z"/>
          <w:rFonts w:ascii="Courier New" w:eastAsia="Times New Roman" w:hAnsi="Courier New" w:cs="Courier New"/>
          <w:color w:val="000000"/>
          <w:sz w:val="16"/>
          <w:szCs w:val="16"/>
          <w:lang w:val="en-GB" w:eastAsia="en-GB"/>
          <w:rPrChange w:id="1039" w:author="Marco Petri" w:date="2020-12-22T22:07:00Z">
            <w:rPr>
              <w:ins w:id="1040" w:author="Marco Petri" w:date="2020-12-22T22:05:00Z"/>
              <w:rFonts w:ascii="Courier New" w:eastAsia="Times New Roman" w:hAnsi="Courier New" w:cs="Courier New"/>
              <w:color w:val="000000"/>
              <w:sz w:val="20"/>
              <w:szCs w:val="20"/>
              <w:lang w:val="en-GB" w:eastAsia="en-GB"/>
            </w:rPr>
          </w:rPrChange>
        </w:rPr>
      </w:pPr>
      <w:ins w:id="1041" w:author="Marco Petri" w:date="2020-12-22T22:05:00Z">
        <w:r w:rsidRPr="00FE56D0">
          <w:rPr>
            <w:rFonts w:ascii="Courier New" w:eastAsia="Times New Roman" w:hAnsi="Courier New" w:cs="Courier New"/>
            <w:color w:val="000000"/>
            <w:sz w:val="16"/>
            <w:szCs w:val="16"/>
            <w:lang w:val="en-GB" w:eastAsia="en-GB"/>
            <w:rPrChange w:id="1042" w:author="Marco Petri" w:date="2020-12-22T22:07:00Z">
              <w:rPr>
                <w:rFonts w:ascii="Courier New" w:eastAsia="Times New Roman" w:hAnsi="Courier New" w:cs="Courier New"/>
                <w:color w:val="000000"/>
                <w:sz w:val="20"/>
                <w:szCs w:val="20"/>
                <w:lang w:val="en-GB" w:eastAsia="en-GB"/>
              </w:rPr>
            </w:rPrChange>
          </w:rPr>
          <w:t xml:space="preserve">    ticketOwner: </w:t>
        </w:r>
        <w:r w:rsidRPr="00FE56D0">
          <w:rPr>
            <w:rFonts w:ascii="Courier New" w:eastAsia="Times New Roman" w:hAnsi="Courier New" w:cs="Courier New"/>
            <w:b/>
            <w:bCs/>
            <w:color w:val="0000FF"/>
            <w:sz w:val="16"/>
            <w:szCs w:val="16"/>
            <w:lang w:val="en-GB" w:eastAsia="en-GB"/>
            <w:rPrChange w:id="1043"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044" w:author="Marco Petri" w:date="2020-12-22T22:07:00Z">
              <w:rPr>
                <w:rFonts w:ascii="Courier New" w:eastAsia="Times New Roman" w:hAnsi="Courier New" w:cs="Courier New"/>
                <w:color w:val="000000"/>
                <w:sz w:val="20"/>
                <w:szCs w:val="20"/>
                <w:lang w:val="en-GB" w:eastAsia="en-GB"/>
              </w:rPr>
            </w:rPrChange>
          </w:rPr>
          <w:t xml:space="preserve"> Customer,</w:t>
        </w:r>
      </w:ins>
    </w:p>
    <w:p w14:paraId="596CB241" w14:textId="77777777" w:rsidR="00E250F6" w:rsidRPr="00FE56D0" w:rsidRDefault="00E250F6" w:rsidP="00E250F6">
      <w:pPr>
        <w:shd w:val="clear" w:color="auto" w:fill="FFFFFF"/>
        <w:spacing w:line="240" w:lineRule="auto"/>
        <w:jc w:val="left"/>
        <w:rPr>
          <w:ins w:id="1045" w:author="Marco Petri" w:date="2020-12-22T22:05:00Z"/>
          <w:rFonts w:ascii="Courier New" w:eastAsia="Times New Roman" w:hAnsi="Courier New" w:cs="Courier New"/>
          <w:color w:val="000000"/>
          <w:sz w:val="16"/>
          <w:szCs w:val="16"/>
          <w:lang w:val="en-GB" w:eastAsia="en-GB"/>
          <w:rPrChange w:id="1046" w:author="Marco Petri" w:date="2020-12-22T22:07:00Z">
            <w:rPr>
              <w:ins w:id="1047" w:author="Marco Petri" w:date="2020-12-22T22:05:00Z"/>
              <w:rFonts w:ascii="Courier New" w:eastAsia="Times New Roman" w:hAnsi="Courier New" w:cs="Courier New"/>
              <w:color w:val="000000"/>
              <w:sz w:val="20"/>
              <w:szCs w:val="20"/>
              <w:lang w:val="en-GB" w:eastAsia="en-GB"/>
            </w:rPr>
          </w:rPrChange>
        </w:rPr>
      </w:pPr>
      <w:ins w:id="1048" w:author="Marco Petri" w:date="2020-12-22T22:05:00Z">
        <w:r w:rsidRPr="00FE56D0">
          <w:rPr>
            <w:rFonts w:ascii="Courier New" w:eastAsia="Times New Roman" w:hAnsi="Courier New" w:cs="Courier New"/>
            <w:color w:val="000000"/>
            <w:sz w:val="16"/>
            <w:szCs w:val="16"/>
            <w:lang w:val="en-GB" w:eastAsia="en-GB"/>
            <w:rPrChange w:id="1049" w:author="Marco Petri" w:date="2020-12-22T22:07:00Z">
              <w:rPr>
                <w:rFonts w:ascii="Courier New" w:eastAsia="Times New Roman" w:hAnsi="Courier New" w:cs="Courier New"/>
                <w:color w:val="000000"/>
                <w:sz w:val="20"/>
                <w:szCs w:val="20"/>
                <w:lang w:val="en-GB" w:eastAsia="en-GB"/>
              </w:rPr>
            </w:rPrChange>
          </w:rPr>
          <w:t>}</w:t>
        </w:r>
      </w:ins>
    </w:p>
    <w:p w14:paraId="39FF4127" w14:textId="77777777" w:rsidR="00E250F6" w:rsidRPr="00FE56D0" w:rsidRDefault="00E250F6" w:rsidP="00E250F6">
      <w:pPr>
        <w:shd w:val="clear" w:color="auto" w:fill="FFFFFF"/>
        <w:spacing w:line="240" w:lineRule="auto"/>
        <w:jc w:val="left"/>
        <w:rPr>
          <w:ins w:id="1050" w:author="Marco Petri" w:date="2020-12-22T22:05:00Z"/>
          <w:rFonts w:ascii="Courier New" w:eastAsia="Times New Roman" w:hAnsi="Courier New" w:cs="Courier New"/>
          <w:color w:val="000000"/>
          <w:sz w:val="16"/>
          <w:szCs w:val="16"/>
          <w:lang w:val="en-GB" w:eastAsia="en-GB"/>
          <w:rPrChange w:id="1051" w:author="Marco Petri" w:date="2020-12-22T22:07:00Z">
            <w:rPr>
              <w:ins w:id="1052" w:author="Marco Petri" w:date="2020-12-22T22:05:00Z"/>
              <w:rFonts w:ascii="Courier New" w:eastAsia="Times New Roman" w:hAnsi="Courier New" w:cs="Courier New"/>
              <w:color w:val="000000"/>
              <w:sz w:val="20"/>
              <w:szCs w:val="20"/>
              <w:lang w:val="en-GB" w:eastAsia="en-GB"/>
            </w:rPr>
          </w:rPrChange>
        </w:rPr>
      </w:pPr>
    </w:p>
    <w:p w14:paraId="10735155" w14:textId="77777777" w:rsidR="00E250F6" w:rsidRPr="00FE56D0" w:rsidRDefault="00E250F6" w:rsidP="00E250F6">
      <w:pPr>
        <w:shd w:val="clear" w:color="auto" w:fill="FFFFFF"/>
        <w:spacing w:line="240" w:lineRule="auto"/>
        <w:jc w:val="left"/>
        <w:rPr>
          <w:ins w:id="1053" w:author="Marco Petri" w:date="2020-12-22T22:05:00Z"/>
          <w:rFonts w:ascii="Courier New" w:eastAsia="Times New Roman" w:hAnsi="Courier New" w:cs="Courier New"/>
          <w:color w:val="008000"/>
          <w:sz w:val="16"/>
          <w:szCs w:val="16"/>
          <w:lang w:val="en-GB" w:eastAsia="en-GB"/>
          <w:rPrChange w:id="1054" w:author="Marco Petri" w:date="2020-12-22T22:07:00Z">
            <w:rPr>
              <w:ins w:id="1055" w:author="Marco Petri" w:date="2020-12-22T22:05:00Z"/>
              <w:rFonts w:ascii="Courier New" w:eastAsia="Times New Roman" w:hAnsi="Courier New" w:cs="Courier New"/>
              <w:color w:val="008000"/>
              <w:sz w:val="20"/>
              <w:szCs w:val="20"/>
              <w:lang w:val="en-GB" w:eastAsia="en-GB"/>
            </w:rPr>
          </w:rPrChange>
        </w:rPr>
      </w:pPr>
      <w:ins w:id="1056" w:author="Marco Petri" w:date="2020-12-22T22:05:00Z">
        <w:r w:rsidRPr="00FE56D0">
          <w:rPr>
            <w:rFonts w:ascii="Courier New" w:eastAsia="Times New Roman" w:hAnsi="Courier New" w:cs="Courier New"/>
            <w:color w:val="008000"/>
            <w:sz w:val="16"/>
            <w:szCs w:val="16"/>
            <w:lang w:val="en-GB" w:eastAsia="en-GB"/>
            <w:rPrChange w:id="1057" w:author="Marco Petri" w:date="2020-12-22T22:07:00Z">
              <w:rPr>
                <w:rFonts w:ascii="Courier New" w:eastAsia="Times New Roman" w:hAnsi="Courier New" w:cs="Courier New"/>
                <w:color w:val="008000"/>
                <w:sz w:val="20"/>
                <w:szCs w:val="20"/>
                <w:lang w:val="en-GB" w:eastAsia="en-GB"/>
              </w:rPr>
            </w:rPrChange>
          </w:rPr>
          <w:t>// general entities</w:t>
        </w:r>
      </w:ins>
    </w:p>
    <w:p w14:paraId="3303ED64" w14:textId="77777777" w:rsidR="00E250F6" w:rsidRPr="00FE56D0" w:rsidRDefault="00E250F6" w:rsidP="00E250F6">
      <w:pPr>
        <w:shd w:val="clear" w:color="auto" w:fill="FFFFFF"/>
        <w:spacing w:line="240" w:lineRule="auto"/>
        <w:jc w:val="left"/>
        <w:rPr>
          <w:ins w:id="1058" w:author="Marco Petri" w:date="2020-12-22T22:05:00Z"/>
          <w:rFonts w:ascii="Courier New" w:eastAsia="Times New Roman" w:hAnsi="Courier New" w:cs="Courier New"/>
          <w:color w:val="000000"/>
          <w:sz w:val="16"/>
          <w:szCs w:val="16"/>
          <w:lang w:val="en-GB" w:eastAsia="en-GB"/>
          <w:rPrChange w:id="1059" w:author="Marco Petri" w:date="2020-12-22T22:07:00Z">
            <w:rPr>
              <w:ins w:id="1060" w:author="Marco Petri" w:date="2020-12-22T22:05:00Z"/>
              <w:rFonts w:ascii="Courier New" w:eastAsia="Times New Roman" w:hAnsi="Courier New" w:cs="Courier New"/>
              <w:color w:val="000000"/>
              <w:sz w:val="20"/>
              <w:szCs w:val="20"/>
              <w:lang w:val="en-GB" w:eastAsia="en-GB"/>
            </w:rPr>
          </w:rPrChange>
        </w:rPr>
      </w:pPr>
      <w:ins w:id="1061" w:author="Marco Petri" w:date="2020-12-22T22:05:00Z">
        <w:r w:rsidRPr="00FE56D0">
          <w:rPr>
            <w:rFonts w:ascii="Courier New" w:eastAsia="Times New Roman" w:hAnsi="Courier New" w:cs="Courier New"/>
            <w:b/>
            <w:bCs/>
            <w:color w:val="0000FF"/>
            <w:sz w:val="16"/>
            <w:szCs w:val="16"/>
            <w:lang w:val="en-GB" w:eastAsia="en-GB"/>
            <w:rPrChange w:id="1062"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063" w:author="Marco Petri" w:date="2020-12-22T22:07:00Z">
              <w:rPr>
                <w:rFonts w:ascii="Courier New" w:eastAsia="Times New Roman" w:hAnsi="Courier New" w:cs="Courier New"/>
                <w:color w:val="000000"/>
                <w:sz w:val="20"/>
                <w:szCs w:val="20"/>
                <w:lang w:val="en-GB" w:eastAsia="en-GB"/>
              </w:rPr>
            </w:rPrChange>
          </w:rPr>
          <w:t xml:space="preserve"> DateTime {}</w:t>
        </w:r>
      </w:ins>
    </w:p>
    <w:p w14:paraId="38B6E20E" w14:textId="77777777" w:rsidR="00E250F6" w:rsidRPr="00FE56D0" w:rsidRDefault="00E250F6" w:rsidP="00E250F6">
      <w:pPr>
        <w:shd w:val="clear" w:color="auto" w:fill="FFFFFF"/>
        <w:spacing w:line="240" w:lineRule="auto"/>
        <w:jc w:val="left"/>
        <w:rPr>
          <w:ins w:id="1064" w:author="Marco Petri" w:date="2020-12-22T22:05:00Z"/>
          <w:rFonts w:ascii="Courier New" w:eastAsia="Times New Roman" w:hAnsi="Courier New" w:cs="Courier New"/>
          <w:color w:val="000000"/>
          <w:sz w:val="16"/>
          <w:szCs w:val="16"/>
          <w:lang w:val="en-GB" w:eastAsia="en-GB"/>
          <w:rPrChange w:id="1065" w:author="Marco Petri" w:date="2020-12-22T22:07:00Z">
            <w:rPr>
              <w:ins w:id="1066" w:author="Marco Petri" w:date="2020-12-22T22:05:00Z"/>
              <w:rFonts w:ascii="Courier New" w:eastAsia="Times New Roman" w:hAnsi="Courier New" w:cs="Courier New"/>
              <w:color w:val="000000"/>
              <w:sz w:val="20"/>
              <w:szCs w:val="20"/>
              <w:lang w:val="en-GB" w:eastAsia="en-GB"/>
            </w:rPr>
          </w:rPrChange>
        </w:rPr>
      </w:pPr>
    </w:p>
    <w:p w14:paraId="5B0B0CEC" w14:textId="77777777" w:rsidR="00E250F6" w:rsidRPr="00FE56D0" w:rsidRDefault="00E250F6" w:rsidP="00E250F6">
      <w:pPr>
        <w:shd w:val="clear" w:color="auto" w:fill="FFFFFF"/>
        <w:spacing w:line="240" w:lineRule="auto"/>
        <w:jc w:val="left"/>
        <w:rPr>
          <w:ins w:id="1067" w:author="Marco Petri" w:date="2020-12-22T22:05:00Z"/>
          <w:rFonts w:ascii="Courier New" w:eastAsia="Times New Roman" w:hAnsi="Courier New" w:cs="Courier New"/>
          <w:color w:val="008000"/>
          <w:sz w:val="16"/>
          <w:szCs w:val="16"/>
          <w:lang w:val="en-GB" w:eastAsia="en-GB"/>
          <w:rPrChange w:id="1068" w:author="Marco Petri" w:date="2020-12-22T22:07:00Z">
            <w:rPr>
              <w:ins w:id="1069" w:author="Marco Petri" w:date="2020-12-22T22:05:00Z"/>
              <w:rFonts w:ascii="Courier New" w:eastAsia="Times New Roman" w:hAnsi="Courier New" w:cs="Courier New"/>
              <w:color w:val="008000"/>
              <w:sz w:val="20"/>
              <w:szCs w:val="20"/>
              <w:lang w:val="en-GB" w:eastAsia="en-GB"/>
            </w:rPr>
          </w:rPrChange>
        </w:rPr>
      </w:pPr>
      <w:ins w:id="1070" w:author="Marco Petri" w:date="2020-12-22T22:05:00Z">
        <w:r w:rsidRPr="00FE56D0">
          <w:rPr>
            <w:rFonts w:ascii="Courier New" w:eastAsia="Times New Roman" w:hAnsi="Courier New" w:cs="Courier New"/>
            <w:color w:val="008000"/>
            <w:sz w:val="16"/>
            <w:szCs w:val="16"/>
            <w:lang w:val="en-GB" w:eastAsia="en-GB"/>
            <w:rPrChange w:id="1071" w:author="Marco Petri" w:date="2020-12-22T22:07:00Z">
              <w:rPr>
                <w:rFonts w:ascii="Courier New" w:eastAsia="Times New Roman" w:hAnsi="Courier New" w:cs="Courier New"/>
                <w:color w:val="008000"/>
                <w:sz w:val="20"/>
                <w:szCs w:val="20"/>
                <w:lang w:val="en-GB" w:eastAsia="en-GB"/>
              </w:rPr>
            </w:rPrChange>
          </w:rPr>
          <w:t>// entities which extend Person</w:t>
        </w:r>
      </w:ins>
    </w:p>
    <w:p w14:paraId="51FBB1C5" w14:textId="77777777" w:rsidR="00E250F6" w:rsidRPr="00FE56D0" w:rsidRDefault="00E250F6" w:rsidP="00E250F6">
      <w:pPr>
        <w:shd w:val="clear" w:color="auto" w:fill="FFFFFF"/>
        <w:spacing w:line="240" w:lineRule="auto"/>
        <w:jc w:val="left"/>
        <w:rPr>
          <w:ins w:id="1072" w:author="Marco Petri" w:date="2020-12-22T22:05:00Z"/>
          <w:rFonts w:ascii="Courier New" w:eastAsia="Times New Roman" w:hAnsi="Courier New" w:cs="Courier New"/>
          <w:color w:val="000000"/>
          <w:sz w:val="16"/>
          <w:szCs w:val="16"/>
          <w:lang w:val="en-GB" w:eastAsia="en-GB"/>
          <w:rPrChange w:id="1073" w:author="Marco Petri" w:date="2020-12-22T22:07:00Z">
            <w:rPr>
              <w:ins w:id="1074" w:author="Marco Petri" w:date="2020-12-22T22:05:00Z"/>
              <w:rFonts w:ascii="Courier New" w:eastAsia="Times New Roman" w:hAnsi="Courier New" w:cs="Courier New"/>
              <w:color w:val="000000"/>
              <w:sz w:val="20"/>
              <w:szCs w:val="20"/>
              <w:lang w:val="en-GB" w:eastAsia="en-GB"/>
            </w:rPr>
          </w:rPrChange>
        </w:rPr>
      </w:pPr>
      <w:ins w:id="1075" w:author="Marco Petri" w:date="2020-12-22T22:05:00Z">
        <w:r w:rsidRPr="00FE56D0">
          <w:rPr>
            <w:rFonts w:ascii="Courier New" w:eastAsia="Times New Roman" w:hAnsi="Courier New" w:cs="Courier New"/>
            <w:b/>
            <w:bCs/>
            <w:color w:val="0000FF"/>
            <w:sz w:val="16"/>
            <w:szCs w:val="16"/>
            <w:lang w:val="en-GB" w:eastAsia="en-GB"/>
            <w:rPrChange w:id="1076"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077" w:author="Marco Petri" w:date="2020-12-22T22:07:00Z">
              <w:rPr>
                <w:rFonts w:ascii="Courier New" w:eastAsia="Times New Roman" w:hAnsi="Courier New" w:cs="Courier New"/>
                <w:color w:val="000000"/>
                <w:sz w:val="20"/>
                <w:szCs w:val="20"/>
                <w:lang w:val="en-GB" w:eastAsia="en-GB"/>
              </w:rPr>
            </w:rPrChange>
          </w:rPr>
          <w:t xml:space="preserve"> StoreManager </w:t>
        </w:r>
        <w:r w:rsidRPr="00FE56D0">
          <w:rPr>
            <w:rFonts w:ascii="Courier New" w:eastAsia="Times New Roman" w:hAnsi="Courier New" w:cs="Courier New"/>
            <w:b/>
            <w:bCs/>
            <w:color w:val="0000FF"/>
            <w:sz w:val="16"/>
            <w:szCs w:val="16"/>
            <w:lang w:val="en-GB" w:eastAsia="en-GB"/>
            <w:rPrChange w:id="1078" w:author="Marco Petri" w:date="2020-12-22T22:07:00Z">
              <w:rPr>
                <w:rFonts w:ascii="Courier New" w:eastAsia="Times New Roman" w:hAnsi="Courier New" w:cs="Courier New"/>
                <w:b/>
                <w:bCs/>
                <w:color w:val="0000FF"/>
                <w:sz w:val="20"/>
                <w:szCs w:val="20"/>
                <w:lang w:val="en-GB" w:eastAsia="en-GB"/>
              </w:rPr>
            </w:rPrChange>
          </w:rPr>
          <w:t>extends</w:t>
        </w:r>
        <w:r w:rsidRPr="00FE56D0">
          <w:rPr>
            <w:rFonts w:ascii="Courier New" w:eastAsia="Times New Roman" w:hAnsi="Courier New" w:cs="Courier New"/>
            <w:color w:val="000000"/>
            <w:sz w:val="16"/>
            <w:szCs w:val="16"/>
            <w:lang w:val="en-GB" w:eastAsia="en-GB"/>
            <w:rPrChange w:id="1079" w:author="Marco Petri" w:date="2020-12-22T22:07:00Z">
              <w:rPr>
                <w:rFonts w:ascii="Courier New" w:eastAsia="Times New Roman" w:hAnsi="Courier New" w:cs="Courier New"/>
                <w:color w:val="000000"/>
                <w:sz w:val="20"/>
                <w:szCs w:val="20"/>
                <w:lang w:val="en-GB" w:eastAsia="en-GB"/>
              </w:rPr>
            </w:rPrChange>
          </w:rPr>
          <w:t xml:space="preserve"> Person {}</w:t>
        </w:r>
      </w:ins>
    </w:p>
    <w:p w14:paraId="3FDFABF5" w14:textId="77777777" w:rsidR="00E250F6" w:rsidRPr="00FE56D0" w:rsidRDefault="00E250F6" w:rsidP="00E250F6">
      <w:pPr>
        <w:shd w:val="clear" w:color="auto" w:fill="FFFFFF"/>
        <w:spacing w:line="240" w:lineRule="auto"/>
        <w:jc w:val="left"/>
        <w:rPr>
          <w:ins w:id="1080" w:author="Marco Petri" w:date="2020-12-22T22:05:00Z"/>
          <w:rFonts w:ascii="Courier New" w:eastAsia="Times New Roman" w:hAnsi="Courier New" w:cs="Courier New"/>
          <w:color w:val="000000"/>
          <w:sz w:val="16"/>
          <w:szCs w:val="16"/>
          <w:lang w:val="en-GB" w:eastAsia="en-GB"/>
          <w:rPrChange w:id="1081" w:author="Marco Petri" w:date="2020-12-22T22:07:00Z">
            <w:rPr>
              <w:ins w:id="1082" w:author="Marco Petri" w:date="2020-12-22T22:05:00Z"/>
              <w:rFonts w:ascii="Courier New" w:eastAsia="Times New Roman" w:hAnsi="Courier New" w:cs="Courier New"/>
              <w:color w:val="000000"/>
              <w:sz w:val="20"/>
              <w:szCs w:val="20"/>
              <w:lang w:val="en-GB" w:eastAsia="en-GB"/>
            </w:rPr>
          </w:rPrChange>
        </w:rPr>
      </w:pPr>
      <w:ins w:id="1083" w:author="Marco Petri" w:date="2020-12-22T22:05:00Z">
        <w:r w:rsidRPr="00FE56D0">
          <w:rPr>
            <w:rFonts w:ascii="Courier New" w:eastAsia="Times New Roman" w:hAnsi="Courier New" w:cs="Courier New"/>
            <w:b/>
            <w:bCs/>
            <w:color w:val="0000FF"/>
            <w:sz w:val="16"/>
            <w:szCs w:val="16"/>
            <w:lang w:val="en-GB" w:eastAsia="en-GB"/>
            <w:rPrChange w:id="1084"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085" w:author="Marco Petri" w:date="2020-12-22T22:07:00Z">
              <w:rPr>
                <w:rFonts w:ascii="Courier New" w:eastAsia="Times New Roman" w:hAnsi="Courier New" w:cs="Courier New"/>
                <w:color w:val="000000"/>
                <w:sz w:val="20"/>
                <w:szCs w:val="20"/>
                <w:lang w:val="en-GB" w:eastAsia="en-GB"/>
              </w:rPr>
            </w:rPrChange>
          </w:rPr>
          <w:t xml:space="preserve"> Customer </w:t>
        </w:r>
        <w:r w:rsidRPr="00FE56D0">
          <w:rPr>
            <w:rFonts w:ascii="Courier New" w:eastAsia="Times New Roman" w:hAnsi="Courier New" w:cs="Courier New"/>
            <w:b/>
            <w:bCs/>
            <w:color w:val="0000FF"/>
            <w:sz w:val="16"/>
            <w:szCs w:val="16"/>
            <w:lang w:val="en-GB" w:eastAsia="en-GB"/>
            <w:rPrChange w:id="1086" w:author="Marco Petri" w:date="2020-12-22T22:07:00Z">
              <w:rPr>
                <w:rFonts w:ascii="Courier New" w:eastAsia="Times New Roman" w:hAnsi="Courier New" w:cs="Courier New"/>
                <w:b/>
                <w:bCs/>
                <w:color w:val="0000FF"/>
                <w:sz w:val="20"/>
                <w:szCs w:val="20"/>
                <w:lang w:val="en-GB" w:eastAsia="en-GB"/>
              </w:rPr>
            </w:rPrChange>
          </w:rPr>
          <w:t>extends</w:t>
        </w:r>
        <w:r w:rsidRPr="00FE56D0">
          <w:rPr>
            <w:rFonts w:ascii="Courier New" w:eastAsia="Times New Roman" w:hAnsi="Courier New" w:cs="Courier New"/>
            <w:color w:val="000000"/>
            <w:sz w:val="16"/>
            <w:szCs w:val="16"/>
            <w:lang w:val="en-GB" w:eastAsia="en-GB"/>
            <w:rPrChange w:id="1087" w:author="Marco Petri" w:date="2020-12-22T22:07:00Z">
              <w:rPr>
                <w:rFonts w:ascii="Courier New" w:eastAsia="Times New Roman" w:hAnsi="Courier New" w:cs="Courier New"/>
                <w:color w:val="000000"/>
                <w:sz w:val="20"/>
                <w:szCs w:val="20"/>
                <w:lang w:val="en-GB" w:eastAsia="en-GB"/>
              </w:rPr>
            </w:rPrChange>
          </w:rPr>
          <w:t xml:space="preserve"> Person {}</w:t>
        </w:r>
      </w:ins>
    </w:p>
    <w:p w14:paraId="02D4A43C" w14:textId="77777777" w:rsidR="00E250F6" w:rsidRPr="00FE56D0" w:rsidRDefault="00E250F6" w:rsidP="00E250F6">
      <w:pPr>
        <w:shd w:val="clear" w:color="auto" w:fill="FFFFFF"/>
        <w:spacing w:line="240" w:lineRule="auto"/>
        <w:jc w:val="left"/>
        <w:rPr>
          <w:ins w:id="1088" w:author="Marco Petri" w:date="2020-12-22T22:05:00Z"/>
          <w:rFonts w:ascii="Courier New" w:eastAsia="Times New Roman" w:hAnsi="Courier New" w:cs="Courier New"/>
          <w:color w:val="000000"/>
          <w:sz w:val="16"/>
          <w:szCs w:val="16"/>
          <w:lang w:val="en-GB" w:eastAsia="en-GB"/>
          <w:rPrChange w:id="1089" w:author="Marco Petri" w:date="2020-12-22T22:07:00Z">
            <w:rPr>
              <w:ins w:id="1090" w:author="Marco Petri" w:date="2020-12-22T22:05:00Z"/>
              <w:rFonts w:ascii="Courier New" w:eastAsia="Times New Roman" w:hAnsi="Courier New" w:cs="Courier New"/>
              <w:color w:val="000000"/>
              <w:sz w:val="20"/>
              <w:szCs w:val="20"/>
              <w:lang w:val="en-GB" w:eastAsia="en-GB"/>
            </w:rPr>
          </w:rPrChange>
        </w:rPr>
      </w:pPr>
      <w:ins w:id="1091" w:author="Marco Petri" w:date="2020-12-22T22:05:00Z">
        <w:r w:rsidRPr="00FE56D0">
          <w:rPr>
            <w:rFonts w:ascii="Courier New" w:eastAsia="Times New Roman" w:hAnsi="Courier New" w:cs="Courier New"/>
            <w:b/>
            <w:bCs/>
            <w:color w:val="0000FF"/>
            <w:sz w:val="16"/>
            <w:szCs w:val="16"/>
            <w:lang w:val="en-GB" w:eastAsia="en-GB"/>
            <w:rPrChange w:id="1092"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093" w:author="Marco Petri" w:date="2020-12-22T22:07:00Z">
              <w:rPr>
                <w:rFonts w:ascii="Courier New" w:eastAsia="Times New Roman" w:hAnsi="Courier New" w:cs="Courier New"/>
                <w:color w:val="000000"/>
                <w:sz w:val="20"/>
                <w:szCs w:val="20"/>
                <w:lang w:val="en-GB" w:eastAsia="en-GB"/>
              </w:rPr>
            </w:rPrChange>
          </w:rPr>
          <w:t xml:space="preserve"> CheckpointController </w:t>
        </w:r>
        <w:r w:rsidRPr="00FE56D0">
          <w:rPr>
            <w:rFonts w:ascii="Courier New" w:eastAsia="Times New Roman" w:hAnsi="Courier New" w:cs="Courier New"/>
            <w:b/>
            <w:bCs/>
            <w:color w:val="0000FF"/>
            <w:sz w:val="16"/>
            <w:szCs w:val="16"/>
            <w:lang w:val="en-GB" w:eastAsia="en-GB"/>
            <w:rPrChange w:id="1094" w:author="Marco Petri" w:date="2020-12-22T22:07:00Z">
              <w:rPr>
                <w:rFonts w:ascii="Courier New" w:eastAsia="Times New Roman" w:hAnsi="Courier New" w:cs="Courier New"/>
                <w:b/>
                <w:bCs/>
                <w:color w:val="0000FF"/>
                <w:sz w:val="20"/>
                <w:szCs w:val="20"/>
                <w:lang w:val="en-GB" w:eastAsia="en-GB"/>
              </w:rPr>
            </w:rPrChange>
          </w:rPr>
          <w:t>extends</w:t>
        </w:r>
        <w:r w:rsidRPr="00FE56D0">
          <w:rPr>
            <w:rFonts w:ascii="Courier New" w:eastAsia="Times New Roman" w:hAnsi="Courier New" w:cs="Courier New"/>
            <w:color w:val="000000"/>
            <w:sz w:val="16"/>
            <w:szCs w:val="16"/>
            <w:lang w:val="en-GB" w:eastAsia="en-GB"/>
            <w:rPrChange w:id="1095" w:author="Marco Petri" w:date="2020-12-22T22:07:00Z">
              <w:rPr>
                <w:rFonts w:ascii="Courier New" w:eastAsia="Times New Roman" w:hAnsi="Courier New" w:cs="Courier New"/>
                <w:color w:val="000000"/>
                <w:sz w:val="20"/>
                <w:szCs w:val="20"/>
                <w:lang w:val="en-GB" w:eastAsia="en-GB"/>
              </w:rPr>
            </w:rPrChange>
          </w:rPr>
          <w:t xml:space="preserve"> Person {</w:t>
        </w:r>
      </w:ins>
    </w:p>
    <w:p w14:paraId="32AD3730" w14:textId="77777777" w:rsidR="00E250F6" w:rsidRPr="00FE56D0" w:rsidRDefault="00E250F6" w:rsidP="00E250F6">
      <w:pPr>
        <w:shd w:val="clear" w:color="auto" w:fill="FFFFFF"/>
        <w:spacing w:line="240" w:lineRule="auto"/>
        <w:jc w:val="left"/>
        <w:rPr>
          <w:ins w:id="1096" w:author="Marco Petri" w:date="2020-12-22T22:05:00Z"/>
          <w:rFonts w:ascii="Courier New" w:eastAsia="Times New Roman" w:hAnsi="Courier New" w:cs="Courier New"/>
          <w:color w:val="008000"/>
          <w:sz w:val="16"/>
          <w:szCs w:val="16"/>
          <w:lang w:val="en-GB" w:eastAsia="en-GB"/>
          <w:rPrChange w:id="1097" w:author="Marco Petri" w:date="2020-12-22T22:07:00Z">
            <w:rPr>
              <w:ins w:id="1098" w:author="Marco Petri" w:date="2020-12-22T22:05:00Z"/>
              <w:rFonts w:ascii="Courier New" w:eastAsia="Times New Roman" w:hAnsi="Courier New" w:cs="Courier New"/>
              <w:color w:val="008000"/>
              <w:sz w:val="20"/>
              <w:szCs w:val="20"/>
              <w:lang w:val="en-GB" w:eastAsia="en-GB"/>
            </w:rPr>
          </w:rPrChange>
        </w:rPr>
      </w:pPr>
      <w:ins w:id="1099" w:author="Marco Petri" w:date="2020-12-22T22:05:00Z">
        <w:r w:rsidRPr="00FE56D0">
          <w:rPr>
            <w:rFonts w:ascii="Courier New" w:eastAsia="Times New Roman" w:hAnsi="Courier New" w:cs="Courier New"/>
            <w:color w:val="000000"/>
            <w:sz w:val="16"/>
            <w:szCs w:val="16"/>
            <w:lang w:val="en-GB" w:eastAsia="en-GB"/>
            <w:rPrChange w:id="110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101" w:author="Marco Petri" w:date="2020-12-22T22:07:00Z">
              <w:rPr>
                <w:rFonts w:ascii="Courier New" w:eastAsia="Times New Roman" w:hAnsi="Courier New" w:cs="Courier New"/>
                <w:color w:val="008000"/>
                <w:sz w:val="20"/>
                <w:szCs w:val="20"/>
                <w:lang w:val="en-GB" w:eastAsia="en-GB"/>
              </w:rPr>
            </w:rPrChange>
          </w:rPr>
          <w:t>//tickets admitted into the store</w:t>
        </w:r>
      </w:ins>
    </w:p>
    <w:p w14:paraId="3A2AF86B" w14:textId="77777777" w:rsidR="00E250F6" w:rsidRPr="00FE56D0" w:rsidRDefault="00E250F6" w:rsidP="00E250F6">
      <w:pPr>
        <w:shd w:val="clear" w:color="auto" w:fill="FFFFFF"/>
        <w:spacing w:line="240" w:lineRule="auto"/>
        <w:jc w:val="left"/>
        <w:rPr>
          <w:ins w:id="1102" w:author="Marco Petri" w:date="2020-12-22T22:05:00Z"/>
          <w:rFonts w:ascii="Courier New" w:eastAsia="Times New Roman" w:hAnsi="Courier New" w:cs="Courier New"/>
          <w:color w:val="000000"/>
          <w:sz w:val="16"/>
          <w:szCs w:val="16"/>
          <w:lang w:val="en-GB" w:eastAsia="en-GB"/>
          <w:rPrChange w:id="1103" w:author="Marco Petri" w:date="2020-12-22T22:07:00Z">
            <w:rPr>
              <w:ins w:id="1104" w:author="Marco Petri" w:date="2020-12-22T22:05:00Z"/>
              <w:rFonts w:ascii="Courier New" w:eastAsia="Times New Roman" w:hAnsi="Courier New" w:cs="Courier New"/>
              <w:color w:val="000000"/>
              <w:sz w:val="20"/>
              <w:szCs w:val="20"/>
              <w:lang w:val="en-GB" w:eastAsia="en-GB"/>
            </w:rPr>
          </w:rPrChange>
        </w:rPr>
      </w:pPr>
      <w:ins w:id="1105" w:author="Marco Petri" w:date="2020-12-22T22:05:00Z">
        <w:r w:rsidRPr="00FE56D0">
          <w:rPr>
            <w:rFonts w:ascii="Courier New" w:eastAsia="Times New Roman" w:hAnsi="Courier New" w:cs="Courier New"/>
            <w:color w:val="000000"/>
            <w:sz w:val="16"/>
            <w:szCs w:val="16"/>
            <w:lang w:val="en-GB" w:eastAsia="en-GB"/>
            <w:rPrChange w:id="1106" w:author="Marco Petri" w:date="2020-12-22T22:07:00Z">
              <w:rPr>
                <w:rFonts w:ascii="Courier New" w:eastAsia="Times New Roman" w:hAnsi="Courier New" w:cs="Courier New"/>
                <w:color w:val="000000"/>
                <w:sz w:val="20"/>
                <w:szCs w:val="20"/>
                <w:lang w:val="en-GB" w:eastAsia="en-GB"/>
              </w:rPr>
            </w:rPrChange>
          </w:rPr>
          <w:t xml:space="preserve">    controllerCheckIns: dynamicSet[Ticket],</w:t>
        </w:r>
      </w:ins>
    </w:p>
    <w:p w14:paraId="1D88F265" w14:textId="77777777" w:rsidR="00E250F6" w:rsidRPr="00FE56D0" w:rsidRDefault="00E250F6" w:rsidP="00E250F6">
      <w:pPr>
        <w:shd w:val="clear" w:color="auto" w:fill="FFFFFF"/>
        <w:spacing w:line="240" w:lineRule="auto"/>
        <w:jc w:val="left"/>
        <w:rPr>
          <w:ins w:id="1107" w:author="Marco Petri" w:date="2020-12-22T22:05:00Z"/>
          <w:rFonts w:ascii="Courier New" w:eastAsia="Times New Roman" w:hAnsi="Courier New" w:cs="Courier New"/>
          <w:color w:val="008000"/>
          <w:sz w:val="16"/>
          <w:szCs w:val="16"/>
          <w:lang w:val="en-GB" w:eastAsia="en-GB"/>
          <w:rPrChange w:id="1108" w:author="Marco Petri" w:date="2020-12-22T22:07:00Z">
            <w:rPr>
              <w:ins w:id="1109" w:author="Marco Petri" w:date="2020-12-22T22:05:00Z"/>
              <w:rFonts w:ascii="Courier New" w:eastAsia="Times New Roman" w:hAnsi="Courier New" w:cs="Courier New"/>
              <w:color w:val="008000"/>
              <w:sz w:val="20"/>
              <w:szCs w:val="20"/>
              <w:lang w:val="en-GB" w:eastAsia="en-GB"/>
            </w:rPr>
          </w:rPrChange>
        </w:rPr>
      </w:pPr>
      <w:ins w:id="1110" w:author="Marco Petri" w:date="2020-12-22T22:05:00Z">
        <w:r w:rsidRPr="00FE56D0">
          <w:rPr>
            <w:rFonts w:ascii="Courier New" w:eastAsia="Times New Roman" w:hAnsi="Courier New" w:cs="Courier New"/>
            <w:color w:val="000000"/>
            <w:sz w:val="16"/>
            <w:szCs w:val="16"/>
            <w:lang w:val="en-GB" w:eastAsia="en-GB"/>
            <w:rPrChange w:id="111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112" w:author="Marco Petri" w:date="2020-12-22T22:07:00Z">
              <w:rPr>
                <w:rFonts w:ascii="Courier New" w:eastAsia="Times New Roman" w:hAnsi="Courier New" w:cs="Courier New"/>
                <w:color w:val="008000"/>
                <w:sz w:val="20"/>
                <w:szCs w:val="20"/>
                <w:lang w:val="en-GB" w:eastAsia="en-GB"/>
              </w:rPr>
            </w:rPrChange>
          </w:rPr>
          <w:t>//tickets scanned at the exit</w:t>
        </w:r>
      </w:ins>
    </w:p>
    <w:p w14:paraId="29C7D825" w14:textId="77777777" w:rsidR="00E250F6" w:rsidRPr="00FE56D0" w:rsidRDefault="00E250F6" w:rsidP="00E250F6">
      <w:pPr>
        <w:shd w:val="clear" w:color="auto" w:fill="FFFFFF"/>
        <w:spacing w:line="240" w:lineRule="auto"/>
        <w:jc w:val="left"/>
        <w:rPr>
          <w:ins w:id="1113" w:author="Marco Petri" w:date="2020-12-22T22:05:00Z"/>
          <w:rFonts w:ascii="Courier New" w:eastAsia="Times New Roman" w:hAnsi="Courier New" w:cs="Courier New"/>
          <w:color w:val="000000"/>
          <w:sz w:val="16"/>
          <w:szCs w:val="16"/>
          <w:lang w:val="en-GB" w:eastAsia="en-GB"/>
          <w:rPrChange w:id="1114" w:author="Marco Petri" w:date="2020-12-22T22:07:00Z">
            <w:rPr>
              <w:ins w:id="1115" w:author="Marco Petri" w:date="2020-12-22T22:05:00Z"/>
              <w:rFonts w:ascii="Courier New" w:eastAsia="Times New Roman" w:hAnsi="Courier New" w:cs="Courier New"/>
              <w:color w:val="000000"/>
              <w:sz w:val="20"/>
              <w:szCs w:val="20"/>
              <w:lang w:val="en-GB" w:eastAsia="en-GB"/>
            </w:rPr>
          </w:rPrChange>
        </w:rPr>
      </w:pPr>
      <w:ins w:id="1116" w:author="Marco Petri" w:date="2020-12-22T22:05:00Z">
        <w:r w:rsidRPr="00FE56D0">
          <w:rPr>
            <w:rFonts w:ascii="Courier New" w:eastAsia="Times New Roman" w:hAnsi="Courier New" w:cs="Courier New"/>
            <w:color w:val="000000"/>
            <w:sz w:val="16"/>
            <w:szCs w:val="16"/>
            <w:lang w:val="en-GB" w:eastAsia="en-GB"/>
            <w:rPrChange w:id="1117" w:author="Marco Petri" w:date="2020-12-22T22:07:00Z">
              <w:rPr>
                <w:rFonts w:ascii="Courier New" w:eastAsia="Times New Roman" w:hAnsi="Courier New" w:cs="Courier New"/>
                <w:color w:val="000000"/>
                <w:sz w:val="20"/>
                <w:szCs w:val="20"/>
                <w:lang w:val="en-GB" w:eastAsia="en-GB"/>
              </w:rPr>
            </w:rPrChange>
          </w:rPr>
          <w:t xml:space="preserve">    controllerCheckOuts: dynamicSet[Ticket],</w:t>
        </w:r>
      </w:ins>
    </w:p>
    <w:p w14:paraId="72BBD9E8" w14:textId="77777777" w:rsidR="00E250F6" w:rsidRPr="00FE56D0" w:rsidRDefault="00E250F6" w:rsidP="00E250F6">
      <w:pPr>
        <w:shd w:val="clear" w:color="auto" w:fill="FFFFFF"/>
        <w:spacing w:line="240" w:lineRule="auto"/>
        <w:jc w:val="left"/>
        <w:rPr>
          <w:ins w:id="1118" w:author="Marco Petri" w:date="2020-12-22T22:05:00Z"/>
          <w:rFonts w:ascii="Courier New" w:eastAsia="Times New Roman" w:hAnsi="Courier New" w:cs="Courier New"/>
          <w:color w:val="000000"/>
          <w:sz w:val="16"/>
          <w:szCs w:val="16"/>
          <w:lang w:val="en-GB" w:eastAsia="en-GB"/>
          <w:rPrChange w:id="1119" w:author="Marco Petri" w:date="2020-12-22T22:07:00Z">
            <w:rPr>
              <w:ins w:id="1120" w:author="Marco Petri" w:date="2020-12-22T22:05:00Z"/>
              <w:rFonts w:ascii="Courier New" w:eastAsia="Times New Roman" w:hAnsi="Courier New" w:cs="Courier New"/>
              <w:color w:val="000000"/>
              <w:sz w:val="20"/>
              <w:szCs w:val="20"/>
              <w:lang w:val="en-GB" w:eastAsia="en-GB"/>
            </w:rPr>
          </w:rPrChange>
        </w:rPr>
      </w:pPr>
      <w:ins w:id="1121" w:author="Marco Petri" w:date="2020-12-22T22:05:00Z">
        <w:r w:rsidRPr="00FE56D0">
          <w:rPr>
            <w:rFonts w:ascii="Courier New" w:eastAsia="Times New Roman" w:hAnsi="Courier New" w:cs="Courier New"/>
            <w:color w:val="000000"/>
            <w:sz w:val="16"/>
            <w:szCs w:val="16"/>
            <w:lang w:val="en-GB" w:eastAsia="en-GB"/>
            <w:rPrChange w:id="1122" w:author="Marco Petri" w:date="2020-12-22T22:07:00Z">
              <w:rPr>
                <w:rFonts w:ascii="Courier New" w:eastAsia="Times New Roman" w:hAnsi="Courier New" w:cs="Courier New"/>
                <w:color w:val="000000"/>
                <w:sz w:val="20"/>
                <w:szCs w:val="20"/>
                <w:lang w:val="en-GB" w:eastAsia="en-GB"/>
              </w:rPr>
            </w:rPrChange>
          </w:rPr>
          <w:t>}</w:t>
        </w:r>
      </w:ins>
    </w:p>
    <w:p w14:paraId="2BA38AA6" w14:textId="77777777" w:rsidR="00E250F6" w:rsidRPr="00FE56D0" w:rsidRDefault="00E250F6" w:rsidP="00E250F6">
      <w:pPr>
        <w:shd w:val="clear" w:color="auto" w:fill="FFFFFF"/>
        <w:spacing w:line="240" w:lineRule="auto"/>
        <w:jc w:val="left"/>
        <w:rPr>
          <w:ins w:id="1123" w:author="Marco Petri" w:date="2020-12-22T22:05:00Z"/>
          <w:rFonts w:ascii="Courier New" w:eastAsia="Times New Roman" w:hAnsi="Courier New" w:cs="Courier New"/>
          <w:color w:val="000000"/>
          <w:sz w:val="16"/>
          <w:szCs w:val="16"/>
          <w:lang w:val="en-GB" w:eastAsia="en-GB"/>
          <w:rPrChange w:id="1124" w:author="Marco Petri" w:date="2020-12-22T22:07:00Z">
            <w:rPr>
              <w:ins w:id="1125" w:author="Marco Petri" w:date="2020-12-22T22:05:00Z"/>
              <w:rFonts w:ascii="Courier New" w:eastAsia="Times New Roman" w:hAnsi="Courier New" w:cs="Courier New"/>
              <w:color w:val="000000"/>
              <w:sz w:val="20"/>
              <w:szCs w:val="20"/>
              <w:lang w:val="en-GB" w:eastAsia="en-GB"/>
            </w:rPr>
          </w:rPrChange>
        </w:rPr>
      </w:pPr>
    </w:p>
    <w:p w14:paraId="3C0AD567" w14:textId="77777777" w:rsidR="00E250F6" w:rsidRPr="00FE56D0" w:rsidRDefault="00E250F6" w:rsidP="00E250F6">
      <w:pPr>
        <w:shd w:val="clear" w:color="auto" w:fill="FFFFFF"/>
        <w:spacing w:line="240" w:lineRule="auto"/>
        <w:jc w:val="left"/>
        <w:rPr>
          <w:ins w:id="1126" w:author="Marco Petri" w:date="2020-12-22T22:05:00Z"/>
          <w:rFonts w:ascii="Courier New" w:eastAsia="Times New Roman" w:hAnsi="Courier New" w:cs="Courier New"/>
          <w:color w:val="008000"/>
          <w:sz w:val="16"/>
          <w:szCs w:val="16"/>
          <w:lang w:val="en-GB" w:eastAsia="en-GB"/>
          <w:rPrChange w:id="1127" w:author="Marco Petri" w:date="2020-12-22T22:07:00Z">
            <w:rPr>
              <w:ins w:id="1128" w:author="Marco Petri" w:date="2020-12-22T22:05:00Z"/>
              <w:rFonts w:ascii="Courier New" w:eastAsia="Times New Roman" w:hAnsi="Courier New" w:cs="Courier New"/>
              <w:color w:val="008000"/>
              <w:sz w:val="20"/>
              <w:szCs w:val="20"/>
              <w:lang w:val="en-GB" w:eastAsia="en-GB"/>
            </w:rPr>
          </w:rPrChange>
        </w:rPr>
      </w:pPr>
      <w:ins w:id="1129" w:author="Marco Petri" w:date="2020-12-22T22:05:00Z">
        <w:r w:rsidRPr="00FE56D0">
          <w:rPr>
            <w:rFonts w:ascii="Courier New" w:eastAsia="Times New Roman" w:hAnsi="Courier New" w:cs="Courier New"/>
            <w:color w:val="008000"/>
            <w:sz w:val="16"/>
            <w:szCs w:val="16"/>
            <w:lang w:val="en-GB" w:eastAsia="en-GB"/>
            <w:rPrChange w:id="1130" w:author="Marco Petri" w:date="2020-12-22T22:07:00Z">
              <w:rPr>
                <w:rFonts w:ascii="Courier New" w:eastAsia="Times New Roman" w:hAnsi="Courier New" w:cs="Courier New"/>
                <w:color w:val="008000"/>
                <w:sz w:val="20"/>
                <w:szCs w:val="20"/>
                <w:lang w:val="en-GB" w:eastAsia="en-GB"/>
              </w:rPr>
            </w:rPrChange>
          </w:rPr>
          <w:t>// entities extending ticket</w:t>
        </w:r>
      </w:ins>
    </w:p>
    <w:p w14:paraId="06A994C2" w14:textId="77777777" w:rsidR="00E250F6" w:rsidRPr="00FE56D0" w:rsidRDefault="00E250F6" w:rsidP="00E250F6">
      <w:pPr>
        <w:shd w:val="clear" w:color="auto" w:fill="FFFFFF"/>
        <w:spacing w:line="240" w:lineRule="auto"/>
        <w:jc w:val="left"/>
        <w:rPr>
          <w:ins w:id="1131" w:author="Marco Petri" w:date="2020-12-22T22:05:00Z"/>
          <w:rFonts w:ascii="Courier New" w:eastAsia="Times New Roman" w:hAnsi="Courier New" w:cs="Courier New"/>
          <w:color w:val="000000"/>
          <w:sz w:val="16"/>
          <w:szCs w:val="16"/>
          <w:lang w:val="en-GB" w:eastAsia="en-GB"/>
          <w:rPrChange w:id="1132" w:author="Marco Petri" w:date="2020-12-22T22:07:00Z">
            <w:rPr>
              <w:ins w:id="1133" w:author="Marco Petri" w:date="2020-12-22T22:05:00Z"/>
              <w:rFonts w:ascii="Courier New" w:eastAsia="Times New Roman" w:hAnsi="Courier New" w:cs="Courier New"/>
              <w:color w:val="000000"/>
              <w:sz w:val="20"/>
              <w:szCs w:val="20"/>
              <w:lang w:val="en-GB" w:eastAsia="en-GB"/>
            </w:rPr>
          </w:rPrChange>
        </w:rPr>
      </w:pPr>
      <w:ins w:id="1134" w:author="Marco Petri" w:date="2020-12-22T22:05:00Z">
        <w:r w:rsidRPr="00FE56D0">
          <w:rPr>
            <w:rFonts w:ascii="Courier New" w:eastAsia="Times New Roman" w:hAnsi="Courier New" w:cs="Courier New"/>
            <w:b/>
            <w:bCs/>
            <w:color w:val="0000FF"/>
            <w:sz w:val="16"/>
            <w:szCs w:val="16"/>
            <w:lang w:val="en-GB" w:eastAsia="en-GB"/>
            <w:rPrChange w:id="1135"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136" w:author="Marco Petri" w:date="2020-12-22T22:07:00Z">
              <w:rPr>
                <w:rFonts w:ascii="Courier New" w:eastAsia="Times New Roman" w:hAnsi="Courier New" w:cs="Courier New"/>
                <w:color w:val="000000"/>
                <w:sz w:val="20"/>
                <w:szCs w:val="20"/>
                <w:lang w:val="en-GB" w:eastAsia="en-GB"/>
              </w:rPr>
            </w:rPrChange>
          </w:rPr>
          <w:t xml:space="preserve"> BookingTicket </w:t>
        </w:r>
        <w:r w:rsidRPr="00FE56D0">
          <w:rPr>
            <w:rFonts w:ascii="Courier New" w:eastAsia="Times New Roman" w:hAnsi="Courier New" w:cs="Courier New"/>
            <w:b/>
            <w:bCs/>
            <w:color w:val="0000FF"/>
            <w:sz w:val="16"/>
            <w:szCs w:val="16"/>
            <w:lang w:val="en-GB" w:eastAsia="en-GB"/>
            <w:rPrChange w:id="1137" w:author="Marco Petri" w:date="2020-12-22T22:07:00Z">
              <w:rPr>
                <w:rFonts w:ascii="Courier New" w:eastAsia="Times New Roman" w:hAnsi="Courier New" w:cs="Courier New"/>
                <w:b/>
                <w:bCs/>
                <w:color w:val="0000FF"/>
                <w:sz w:val="20"/>
                <w:szCs w:val="20"/>
                <w:lang w:val="en-GB" w:eastAsia="en-GB"/>
              </w:rPr>
            </w:rPrChange>
          </w:rPr>
          <w:t>extends</w:t>
        </w:r>
        <w:r w:rsidRPr="00FE56D0">
          <w:rPr>
            <w:rFonts w:ascii="Courier New" w:eastAsia="Times New Roman" w:hAnsi="Courier New" w:cs="Courier New"/>
            <w:color w:val="000000"/>
            <w:sz w:val="16"/>
            <w:szCs w:val="16"/>
            <w:lang w:val="en-GB" w:eastAsia="en-GB"/>
            <w:rPrChange w:id="1138" w:author="Marco Petri" w:date="2020-12-22T22:07:00Z">
              <w:rPr>
                <w:rFonts w:ascii="Courier New" w:eastAsia="Times New Roman" w:hAnsi="Courier New" w:cs="Courier New"/>
                <w:color w:val="000000"/>
                <w:sz w:val="20"/>
                <w:szCs w:val="20"/>
                <w:lang w:val="en-GB" w:eastAsia="en-GB"/>
              </w:rPr>
            </w:rPrChange>
          </w:rPr>
          <w:t xml:space="preserve"> Ticket {}</w:t>
        </w:r>
      </w:ins>
    </w:p>
    <w:p w14:paraId="32BC7CC4" w14:textId="77777777" w:rsidR="00E250F6" w:rsidRPr="00FE56D0" w:rsidRDefault="00E250F6" w:rsidP="00E250F6">
      <w:pPr>
        <w:shd w:val="clear" w:color="auto" w:fill="FFFFFF"/>
        <w:spacing w:line="240" w:lineRule="auto"/>
        <w:jc w:val="left"/>
        <w:rPr>
          <w:ins w:id="1139" w:author="Marco Petri" w:date="2020-12-22T22:05:00Z"/>
          <w:rFonts w:ascii="Courier New" w:eastAsia="Times New Roman" w:hAnsi="Courier New" w:cs="Courier New"/>
          <w:color w:val="000000"/>
          <w:sz w:val="16"/>
          <w:szCs w:val="16"/>
          <w:lang w:val="en-GB" w:eastAsia="en-GB"/>
          <w:rPrChange w:id="1140" w:author="Marco Petri" w:date="2020-12-22T22:07:00Z">
            <w:rPr>
              <w:ins w:id="1141" w:author="Marco Petri" w:date="2020-12-22T22:05:00Z"/>
              <w:rFonts w:ascii="Courier New" w:eastAsia="Times New Roman" w:hAnsi="Courier New" w:cs="Courier New"/>
              <w:color w:val="000000"/>
              <w:sz w:val="20"/>
              <w:szCs w:val="20"/>
              <w:lang w:val="en-GB" w:eastAsia="en-GB"/>
            </w:rPr>
          </w:rPrChange>
        </w:rPr>
      </w:pPr>
      <w:ins w:id="1142" w:author="Marco Petri" w:date="2020-12-22T22:05:00Z">
        <w:r w:rsidRPr="00FE56D0">
          <w:rPr>
            <w:rFonts w:ascii="Courier New" w:eastAsia="Times New Roman" w:hAnsi="Courier New" w:cs="Courier New"/>
            <w:b/>
            <w:bCs/>
            <w:color w:val="0000FF"/>
            <w:sz w:val="16"/>
            <w:szCs w:val="16"/>
            <w:lang w:val="en-GB" w:eastAsia="en-GB"/>
            <w:rPrChange w:id="1143"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144" w:author="Marco Petri" w:date="2020-12-22T22:07:00Z">
              <w:rPr>
                <w:rFonts w:ascii="Courier New" w:eastAsia="Times New Roman" w:hAnsi="Courier New" w:cs="Courier New"/>
                <w:color w:val="000000"/>
                <w:sz w:val="20"/>
                <w:szCs w:val="20"/>
                <w:lang w:val="en-GB" w:eastAsia="en-GB"/>
              </w:rPr>
            </w:rPrChange>
          </w:rPr>
          <w:t xml:space="preserve"> QueueTicket </w:t>
        </w:r>
        <w:r w:rsidRPr="00FE56D0">
          <w:rPr>
            <w:rFonts w:ascii="Courier New" w:eastAsia="Times New Roman" w:hAnsi="Courier New" w:cs="Courier New"/>
            <w:b/>
            <w:bCs/>
            <w:color w:val="0000FF"/>
            <w:sz w:val="16"/>
            <w:szCs w:val="16"/>
            <w:lang w:val="en-GB" w:eastAsia="en-GB"/>
            <w:rPrChange w:id="1145" w:author="Marco Petri" w:date="2020-12-22T22:07:00Z">
              <w:rPr>
                <w:rFonts w:ascii="Courier New" w:eastAsia="Times New Roman" w:hAnsi="Courier New" w:cs="Courier New"/>
                <w:b/>
                <w:bCs/>
                <w:color w:val="0000FF"/>
                <w:sz w:val="20"/>
                <w:szCs w:val="20"/>
                <w:lang w:val="en-GB" w:eastAsia="en-GB"/>
              </w:rPr>
            </w:rPrChange>
          </w:rPr>
          <w:t>extends</w:t>
        </w:r>
        <w:r w:rsidRPr="00FE56D0">
          <w:rPr>
            <w:rFonts w:ascii="Courier New" w:eastAsia="Times New Roman" w:hAnsi="Courier New" w:cs="Courier New"/>
            <w:color w:val="000000"/>
            <w:sz w:val="16"/>
            <w:szCs w:val="16"/>
            <w:lang w:val="en-GB" w:eastAsia="en-GB"/>
            <w:rPrChange w:id="1146" w:author="Marco Petri" w:date="2020-12-22T22:07:00Z">
              <w:rPr>
                <w:rFonts w:ascii="Courier New" w:eastAsia="Times New Roman" w:hAnsi="Courier New" w:cs="Courier New"/>
                <w:color w:val="000000"/>
                <w:sz w:val="20"/>
                <w:szCs w:val="20"/>
                <w:lang w:val="en-GB" w:eastAsia="en-GB"/>
              </w:rPr>
            </w:rPrChange>
          </w:rPr>
          <w:t xml:space="preserve"> Ticket {}</w:t>
        </w:r>
      </w:ins>
    </w:p>
    <w:p w14:paraId="040B3E14" w14:textId="77777777" w:rsidR="00E250F6" w:rsidRPr="00FE56D0" w:rsidRDefault="00E250F6" w:rsidP="00E250F6">
      <w:pPr>
        <w:shd w:val="clear" w:color="auto" w:fill="FFFFFF"/>
        <w:spacing w:line="240" w:lineRule="auto"/>
        <w:jc w:val="left"/>
        <w:rPr>
          <w:ins w:id="1147" w:author="Marco Petri" w:date="2020-12-22T22:05:00Z"/>
          <w:rFonts w:ascii="Courier New" w:eastAsia="Times New Roman" w:hAnsi="Courier New" w:cs="Courier New"/>
          <w:color w:val="000000"/>
          <w:sz w:val="16"/>
          <w:szCs w:val="16"/>
          <w:lang w:val="en-GB" w:eastAsia="en-GB"/>
          <w:rPrChange w:id="1148" w:author="Marco Petri" w:date="2020-12-22T22:07:00Z">
            <w:rPr>
              <w:ins w:id="1149" w:author="Marco Petri" w:date="2020-12-22T22:05:00Z"/>
              <w:rFonts w:ascii="Courier New" w:eastAsia="Times New Roman" w:hAnsi="Courier New" w:cs="Courier New"/>
              <w:color w:val="000000"/>
              <w:sz w:val="20"/>
              <w:szCs w:val="20"/>
              <w:lang w:val="en-GB" w:eastAsia="en-GB"/>
            </w:rPr>
          </w:rPrChange>
        </w:rPr>
      </w:pPr>
    </w:p>
    <w:p w14:paraId="3E5934B2" w14:textId="77777777" w:rsidR="00E250F6" w:rsidRPr="00FE56D0" w:rsidRDefault="00E250F6" w:rsidP="00E250F6">
      <w:pPr>
        <w:shd w:val="clear" w:color="auto" w:fill="FFFFFF"/>
        <w:spacing w:line="240" w:lineRule="auto"/>
        <w:jc w:val="left"/>
        <w:rPr>
          <w:ins w:id="1150" w:author="Marco Petri" w:date="2020-12-22T22:05:00Z"/>
          <w:rFonts w:ascii="Courier New" w:eastAsia="Times New Roman" w:hAnsi="Courier New" w:cs="Courier New"/>
          <w:color w:val="008000"/>
          <w:sz w:val="16"/>
          <w:szCs w:val="16"/>
          <w:lang w:val="en-GB" w:eastAsia="en-GB"/>
          <w:rPrChange w:id="1151" w:author="Marco Petri" w:date="2020-12-22T22:07:00Z">
            <w:rPr>
              <w:ins w:id="1152" w:author="Marco Petri" w:date="2020-12-22T22:05:00Z"/>
              <w:rFonts w:ascii="Courier New" w:eastAsia="Times New Roman" w:hAnsi="Courier New" w:cs="Courier New"/>
              <w:color w:val="008000"/>
              <w:sz w:val="20"/>
              <w:szCs w:val="20"/>
              <w:lang w:val="en-GB" w:eastAsia="en-GB"/>
            </w:rPr>
          </w:rPrChange>
        </w:rPr>
      </w:pPr>
      <w:ins w:id="1153" w:author="Marco Petri" w:date="2020-12-22T22:05:00Z">
        <w:r w:rsidRPr="00FE56D0">
          <w:rPr>
            <w:rFonts w:ascii="Courier New" w:eastAsia="Times New Roman" w:hAnsi="Courier New" w:cs="Courier New"/>
            <w:color w:val="008000"/>
            <w:sz w:val="16"/>
            <w:szCs w:val="16"/>
            <w:lang w:val="en-GB" w:eastAsia="en-GB"/>
            <w:rPrChange w:id="1154" w:author="Marco Petri" w:date="2020-12-22T22:07:00Z">
              <w:rPr>
                <w:rFonts w:ascii="Courier New" w:eastAsia="Times New Roman" w:hAnsi="Courier New" w:cs="Courier New"/>
                <w:color w:val="008000"/>
                <w:sz w:val="20"/>
                <w:szCs w:val="20"/>
                <w:lang w:val="en-GB" w:eastAsia="en-GB"/>
              </w:rPr>
            </w:rPrChange>
          </w:rPr>
          <w:t>// store's signature</w:t>
        </w:r>
      </w:ins>
    </w:p>
    <w:p w14:paraId="7F4769AD" w14:textId="77777777" w:rsidR="00E250F6" w:rsidRPr="00FE56D0" w:rsidRDefault="00E250F6" w:rsidP="00E250F6">
      <w:pPr>
        <w:shd w:val="clear" w:color="auto" w:fill="FFFFFF"/>
        <w:spacing w:line="240" w:lineRule="auto"/>
        <w:jc w:val="left"/>
        <w:rPr>
          <w:ins w:id="1155" w:author="Marco Petri" w:date="2020-12-22T22:05:00Z"/>
          <w:rFonts w:ascii="Courier New" w:eastAsia="Times New Roman" w:hAnsi="Courier New" w:cs="Courier New"/>
          <w:color w:val="000000"/>
          <w:sz w:val="16"/>
          <w:szCs w:val="16"/>
          <w:lang w:val="en-GB" w:eastAsia="en-GB"/>
          <w:rPrChange w:id="1156" w:author="Marco Petri" w:date="2020-12-22T22:07:00Z">
            <w:rPr>
              <w:ins w:id="1157" w:author="Marco Petri" w:date="2020-12-22T22:05:00Z"/>
              <w:rFonts w:ascii="Courier New" w:eastAsia="Times New Roman" w:hAnsi="Courier New" w:cs="Courier New"/>
              <w:color w:val="000000"/>
              <w:sz w:val="20"/>
              <w:szCs w:val="20"/>
              <w:lang w:val="en-GB" w:eastAsia="en-GB"/>
            </w:rPr>
          </w:rPrChange>
        </w:rPr>
      </w:pPr>
      <w:ins w:id="1158" w:author="Marco Petri" w:date="2020-12-22T22:05:00Z">
        <w:r w:rsidRPr="00FE56D0">
          <w:rPr>
            <w:rFonts w:ascii="Courier New" w:eastAsia="Times New Roman" w:hAnsi="Courier New" w:cs="Courier New"/>
            <w:b/>
            <w:bCs/>
            <w:color w:val="0000FF"/>
            <w:sz w:val="16"/>
            <w:szCs w:val="16"/>
            <w:lang w:val="en-GB" w:eastAsia="en-GB"/>
            <w:rPrChange w:id="1159"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160" w:author="Marco Petri" w:date="2020-12-22T22:07:00Z">
              <w:rPr>
                <w:rFonts w:ascii="Courier New" w:eastAsia="Times New Roman" w:hAnsi="Courier New" w:cs="Courier New"/>
                <w:color w:val="000000"/>
                <w:sz w:val="20"/>
                <w:szCs w:val="20"/>
                <w:lang w:val="en-GB" w:eastAsia="en-GB"/>
              </w:rPr>
            </w:rPrChange>
          </w:rPr>
          <w:t xml:space="preserve"> Store {</w:t>
        </w:r>
      </w:ins>
    </w:p>
    <w:p w14:paraId="71AE09F4" w14:textId="77777777" w:rsidR="00E250F6" w:rsidRPr="00FE56D0" w:rsidRDefault="00E250F6" w:rsidP="00E250F6">
      <w:pPr>
        <w:shd w:val="clear" w:color="auto" w:fill="FFFFFF"/>
        <w:spacing w:line="240" w:lineRule="auto"/>
        <w:jc w:val="left"/>
        <w:rPr>
          <w:ins w:id="1161" w:author="Marco Petri" w:date="2020-12-22T22:05:00Z"/>
          <w:rFonts w:ascii="Courier New" w:eastAsia="Times New Roman" w:hAnsi="Courier New" w:cs="Courier New"/>
          <w:color w:val="000000"/>
          <w:sz w:val="16"/>
          <w:szCs w:val="16"/>
          <w:lang w:val="en-GB" w:eastAsia="en-GB"/>
          <w:rPrChange w:id="1162" w:author="Marco Petri" w:date="2020-12-22T22:07:00Z">
            <w:rPr>
              <w:ins w:id="1163" w:author="Marco Petri" w:date="2020-12-22T22:05:00Z"/>
              <w:rFonts w:ascii="Courier New" w:eastAsia="Times New Roman" w:hAnsi="Courier New" w:cs="Courier New"/>
              <w:color w:val="000000"/>
              <w:sz w:val="20"/>
              <w:szCs w:val="20"/>
              <w:lang w:val="en-GB" w:eastAsia="en-GB"/>
            </w:rPr>
          </w:rPrChange>
        </w:rPr>
      </w:pPr>
      <w:ins w:id="1164" w:author="Marco Petri" w:date="2020-12-22T22:05:00Z">
        <w:r w:rsidRPr="00FE56D0">
          <w:rPr>
            <w:rFonts w:ascii="Courier New" w:eastAsia="Times New Roman" w:hAnsi="Courier New" w:cs="Courier New"/>
            <w:color w:val="000000"/>
            <w:sz w:val="16"/>
            <w:szCs w:val="16"/>
            <w:lang w:val="en-GB" w:eastAsia="en-GB"/>
            <w:rPrChange w:id="1165" w:author="Marco Petri" w:date="2020-12-22T22:07:00Z">
              <w:rPr>
                <w:rFonts w:ascii="Courier New" w:eastAsia="Times New Roman" w:hAnsi="Courier New" w:cs="Courier New"/>
                <w:color w:val="000000"/>
                <w:sz w:val="20"/>
                <w:szCs w:val="20"/>
                <w:lang w:val="en-GB" w:eastAsia="en-GB"/>
              </w:rPr>
            </w:rPrChange>
          </w:rPr>
          <w:t xml:space="preserve">    storeManagers: </w:t>
        </w:r>
        <w:r w:rsidRPr="00FE56D0">
          <w:rPr>
            <w:rFonts w:ascii="Courier New" w:eastAsia="Times New Roman" w:hAnsi="Courier New" w:cs="Courier New"/>
            <w:b/>
            <w:bCs/>
            <w:color w:val="0000FF"/>
            <w:sz w:val="16"/>
            <w:szCs w:val="16"/>
            <w:lang w:val="en-GB" w:eastAsia="en-GB"/>
            <w:rPrChange w:id="1166"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1167" w:author="Marco Petri" w:date="2020-12-22T22:07:00Z">
              <w:rPr>
                <w:rFonts w:ascii="Courier New" w:eastAsia="Times New Roman" w:hAnsi="Courier New" w:cs="Courier New"/>
                <w:color w:val="000000"/>
                <w:sz w:val="20"/>
                <w:szCs w:val="20"/>
                <w:lang w:val="en-GB" w:eastAsia="en-GB"/>
              </w:rPr>
            </w:rPrChange>
          </w:rPr>
          <w:t xml:space="preserve"> StoreManager,</w:t>
        </w:r>
      </w:ins>
    </w:p>
    <w:p w14:paraId="3CC0DC70" w14:textId="77777777" w:rsidR="00E250F6" w:rsidRPr="00FE56D0" w:rsidRDefault="00E250F6" w:rsidP="00E250F6">
      <w:pPr>
        <w:shd w:val="clear" w:color="auto" w:fill="FFFFFF"/>
        <w:spacing w:line="240" w:lineRule="auto"/>
        <w:jc w:val="left"/>
        <w:rPr>
          <w:ins w:id="1168" w:author="Marco Petri" w:date="2020-12-22T22:05:00Z"/>
          <w:rFonts w:ascii="Courier New" w:eastAsia="Times New Roman" w:hAnsi="Courier New" w:cs="Courier New"/>
          <w:color w:val="000000"/>
          <w:sz w:val="16"/>
          <w:szCs w:val="16"/>
          <w:lang w:val="en-GB" w:eastAsia="en-GB"/>
          <w:rPrChange w:id="1169" w:author="Marco Petri" w:date="2020-12-22T22:07:00Z">
            <w:rPr>
              <w:ins w:id="1170" w:author="Marco Petri" w:date="2020-12-22T22:05:00Z"/>
              <w:rFonts w:ascii="Courier New" w:eastAsia="Times New Roman" w:hAnsi="Courier New" w:cs="Courier New"/>
              <w:color w:val="000000"/>
              <w:sz w:val="20"/>
              <w:szCs w:val="20"/>
              <w:lang w:val="en-GB" w:eastAsia="en-GB"/>
            </w:rPr>
          </w:rPrChange>
        </w:rPr>
      </w:pPr>
      <w:ins w:id="1171" w:author="Marco Petri" w:date="2020-12-22T22:05:00Z">
        <w:r w:rsidRPr="00FE56D0">
          <w:rPr>
            <w:rFonts w:ascii="Courier New" w:eastAsia="Times New Roman" w:hAnsi="Courier New" w:cs="Courier New"/>
            <w:color w:val="000000"/>
            <w:sz w:val="16"/>
            <w:szCs w:val="16"/>
            <w:lang w:val="en-GB" w:eastAsia="en-GB"/>
            <w:rPrChange w:id="1172" w:author="Marco Petri" w:date="2020-12-22T22:07:00Z">
              <w:rPr>
                <w:rFonts w:ascii="Courier New" w:eastAsia="Times New Roman" w:hAnsi="Courier New" w:cs="Courier New"/>
                <w:color w:val="000000"/>
                <w:sz w:val="20"/>
                <w:szCs w:val="20"/>
                <w:lang w:val="en-GB" w:eastAsia="en-GB"/>
              </w:rPr>
            </w:rPrChange>
          </w:rPr>
          <w:t xml:space="preserve">    storeControllers: </w:t>
        </w:r>
        <w:r w:rsidRPr="00FE56D0">
          <w:rPr>
            <w:rFonts w:ascii="Courier New" w:eastAsia="Times New Roman" w:hAnsi="Courier New" w:cs="Courier New"/>
            <w:b/>
            <w:bCs/>
            <w:color w:val="0000FF"/>
            <w:sz w:val="16"/>
            <w:szCs w:val="16"/>
            <w:lang w:val="en-GB" w:eastAsia="en-GB"/>
            <w:rPrChange w:id="1173"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1174" w:author="Marco Petri" w:date="2020-12-22T22:07:00Z">
              <w:rPr>
                <w:rFonts w:ascii="Courier New" w:eastAsia="Times New Roman" w:hAnsi="Courier New" w:cs="Courier New"/>
                <w:color w:val="000000"/>
                <w:sz w:val="20"/>
                <w:szCs w:val="20"/>
                <w:lang w:val="en-GB" w:eastAsia="en-GB"/>
              </w:rPr>
            </w:rPrChange>
          </w:rPr>
          <w:t xml:space="preserve"> CheckpointController,</w:t>
        </w:r>
      </w:ins>
    </w:p>
    <w:p w14:paraId="4DD585D6" w14:textId="77777777" w:rsidR="00E250F6" w:rsidRPr="00FE56D0" w:rsidRDefault="00E250F6" w:rsidP="00E250F6">
      <w:pPr>
        <w:shd w:val="clear" w:color="auto" w:fill="FFFFFF"/>
        <w:spacing w:line="240" w:lineRule="auto"/>
        <w:jc w:val="left"/>
        <w:rPr>
          <w:ins w:id="1175" w:author="Marco Petri" w:date="2020-12-22T22:05:00Z"/>
          <w:rFonts w:ascii="Courier New" w:eastAsia="Times New Roman" w:hAnsi="Courier New" w:cs="Courier New"/>
          <w:color w:val="000000"/>
          <w:sz w:val="16"/>
          <w:szCs w:val="16"/>
          <w:lang w:val="en-GB" w:eastAsia="en-GB"/>
          <w:rPrChange w:id="1176" w:author="Marco Petri" w:date="2020-12-22T22:07:00Z">
            <w:rPr>
              <w:ins w:id="1177" w:author="Marco Petri" w:date="2020-12-22T22:05:00Z"/>
              <w:rFonts w:ascii="Courier New" w:eastAsia="Times New Roman" w:hAnsi="Courier New" w:cs="Courier New"/>
              <w:color w:val="000000"/>
              <w:sz w:val="20"/>
              <w:szCs w:val="20"/>
              <w:lang w:val="en-GB" w:eastAsia="en-GB"/>
            </w:rPr>
          </w:rPrChange>
        </w:rPr>
      </w:pPr>
      <w:ins w:id="1178" w:author="Marco Petri" w:date="2020-12-22T22:05:00Z">
        <w:r w:rsidRPr="00FE56D0">
          <w:rPr>
            <w:rFonts w:ascii="Courier New" w:eastAsia="Times New Roman" w:hAnsi="Courier New" w:cs="Courier New"/>
            <w:color w:val="000000"/>
            <w:sz w:val="16"/>
            <w:szCs w:val="16"/>
            <w:lang w:val="en-GB" w:eastAsia="en-GB"/>
            <w:rPrChange w:id="1179" w:author="Marco Petri" w:date="2020-12-22T22:07:00Z">
              <w:rPr>
                <w:rFonts w:ascii="Courier New" w:eastAsia="Times New Roman" w:hAnsi="Courier New" w:cs="Courier New"/>
                <w:color w:val="000000"/>
                <w:sz w:val="20"/>
                <w:szCs w:val="20"/>
                <w:lang w:val="en-GB" w:eastAsia="en-GB"/>
              </w:rPr>
            </w:rPrChange>
          </w:rPr>
          <w:t xml:space="preserve">    storeTicketMachines: </w:t>
        </w:r>
        <w:r w:rsidRPr="00FE56D0">
          <w:rPr>
            <w:rFonts w:ascii="Courier New" w:eastAsia="Times New Roman" w:hAnsi="Courier New" w:cs="Courier New"/>
            <w:b/>
            <w:bCs/>
            <w:color w:val="0000FF"/>
            <w:sz w:val="16"/>
            <w:szCs w:val="16"/>
            <w:lang w:val="en-GB" w:eastAsia="en-GB"/>
            <w:rPrChange w:id="1180"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1181" w:author="Marco Petri" w:date="2020-12-22T22:07:00Z">
              <w:rPr>
                <w:rFonts w:ascii="Courier New" w:eastAsia="Times New Roman" w:hAnsi="Courier New" w:cs="Courier New"/>
                <w:color w:val="000000"/>
                <w:sz w:val="20"/>
                <w:szCs w:val="20"/>
                <w:lang w:val="en-GB" w:eastAsia="en-GB"/>
              </w:rPr>
            </w:rPrChange>
          </w:rPr>
          <w:t xml:space="preserve"> TicketMachine,</w:t>
        </w:r>
      </w:ins>
    </w:p>
    <w:p w14:paraId="137C31B8" w14:textId="77777777" w:rsidR="00E250F6" w:rsidRPr="00FE56D0" w:rsidRDefault="00E250F6" w:rsidP="00E250F6">
      <w:pPr>
        <w:shd w:val="clear" w:color="auto" w:fill="FFFFFF"/>
        <w:spacing w:line="240" w:lineRule="auto"/>
        <w:jc w:val="left"/>
        <w:rPr>
          <w:ins w:id="1182" w:author="Marco Petri" w:date="2020-12-22T22:05:00Z"/>
          <w:rFonts w:ascii="Courier New" w:eastAsia="Times New Roman" w:hAnsi="Courier New" w:cs="Courier New"/>
          <w:color w:val="000000"/>
          <w:sz w:val="16"/>
          <w:szCs w:val="16"/>
          <w:lang w:val="en-GB" w:eastAsia="en-GB"/>
          <w:rPrChange w:id="1183" w:author="Marco Petri" w:date="2020-12-22T22:07:00Z">
            <w:rPr>
              <w:ins w:id="1184" w:author="Marco Petri" w:date="2020-12-22T22:05:00Z"/>
              <w:rFonts w:ascii="Courier New" w:eastAsia="Times New Roman" w:hAnsi="Courier New" w:cs="Courier New"/>
              <w:color w:val="000000"/>
              <w:sz w:val="20"/>
              <w:szCs w:val="20"/>
              <w:lang w:val="en-GB" w:eastAsia="en-GB"/>
            </w:rPr>
          </w:rPrChange>
        </w:rPr>
      </w:pPr>
      <w:ins w:id="1185" w:author="Marco Petri" w:date="2020-12-22T22:05:00Z">
        <w:r w:rsidRPr="00FE56D0">
          <w:rPr>
            <w:rFonts w:ascii="Courier New" w:eastAsia="Times New Roman" w:hAnsi="Courier New" w:cs="Courier New"/>
            <w:color w:val="000000"/>
            <w:sz w:val="16"/>
            <w:szCs w:val="16"/>
            <w:lang w:val="en-GB" w:eastAsia="en-GB"/>
            <w:rPrChange w:id="1186" w:author="Marco Petri" w:date="2020-12-22T22:07:00Z">
              <w:rPr>
                <w:rFonts w:ascii="Courier New" w:eastAsia="Times New Roman" w:hAnsi="Courier New" w:cs="Courier New"/>
                <w:color w:val="000000"/>
                <w:sz w:val="20"/>
                <w:szCs w:val="20"/>
                <w:lang w:val="en-GB" w:eastAsia="en-GB"/>
              </w:rPr>
            </w:rPrChange>
          </w:rPr>
          <w:t xml:space="preserve">    storeProducts: </w:t>
        </w:r>
        <w:r w:rsidRPr="00FE56D0">
          <w:rPr>
            <w:rFonts w:ascii="Courier New" w:eastAsia="Times New Roman" w:hAnsi="Courier New" w:cs="Courier New"/>
            <w:b/>
            <w:bCs/>
            <w:color w:val="0000FF"/>
            <w:sz w:val="16"/>
            <w:szCs w:val="16"/>
            <w:lang w:val="en-GB" w:eastAsia="en-GB"/>
            <w:rPrChange w:id="1187"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1188" w:author="Marco Petri" w:date="2020-12-22T22:07:00Z">
              <w:rPr>
                <w:rFonts w:ascii="Courier New" w:eastAsia="Times New Roman" w:hAnsi="Courier New" w:cs="Courier New"/>
                <w:color w:val="000000"/>
                <w:sz w:val="20"/>
                <w:szCs w:val="20"/>
                <w:lang w:val="en-GB" w:eastAsia="en-GB"/>
              </w:rPr>
            </w:rPrChange>
          </w:rPr>
          <w:t xml:space="preserve"> Item,</w:t>
        </w:r>
      </w:ins>
    </w:p>
    <w:p w14:paraId="1E8C248E" w14:textId="77777777" w:rsidR="00E250F6" w:rsidRPr="00FE56D0" w:rsidRDefault="00E250F6" w:rsidP="00E250F6">
      <w:pPr>
        <w:shd w:val="clear" w:color="auto" w:fill="FFFFFF"/>
        <w:spacing w:line="240" w:lineRule="auto"/>
        <w:jc w:val="left"/>
        <w:rPr>
          <w:ins w:id="1189" w:author="Marco Petri" w:date="2020-12-22T22:05:00Z"/>
          <w:rFonts w:ascii="Courier New" w:eastAsia="Times New Roman" w:hAnsi="Courier New" w:cs="Courier New"/>
          <w:color w:val="008000"/>
          <w:sz w:val="16"/>
          <w:szCs w:val="16"/>
          <w:lang w:val="en-GB" w:eastAsia="en-GB"/>
          <w:rPrChange w:id="1190" w:author="Marco Petri" w:date="2020-12-22T22:07:00Z">
            <w:rPr>
              <w:ins w:id="1191" w:author="Marco Petri" w:date="2020-12-22T22:05:00Z"/>
              <w:rFonts w:ascii="Courier New" w:eastAsia="Times New Roman" w:hAnsi="Courier New" w:cs="Courier New"/>
              <w:color w:val="008000"/>
              <w:sz w:val="20"/>
              <w:szCs w:val="20"/>
              <w:lang w:val="en-GB" w:eastAsia="en-GB"/>
            </w:rPr>
          </w:rPrChange>
        </w:rPr>
      </w:pPr>
      <w:ins w:id="1192" w:author="Marco Petri" w:date="2020-12-22T22:05:00Z">
        <w:r w:rsidRPr="00FE56D0">
          <w:rPr>
            <w:rFonts w:ascii="Courier New" w:eastAsia="Times New Roman" w:hAnsi="Courier New" w:cs="Courier New"/>
            <w:color w:val="000000"/>
            <w:sz w:val="16"/>
            <w:szCs w:val="16"/>
            <w:lang w:val="en-GB" w:eastAsia="en-GB"/>
            <w:rPrChange w:id="119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194" w:author="Marco Petri" w:date="2020-12-22T22:07:00Z">
              <w:rPr>
                <w:rFonts w:ascii="Courier New" w:eastAsia="Times New Roman" w:hAnsi="Courier New" w:cs="Courier New"/>
                <w:color w:val="008000"/>
                <w:sz w:val="20"/>
                <w:szCs w:val="20"/>
                <w:lang w:val="en-GB" w:eastAsia="en-GB"/>
              </w:rPr>
            </w:rPrChange>
          </w:rPr>
          <w:t>//customers currently inside the store</w:t>
        </w:r>
      </w:ins>
    </w:p>
    <w:p w14:paraId="016324B8" w14:textId="77777777" w:rsidR="00E250F6" w:rsidRPr="00FE56D0" w:rsidRDefault="00E250F6" w:rsidP="00E250F6">
      <w:pPr>
        <w:shd w:val="clear" w:color="auto" w:fill="FFFFFF"/>
        <w:spacing w:line="240" w:lineRule="auto"/>
        <w:jc w:val="left"/>
        <w:rPr>
          <w:ins w:id="1195" w:author="Marco Petri" w:date="2020-12-22T22:05:00Z"/>
          <w:rFonts w:ascii="Courier New" w:eastAsia="Times New Roman" w:hAnsi="Courier New" w:cs="Courier New"/>
          <w:color w:val="000000"/>
          <w:sz w:val="16"/>
          <w:szCs w:val="16"/>
          <w:lang w:val="en-GB" w:eastAsia="en-GB"/>
          <w:rPrChange w:id="1196" w:author="Marco Petri" w:date="2020-12-22T22:07:00Z">
            <w:rPr>
              <w:ins w:id="1197" w:author="Marco Petri" w:date="2020-12-22T22:05:00Z"/>
              <w:rFonts w:ascii="Courier New" w:eastAsia="Times New Roman" w:hAnsi="Courier New" w:cs="Courier New"/>
              <w:color w:val="000000"/>
              <w:sz w:val="20"/>
              <w:szCs w:val="20"/>
              <w:lang w:val="en-GB" w:eastAsia="en-GB"/>
            </w:rPr>
          </w:rPrChange>
        </w:rPr>
      </w:pPr>
      <w:ins w:id="1198" w:author="Marco Petri" w:date="2020-12-22T22:05:00Z">
        <w:r w:rsidRPr="00FE56D0">
          <w:rPr>
            <w:rFonts w:ascii="Courier New" w:eastAsia="Times New Roman" w:hAnsi="Courier New" w:cs="Courier New"/>
            <w:color w:val="000000"/>
            <w:sz w:val="16"/>
            <w:szCs w:val="16"/>
            <w:lang w:val="en-GB" w:eastAsia="en-GB"/>
            <w:rPrChange w:id="1199" w:author="Marco Petri" w:date="2020-12-22T22:07:00Z">
              <w:rPr>
                <w:rFonts w:ascii="Courier New" w:eastAsia="Times New Roman" w:hAnsi="Courier New" w:cs="Courier New"/>
                <w:color w:val="000000"/>
                <w:sz w:val="20"/>
                <w:szCs w:val="20"/>
                <w:lang w:val="en-GB" w:eastAsia="en-GB"/>
              </w:rPr>
            </w:rPrChange>
          </w:rPr>
          <w:t xml:space="preserve">    storeCustomersInStore: dynamicSet[Customer],</w:t>
        </w:r>
      </w:ins>
    </w:p>
    <w:p w14:paraId="5384651C" w14:textId="77777777" w:rsidR="00E250F6" w:rsidRPr="00FE56D0" w:rsidRDefault="00E250F6" w:rsidP="00E250F6">
      <w:pPr>
        <w:shd w:val="clear" w:color="auto" w:fill="FFFFFF"/>
        <w:spacing w:line="240" w:lineRule="auto"/>
        <w:jc w:val="left"/>
        <w:rPr>
          <w:ins w:id="1200" w:author="Marco Petri" w:date="2020-12-22T22:05:00Z"/>
          <w:rFonts w:ascii="Courier New" w:eastAsia="Times New Roman" w:hAnsi="Courier New" w:cs="Courier New"/>
          <w:color w:val="008000"/>
          <w:sz w:val="16"/>
          <w:szCs w:val="16"/>
          <w:lang w:val="en-GB" w:eastAsia="en-GB"/>
          <w:rPrChange w:id="1201" w:author="Marco Petri" w:date="2020-12-22T22:07:00Z">
            <w:rPr>
              <w:ins w:id="1202" w:author="Marco Petri" w:date="2020-12-22T22:05:00Z"/>
              <w:rFonts w:ascii="Courier New" w:eastAsia="Times New Roman" w:hAnsi="Courier New" w:cs="Courier New"/>
              <w:color w:val="008000"/>
              <w:sz w:val="20"/>
              <w:szCs w:val="20"/>
              <w:lang w:val="en-GB" w:eastAsia="en-GB"/>
            </w:rPr>
          </w:rPrChange>
        </w:rPr>
      </w:pPr>
      <w:ins w:id="1203" w:author="Marco Petri" w:date="2020-12-22T22:05:00Z">
        <w:r w:rsidRPr="00FE56D0">
          <w:rPr>
            <w:rFonts w:ascii="Courier New" w:eastAsia="Times New Roman" w:hAnsi="Courier New" w:cs="Courier New"/>
            <w:color w:val="000000"/>
            <w:sz w:val="16"/>
            <w:szCs w:val="16"/>
            <w:lang w:val="en-GB" w:eastAsia="en-GB"/>
            <w:rPrChange w:id="120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205" w:author="Marco Petri" w:date="2020-12-22T22:07:00Z">
              <w:rPr>
                <w:rFonts w:ascii="Courier New" w:eastAsia="Times New Roman" w:hAnsi="Courier New" w:cs="Courier New"/>
                <w:color w:val="008000"/>
                <w:sz w:val="20"/>
                <w:szCs w:val="20"/>
                <w:lang w:val="en-GB" w:eastAsia="en-GB"/>
              </w:rPr>
            </w:rPrChange>
          </w:rPr>
          <w:t>//current queue for the store</w:t>
        </w:r>
      </w:ins>
    </w:p>
    <w:p w14:paraId="1927BAD8" w14:textId="77777777" w:rsidR="00E250F6" w:rsidRPr="00FE56D0" w:rsidRDefault="00E250F6" w:rsidP="00E250F6">
      <w:pPr>
        <w:shd w:val="clear" w:color="auto" w:fill="FFFFFF"/>
        <w:spacing w:line="240" w:lineRule="auto"/>
        <w:jc w:val="left"/>
        <w:rPr>
          <w:ins w:id="1206" w:author="Marco Petri" w:date="2020-12-22T22:05:00Z"/>
          <w:rFonts w:ascii="Courier New" w:eastAsia="Times New Roman" w:hAnsi="Courier New" w:cs="Courier New"/>
          <w:color w:val="000000"/>
          <w:sz w:val="16"/>
          <w:szCs w:val="16"/>
          <w:lang w:val="en-GB" w:eastAsia="en-GB"/>
          <w:rPrChange w:id="1207" w:author="Marco Petri" w:date="2020-12-22T22:07:00Z">
            <w:rPr>
              <w:ins w:id="1208" w:author="Marco Petri" w:date="2020-12-22T22:05:00Z"/>
              <w:rFonts w:ascii="Courier New" w:eastAsia="Times New Roman" w:hAnsi="Courier New" w:cs="Courier New"/>
              <w:color w:val="000000"/>
              <w:sz w:val="20"/>
              <w:szCs w:val="20"/>
              <w:lang w:val="en-GB" w:eastAsia="en-GB"/>
            </w:rPr>
          </w:rPrChange>
        </w:rPr>
      </w:pPr>
      <w:ins w:id="1209" w:author="Marco Petri" w:date="2020-12-22T22:05:00Z">
        <w:r w:rsidRPr="00FE56D0">
          <w:rPr>
            <w:rFonts w:ascii="Courier New" w:eastAsia="Times New Roman" w:hAnsi="Courier New" w:cs="Courier New"/>
            <w:color w:val="000000"/>
            <w:sz w:val="16"/>
            <w:szCs w:val="16"/>
            <w:lang w:val="en-GB" w:eastAsia="en-GB"/>
            <w:rPrChange w:id="1210" w:author="Marco Petri" w:date="2020-12-22T22:07:00Z">
              <w:rPr>
                <w:rFonts w:ascii="Courier New" w:eastAsia="Times New Roman" w:hAnsi="Courier New" w:cs="Courier New"/>
                <w:color w:val="000000"/>
                <w:sz w:val="20"/>
                <w:szCs w:val="20"/>
                <w:lang w:val="en-GB" w:eastAsia="en-GB"/>
              </w:rPr>
            </w:rPrChange>
          </w:rPr>
          <w:t xml:space="preserve">    storeQueue: </w:t>
        </w:r>
        <w:r w:rsidRPr="00FE56D0">
          <w:rPr>
            <w:rFonts w:ascii="Courier New" w:eastAsia="Times New Roman" w:hAnsi="Courier New" w:cs="Courier New"/>
            <w:b/>
            <w:bCs/>
            <w:color w:val="0000FF"/>
            <w:sz w:val="16"/>
            <w:szCs w:val="16"/>
            <w:lang w:val="en-GB" w:eastAsia="en-GB"/>
            <w:rPrChange w:id="1211"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212" w:author="Marco Petri" w:date="2020-12-22T22:07:00Z">
              <w:rPr>
                <w:rFonts w:ascii="Courier New" w:eastAsia="Times New Roman" w:hAnsi="Courier New" w:cs="Courier New"/>
                <w:color w:val="000000"/>
                <w:sz w:val="20"/>
                <w:szCs w:val="20"/>
                <w:lang w:val="en-GB" w:eastAsia="en-GB"/>
              </w:rPr>
            </w:rPrChange>
          </w:rPr>
          <w:t xml:space="preserve"> Queue,</w:t>
        </w:r>
      </w:ins>
    </w:p>
    <w:p w14:paraId="24379CFA" w14:textId="77777777" w:rsidR="00E250F6" w:rsidRPr="00FE56D0" w:rsidRDefault="00E250F6" w:rsidP="00E250F6">
      <w:pPr>
        <w:shd w:val="clear" w:color="auto" w:fill="FFFFFF"/>
        <w:spacing w:line="240" w:lineRule="auto"/>
        <w:jc w:val="left"/>
        <w:rPr>
          <w:ins w:id="1213" w:author="Marco Petri" w:date="2020-12-22T22:05:00Z"/>
          <w:rFonts w:ascii="Courier New" w:eastAsia="Times New Roman" w:hAnsi="Courier New" w:cs="Courier New"/>
          <w:color w:val="008000"/>
          <w:sz w:val="16"/>
          <w:szCs w:val="16"/>
          <w:lang w:val="en-GB" w:eastAsia="en-GB"/>
          <w:rPrChange w:id="1214" w:author="Marco Petri" w:date="2020-12-22T22:07:00Z">
            <w:rPr>
              <w:ins w:id="1215" w:author="Marco Petri" w:date="2020-12-22T22:05:00Z"/>
              <w:rFonts w:ascii="Courier New" w:eastAsia="Times New Roman" w:hAnsi="Courier New" w:cs="Courier New"/>
              <w:color w:val="008000"/>
              <w:sz w:val="20"/>
              <w:szCs w:val="20"/>
              <w:lang w:val="en-GB" w:eastAsia="en-GB"/>
            </w:rPr>
          </w:rPrChange>
        </w:rPr>
      </w:pPr>
      <w:ins w:id="1216" w:author="Marco Petri" w:date="2020-12-22T22:05:00Z">
        <w:r w:rsidRPr="00FE56D0">
          <w:rPr>
            <w:rFonts w:ascii="Courier New" w:eastAsia="Times New Roman" w:hAnsi="Courier New" w:cs="Courier New"/>
            <w:color w:val="000000"/>
            <w:sz w:val="16"/>
            <w:szCs w:val="16"/>
            <w:lang w:val="en-GB" w:eastAsia="en-GB"/>
            <w:rPrChange w:id="121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218" w:author="Marco Petri" w:date="2020-12-22T22:07:00Z">
              <w:rPr>
                <w:rFonts w:ascii="Courier New" w:eastAsia="Times New Roman" w:hAnsi="Courier New" w:cs="Courier New"/>
                <w:color w:val="008000"/>
                <w:sz w:val="20"/>
                <w:szCs w:val="20"/>
                <w:lang w:val="en-GB" w:eastAsia="en-GB"/>
              </w:rPr>
            </w:rPrChange>
          </w:rPr>
          <w:t>//current bookings for the store</w:t>
        </w:r>
      </w:ins>
    </w:p>
    <w:p w14:paraId="048DF89E" w14:textId="77777777" w:rsidR="00E250F6" w:rsidRPr="00FE56D0" w:rsidRDefault="00E250F6" w:rsidP="00E250F6">
      <w:pPr>
        <w:shd w:val="clear" w:color="auto" w:fill="FFFFFF"/>
        <w:spacing w:line="240" w:lineRule="auto"/>
        <w:jc w:val="left"/>
        <w:rPr>
          <w:ins w:id="1219" w:author="Marco Petri" w:date="2020-12-22T22:05:00Z"/>
          <w:rFonts w:ascii="Courier New" w:eastAsia="Times New Roman" w:hAnsi="Courier New" w:cs="Courier New"/>
          <w:color w:val="000000"/>
          <w:sz w:val="16"/>
          <w:szCs w:val="16"/>
          <w:lang w:val="en-GB" w:eastAsia="en-GB"/>
          <w:rPrChange w:id="1220" w:author="Marco Petri" w:date="2020-12-22T22:07:00Z">
            <w:rPr>
              <w:ins w:id="1221" w:author="Marco Petri" w:date="2020-12-22T22:05:00Z"/>
              <w:rFonts w:ascii="Courier New" w:eastAsia="Times New Roman" w:hAnsi="Courier New" w:cs="Courier New"/>
              <w:color w:val="000000"/>
              <w:sz w:val="20"/>
              <w:szCs w:val="20"/>
              <w:lang w:val="en-GB" w:eastAsia="en-GB"/>
            </w:rPr>
          </w:rPrChange>
        </w:rPr>
      </w:pPr>
      <w:ins w:id="1222" w:author="Marco Petri" w:date="2020-12-22T22:05:00Z">
        <w:r w:rsidRPr="00FE56D0">
          <w:rPr>
            <w:rFonts w:ascii="Courier New" w:eastAsia="Times New Roman" w:hAnsi="Courier New" w:cs="Courier New"/>
            <w:color w:val="000000"/>
            <w:sz w:val="16"/>
            <w:szCs w:val="16"/>
            <w:lang w:val="en-GB" w:eastAsia="en-GB"/>
            <w:rPrChange w:id="1223" w:author="Marco Petri" w:date="2020-12-22T22:07:00Z">
              <w:rPr>
                <w:rFonts w:ascii="Courier New" w:eastAsia="Times New Roman" w:hAnsi="Courier New" w:cs="Courier New"/>
                <w:color w:val="000000"/>
                <w:sz w:val="20"/>
                <w:szCs w:val="20"/>
                <w:lang w:val="en-GB" w:eastAsia="en-GB"/>
              </w:rPr>
            </w:rPrChange>
          </w:rPr>
          <w:t xml:space="preserve">    storeBookings: dynamicSet[Booking],</w:t>
        </w:r>
      </w:ins>
    </w:p>
    <w:p w14:paraId="5587780D" w14:textId="77777777" w:rsidR="00E250F6" w:rsidRPr="00FE56D0" w:rsidRDefault="00E250F6" w:rsidP="00E250F6">
      <w:pPr>
        <w:shd w:val="clear" w:color="auto" w:fill="FFFFFF"/>
        <w:spacing w:line="240" w:lineRule="auto"/>
        <w:jc w:val="left"/>
        <w:rPr>
          <w:ins w:id="1224" w:author="Marco Petri" w:date="2020-12-22T22:05:00Z"/>
          <w:rFonts w:ascii="Courier New" w:eastAsia="Times New Roman" w:hAnsi="Courier New" w:cs="Courier New"/>
          <w:color w:val="008000"/>
          <w:sz w:val="16"/>
          <w:szCs w:val="16"/>
          <w:lang w:val="en-GB" w:eastAsia="en-GB"/>
          <w:rPrChange w:id="1225" w:author="Marco Petri" w:date="2020-12-22T22:07:00Z">
            <w:rPr>
              <w:ins w:id="1226" w:author="Marco Petri" w:date="2020-12-22T22:05:00Z"/>
              <w:rFonts w:ascii="Courier New" w:eastAsia="Times New Roman" w:hAnsi="Courier New" w:cs="Courier New"/>
              <w:color w:val="008000"/>
              <w:sz w:val="20"/>
              <w:szCs w:val="20"/>
              <w:lang w:val="en-GB" w:eastAsia="en-GB"/>
            </w:rPr>
          </w:rPrChange>
        </w:rPr>
      </w:pPr>
      <w:ins w:id="1227" w:author="Marco Petri" w:date="2020-12-22T22:05:00Z">
        <w:r w:rsidRPr="00FE56D0">
          <w:rPr>
            <w:rFonts w:ascii="Courier New" w:eastAsia="Times New Roman" w:hAnsi="Courier New" w:cs="Courier New"/>
            <w:color w:val="000000"/>
            <w:sz w:val="16"/>
            <w:szCs w:val="16"/>
            <w:lang w:val="en-GB" w:eastAsia="en-GB"/>
            <w:rPrChange w:id="122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229" w:author="Marco Petri" w:date="2020-12-22T22:07:00Z">
              <w:rPr>
                <w:rFonts w:ascii="Courier New" w:eastAsia="Times New Roman" w:hAnsi="Courier New" w:cs="Courier New"/>
                <w:color w:val="008000"/>
                <w:sz w:val="20"/>
                <w:szCs w:val="20"/>
                <w:lang w:val="en-GB" w:eastAsia="en-GB"/>
              </w:rPr>
            </w:rPrChange>
          </w:rPr>
          <w:t>/* tickets that have been used to enter the store, but not necessarely</w:t>
        </w:r>
      </w:ins>
    </w:p>
    <w:p w14:paraId="49155C78" w14:textId="77777777" w:rsidR="00E250F6" w:rsidRPr="00FE56D0" w:rsidRDefault="00E250F6" w:rsidP="00E250F6">
      <w:pPr>
        <w:shd w:val="clear" w:color="auto" w:fill="FFFFFF"/>
        <w:spacing w:line="240" w:lineRule="auto"/>
        <w:jc w:val="left"/>
        <w:rPr>
          <w:ins w:id="1230" w:author="Marco Petri" w:date="2020-12-22T22:05:00Z"/>
          <w:rFonts w:ascii="Courier New" w:eastAsia="Times New Roman" w:hAnsi="Courier New" w:cs="Courier New"/>
          <w:color w:val="000000"/>
          <w:sz w:val="16"/>
          <w:szCs w:val="16"/>
          <w:lang w:val="en-GB" w:eastAsia="en-GB"/>
          <w:rPrChange w:id="1231" w:author="Marco Petri" w:date="2020-12-22T22:07:00Z">
            <w:rPr>
              <w:ins w:id="1232" w:author="Marco Petri" w:date="2020-12-22T22:05:00Z"/>
              <w:rFonts w:ascii="Courier New" w:eastAsia="Times New Roman" w:hAnsi="Courier New" w:cs="Courier New"/>
              <w:color w:val="000000"/>
              <w:sz w:val="20"/>
              <w:szCs w:val="20"/>
              <w:lang w:val="en-GB" w:eastAsia="en-GB"/>
            </w:rPr>
          </w:rPrChange>
        </w:rPr>
      </w:pPr>
      <w:ins w:id="1233" w:author="Marco Petri" w:date="2020-12-22T22:05:00Z">
        <w:r w:rsidRPr="00FE56D0">
          <w:rPr>
            <w:rFonts w:ascii="Courier New" w:eastAsia="Times New Roman" w:hAnsi="Courier New" w:cs="Courier New"/>
            <w:color w:val="008000"/>
            <w:sz w:val="16"/>
            <w:szCs w:val="16"/>
            <w:lang w:val="en-GB" w:eastAsia="en-GB"/>
            <w:rPrChange w:id="1234" w:author="Marco Petri" w:date="2020-12-22T22:07:00Z">
              <w:rPr>
                <w:rFonts w:ascii="Courier New" w:eastAsia="Times New Roman" w:hAnsi="Courier New" w:cs="Courier New"/>
                <w:color w:val="008000"/>
                <w:sz w:val="20"/>
                <w:szCs w:val="20"/>
                <w:lang w:val="en-GB" w:eastAsia="en-GB"/>
              </w:rPr>
            </w:rPrChange>
          </w:rPr>
          <w:t xml:space="preserve">        to exit */</w:t>
        </w:r>
      </w:ins>
    </w:p>
    <w:p w14:paraId="538947F3" w14:textId="77777777" w:rsidR="00E250F6" w:rsidRPr="00FE56D0" w:rsidRDefault="00E250F6" w:rsidP="00E250F6">
      <w:pPr>
        <w:shd w:val="clear" w:color="auto" w:fill="FFFFFF"/>
        <w:spacing w:line="240" w:lineRule="auto"/>
        <w:jc w:val="left"/>
        <w:rPr>
          <w:ins w:id="1235" w:author="Marco Petri" w:date="2020-12-22T22:05:00Z"/>
          <w:rFonts w:ascii="Courier New" w:eastAsia="Times New Roman" w:hAnsi="Courier New" w:cs="Courier New"/>
          <w:color w:val="000000"/>
          <w:sz w:val="16"/>
          <w:szCs w:val="16"/>
          <w:lang w:val="en-GB" w:eastAsia="en-GB"/>
          <w:rPrChange w:id="1236" w:author="Marco Petri" w:date="2020-12-22T22:07:00Z">
            <w:rPr>
              <w:ins w:id="1237" w:author="Marco Petri" w:date="2020-12-22T22:05:00Z"/>
              <w:rFonts w:ascii="Courier New" w:eastAsia="Times New Roman" w:hAnsi="Courier New" w:cs="Courier New"/>
              <w:color w:val="000000"/>
              <w:sz w:val="20"/>
              <w:szCs w:val="20"/>
              <w:lang w:val="en-GB" w:eastAsia="en-GB"/>
            </w:rPr>
          </w:rPrChange>
        </w:rPr>
      </w:pPr>
      <w:ins w:id="1238" w:author="Marco Petri" w:date="2020-12-22T22:05:00Z">
        <w:r w:rsidRPr="00FE56D0">
          <w:rPr>
            <w:rFonts w:ascii="Courier New" w:eastAsia="Times New Roman" w:hAnsi="Courier New" w:cs="Courier New"/>
            <w:color w:val="000000"/>
            <w:sz w:val="16"/>
            <w:szCs w:val="16"/>
            <w:lang w:val="en-GB" w:eastAsia="en-GB"/>
            <w:rPrChange w:id="1239" w:author="Marco Petri" w:date="2020-12-22T22:07:00Z">
              <w:rPr>
                <w:rFonts w:ascii="Courier New" w:eastAsia="Times New Roman" w:hAnsi="Courier New" w:cs="Courier New"/>
                <w:color w:val="000000"/>
                <w:sz w:val="20"/>
                <w:szCs w:val="20"/>
                <w:lang w:val="en-GB" w:eastAsia="en-GB"/>
              </w:rPr>
            </w:rPrChange>
          </w:rPr>
          <w:t xml:space="preserve">    storeUsedTickets: dynamicSet[Ticket],</w:t>
        </w:r>
      </w:ins>
    </w:p>
    <w:p w14:paraId="549A25BE" w14:textId="77777777" w:rsidR="00E250F6" w:rsidRPr="00FE56D0" w:rsidRDefault="00E250F6" w:rsidP="00E250F6">
      <w:pPr>
        <w:shd w:val="clear" w:color="auto" w:fill="FFFFFF"/>
        <w:spacing w:line="240" w:lineRule="auto"/>
        <w:jc w:val="left"/>
        <w:rPr>
          <w:ins w:id="1240" w:author="Marco Petri" w:date="2020-12-22T22:05:00Z"/>
          <w:rFonts w:ascii="Courier New" w:eastAsia="Times New Roman" w:hAnsi="Courier New" w:cs="Courier New"/>
          <w:color w:val="008000"/>
          <w:sz w:val="16"/>
          <w:szCs w:val="16"/>
          <w:lang w:val="en-GB" w:eastAsia="en-GB"/>
          <w:rPrChange w:id="1241" w:author="Marco Petri" w:date="2020-12-22T22:07:00Z">
            <w:rPr>
              <w:ins w:id="1242" w:author="Marco Petri" w:date="2020-12-22T22:05:00Z"/>
              <w:rFonts w:ascii="Courier New" w:eastAsia="Times New Roman" w:hAnsi="Courier New" w:cs="Courier New"/>
              <w:color w:val="008000"/>
              <w:sz w:val="20"/>
              <w:szCs w:val="20"/>
              <w:lang w:val="en-GB" w:eastAsia="en-GB"/>
            </w:rPr>
          </w:rPrChange>
        </w:rPr>
      </w:pPr>
      <w:ins w:id="1243" w:author="Marco Petri" w:date="2020-12-22T22:05:00Z">
        <w:r w:rsidRPr="00FE56D0">
          <w:rPr>
            <w:rFonts w:ascii="Courier New" w:eastAsia="Times New Roman" w:hAnsi="Courier New" w:cs="Courier New"/>
            <w:color w:val="000000"/>
            <w:sz w:val="16"/>
            <w:szCs w:val="16"/>
            <w:lang w:val="en-GB" w:eastAsia="en-GB"/>
            <w:rPrChange w:id="124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245" w:author="Marco Petri" w:date="2020-12-22T22:07:00Z">
              <w:rPr>
                <w:rFonts w:ascii="Courier New" w:eastAsia="Times New Roman" w:hAnsi="Courier New" w:cs="Courier New"/>
                <w:color w:val="008000"/>
                <w:sz w:val="20"/>
                <w:szCs w:val="20"/>
                <w:lang w:val="en-GB" w:eastAsia="en-GB"/>
              </w:rPr>
            </w:rPrChange>
          </w:rPr>
          <w:t>/* tickets that have not been used to enter the store, and are no more</w:t>
        </w:r>
      </w:ins>
    </w:p>
    <w:p w14:paraId="38A6DC84" w14:textId="77777777" w:rsidR="00E250F6" w:rsidRPr="00FE56D0" w:rsidRDefault="00E250F6" w:rsidP="00E250F6">
      <w:pPr>
        <w:shd w:val="clear" w:color="auto" w:fill="FFFFFF"/>
        <w:spacing w:line="240" w:lineRule="auto"/>
        <w:jc w:val="left"/>
        <w:rPr>
          <w:ins w:id="1246" w:author="Marco Petri" w:date="2020-12-22T22:05:00Z"/>
          <w:rFonts w:ascii="Courier New" w:eastAsia="Times New Roman" w:hAnsi="Courier New" w:cs="Courier New"/>
          <w:color w:val="000000"/>
          <w:sz w:val="16"/>
          <w:szCs w:val="16"/>
          <w:lang w:val="en-GB" w:eastAsia="en-GB"/>
          <w:rPrChange w:id="1247" w:author="Marco Petri" w:date="2020-12-22T22:07:00Z">
            <w:rPr>
              <w:ins w:id="1248" w:author="Marco Petri" w:date="2020-12-22T22:05:00Z"/>
              <w:rFonts w:ascii="Courier New" w:eastAsia="Times New Roman" w:hAnsi="Courier New" w:cs="Courier New"/>
              <w:color w:val="000000"/>
              <w:sz w:val="20"/>
              <w:szCs w:val="20"/>
              <w:lang w:val="en-GB" w:eastAsia="en-GB"/>
            </w:rPr>
          </w:rPrChange>
        </w:rPr>
      </w:pPr>
      <w:ins w:id="1249" w:author="Marco Petri" w:date="2020-12-22T22:05:00Z">
        <w:r w:rsidRPr="00FE56D0">
          <w:rPr>
            <w:rFonts w:ascii="Courier New" w:eastAsia="Times New Roman" w:hAnsi="Courier New" w:cs="Courier New"/>
            <w:color w:val="008000"/>
            <w:sz w:val="16"/>
            <w:szCs w:val="16"/>
            <w:lang w:val="en-GB" w:eastAsia="en-GB"/>
            <w:rPrChange w:id="1250" w:author="Marco Petri" w:date="2020-12-22T22:07:00Z">
              <w:rPr>
                <w:rFonts w:ascii="Courier New" w:eastAsia="Times New Roman" w:hAnsi="Courier New" w:cs="Courier New"/>
                <w:color w:val="008000"/>
                <w:sz w:val="20"/>
                <w:szCs w:val="20"/>
                <w:lang w:val="en-GB" w:eastAsia="en-GB"/>
              </w:rPr>
            </w:rPrChange>
          </w:rPr>
          <w:t xml:space="preserve">         valid */</w:t>
        </w:r>
      </w:ins>
    </w:p>
    <w:p w14:paraId="74667C68" w14:textId="77777777" w:rsidR="00E250F6" w:rsidRPr="00FE56D0" w:rsidRDefault="00E250F6" w:rsidP="00E250F6">
      <w:pPr>
        <w:shd w:val="clear" w:color="auto" w:fill="FFFFFF"/>
        <w:spacing w:line="240" w:lineRule="auto"/>
        <w:jc w:val="left"/>
        <w:rPr>
          <w:ins w:id="1251" w:author="Marco Petri" w:date="2020-12-22T22:05:00Z"/>
          <w:rFonts w:ascii="Courier New" w:eastAsia="Times New Roman" w:hAnsi="Courier New" w:cs="Courier New"/>
          <w:color w:val="000000"/>
          <w:sz w:val="16"/>
          <w:szCs w:val="16"/>
          <w:lang w:val="en-GB" w:eastAsia="en-GB"/>
          <w:rPrChange w:id="1252" w:author="Marco Petri" w:date="2020-12-22T22:07:00Z">
            <w:rPr>
              <w:ins w:id="1253" w:author="Marco Petri" w:date="2020-12-22T22:05:00Z"/>
              <w:rFonts w:ascii="Courier New" w:eastAsia="Times New Roman" w:hAnsi="Courier New" w:cs="Courier New"/>
              <w:color w:val="000000"/>
              <w:sz w:val="20"/>
              <w:szCs w:val="20"/>
              <w:lang w:val="en-GB" w:eastAsia="en-GB"/>
            </w:rPr>
          </w:rPrChange>
        </w:rPr>
      </w:pPr>
      <w:ins w:id="1254" w:author="Marco Petri" w:date="2020-12-22T22:05:00Z">
        <w:r w:rsidRPr="00FE56D0">
          <w:rPr>
            <w:rFonts w:ascii="Courier New" w:eastAsia="Times New Roman" w:hAnsi="Courier New" w:cs="Courier New"/>
            <w:color w:val="000000"/>
            <w:sz w:val="16"/>
            <w:szCs w:val="16"/>
            <w:lang w:val="en-GB" w:eastAsia="en-GB"/>
            <w:rPrChange w:id="1255" w:author="Marco Petri" w:date="2020-12-22T22:07:00Z">
              <w:rPr>
                <w:rFonts w:ascii="Courier New" w:eastAsia="Times New Roman" w:hAnsi="Courier New" w:cs="Courier New"/>
                <w:color w:val="000000"/>
                <w:sz w:val="20"/>
                <w:szCs w:val="20"/>
                <w:lang w:val="en-GB" w:eastAsia="en-GB"/>
              </w:rPr>
            </w:rPrChange>
          </w:rPr>
          <w:t xml:space="preserve">    storeNotUsedInvalidTickets: dynamicSet[Ticket]</w:t>
        </w:r>
      </w:ins>
    </w:p>
    <w:p w14:paraId="1ABF946D" w14:textId="77777777" w:rsidR="00E250F6" w:rsidRPr="00FE56D0" w:rsidRDefault="00E250F6" w:rsidP="00E250F6">
      <w:pPr>
        <w:shd w:val="clear" w:color="auto" w:fill="FFFFFF"/>
        <w:spacing w:line="240" w:lineRule="auto"/>
        <w:jc w:val="left"/>
        <w:rPr>
          <w:ins w:id="1256" w:author="Marco Petri" w:date="2020-12-22T22:05:00Z"/>
          <w:rFonts w:ascii="Courier New" w:eastAsia="Times New Roman" w:hAnsi="Courier New" w:cs="Courier New"/>
          <w:color w:val="000000"/>
          <w:sz w:val="16"/>
          <w:szCs w:val="16"/>
          <w:lang w:val="en-GB" w:eastAsia="en-GB"/>
          <w:rPrChange w:id="1257" w:author="Marco Petri" w:date="2020-12-22T22:07:00Z">
            <w:rPr>
              <w:ins w:id="1258" w:author="Marco Petri" w:date="2020-12-22T22:05:00Z"/>
              <w:rFonts w:ascii="Courier New" w:eastAsia="Times New Roman" w:hAnsi="Courier New" w:cs="Courier New"/>
              <w:color w:val="000000"/>
              <w:sz w:val="20"/>
              <w:szCs w:val="20"/>
              <w:lang w:val="en-GB" w:eastAsia="en-GB"/>
            </w:rPr>
          </w:rPrChange>
        </w:rPr>
      </w:pPr>
      <w:ins w:id="1259" w:author="Marco Petri" w:date="2020-12-22T22:05:00Z">
        <w:r w:rsidRPr="00FE56D0">
          <w:rPr>
            <w:rFonts w:ascii="Courier New" w:eastAsia="Times New Roman" w:hAnsi="Courier New" w:cs="Courier New"/>
            <w:color w:val="000000"/>
            <w:sz w:val="16"/>
            <w:szCs w:val="16"/>
            <w:lang w:val="en-GB" w:eastAsia="en-GB"/>
            <w:rPrChange w:id="1260" w:author="Marco Petri" w:date="2020-12-22T22:07:00Z">
              <w:rPr>
                <w:rFonts w:ascii="Courier New" w:eastAsia="Times New Roman" w:hAnsi="Courier New" w:cs="Courier New"/>
                <w:color w:val="000000"/>
                <w:sz w:val="20"/>
                <w:szCs w:val="20"/>
                <w:lang w:val="en-GB" w:eastAsia="en-GB"/>
              </w:rPr>
            </w:rPrChange>
          </w:rPr>
          <w:t>}{</w:t>
        </w:r>
      </w:ins>
    </w:p>
    <w:p w14:paraId="42ADC9C7" w14:textId="77777777" w:rsidR="00E250F6" w:rsidRPr="00FE56D0" w:rsidRDefault="00E250F6" w:rsidP="00E250F6">
      <w:pPr>
        <w:shd w:val="clear" w:color="auto" w:fill="FFFFFF"/>
        <w:spacing w:line="240" w:lineRule="auto"/>
        <w:jc w:val="left"/>
        <w:rPr>
          <w:ins w:id="1261" w:author="Marco Petri" w:date="2020-12-22T22:05:00Z"/>
          <w:rFonts w:ascii="Courier New" w:eastAsia="Times New Roman" w:hAnsi="Courier New" w:cs="Courier New"/>
          <w:color w:val="000000"/>
          <w:sz w:val="16"/>
          <w:szCs w:val="16"/>
          <w:lang w:val="en-GB" w:eastAsia="en-GB"/>
          <w:rPrChange w:id="1262" w:author="Marco Petri" w:date="2020-12-22T22:07:00Z">
            <w:rPr>
              <w:ins w:id="1263" w:author="Marco Petri" w:date="2020-12-22T22:05:00Z"/>
              <w:rFonts w:ascii="Courier New" w:eastAsia="Times New Roman" w:hAnsi="Courier New" w:cs="Courier New"/>
              <w:color w:val="000000"/>
              <w:sz w:val="20"/>
              <w:szCs w:val="20"/>
              <w:lang w:val="en-GB" w:eastAsia="en-GB"/>
            </w:rPr>
          </w:rPrChange>
        </w:rPr>
      </w:pPr>
      <w:ins w:id="1264" w:author="Marco Petri" w:date="2020-12-22T22:05:00Z">
        <w:r w:rsidRPr="00FE56D0">
          <w:rPr>
            <w:rFonts w:ascii="Courier New" w:eastAsia="Times New Roman" w:hAnsi="Courier New" w:cs="Courier New"/>
            <w:color w:val="000000"/>
            <w:sz w:val="16"/>
            <w:szCs w:val="16"/>
            <w:lang w:val="en-GB" w:eastAsia="en-GB"/>
            <w:rPrChange w:id="1265" w:author="Marco Petri" w:date="2020-12-22T22:07:00Z">
              <w:rPr>
                <w:rFonts w:ascii="Courier New" w:eastAsia="Times New Roman" w:hAnsi="Courier New" w:cs="Courier New"/>
                <w:color w:val="000000"/>
                <w:sz w:val="20"/>
                <w:szCs w:val="20"/>
                <w:lang w:val="en-GB" w:eastAsia="en-GB"/>
              </w:rPr>
            </w:rPrChange>
          </w:rPr>
          <w:t xml:space="preserve">    #storeControllers &gt; </w:t>
        </w:r>
        <w:r w:rsidRPr="00FE56D0">
          <w:rPr>
            <w:rFonts w:ascii="Courier New" w:eastAsia="Times New Roman" w:hAnsi="Courier New" w:cs="Courier New"/>
            <w:color w:val="FF0000"/>
            <w:sz w:val="16"/>
            <w:szCs w:val="16"/>
            <w:lang w:val="en-GB" w:eastAsia="en-GB"/>
            <w:rPrChange w:id="1266" w:author="Marco Petri" w:date="2020-12-22T22:07:00Z">
              <w:rPr>
                <w:rFonts w:ascii="Courier New" w:eastAsia="Times New Roman" w:hAnsi="Courier New" w:cs="Courier New"/>
                <w:color w:val="FF0000"/>
                <w:sz w:val="20"/>
                <w:szCs w:val="20"/>
                <w:lang w:val="en-GB" w:eastAsia="en-GB"/>
              </w:rPr>
            </w:rPrChange>
          </w:rPr>
          <w:t>0</w:t>
        </w:r>
      </w:ins>
    </w:p>
    <w:p w14:paraId="2022A944" w14:textId="77777777" w:rsidR="00E250F6" w:rsidRPr="00FE56D0" w:rsidRDefault="00E250F6" w:rsidP="00E250F6">
      <w:pPr>
        <w:shd w:val="clear" w:color="auto" w:fill="FFFFFF"/>
        <w:spacing w:line="240" w:lineRule="auto"/>
        <w:jc w:val="left"/>
        <w:rPr>
          <w:ins w:id="1267" w:author="Marco Petri" w:date="2020-12-22T22:05:00Z"/>
          <w:rFonts w:ascii="Courier New" w:eastAsia="Times New Roman" w:hAnsi="Courier New" w:cs="Courier New"/>
          <w:color w:val="000000"/>
          <w:sz w:val="16"/>
          <w:szCs w:val="16"/>
          <w:lang w:val="en-GB" w:eastAsia="en-GB"/>
          <w:rPrChange w:id="1268" w:author="Marco Petri" w:date="2020-12-22T22:07:00Z">
            <w:rPr>
              <w:ins w:id="1269" w:author="Marco Petri" w:date="2020-12-22T22:05:00Z"/>
              <w:rFonts w:ascii="Courier New" w:eastAsia="Times New Roman" w:hAnsi="Courier New" w:cs="Courier New"/>
              <w:color w:val="000000"/>
              <w:sz w:val="20"/>
              <w:szCs w:val="20"/>
              <w:lang w:val="en-GB" w:eastAsia="en-GB"/>
            </w:rPr>
          </w:rPrChange>
        </w:rPr>
      </w:pPr>
      <w:ins w:id="1270" w:author="Marco Petri" w:date="2020-12-22T22:05:00Z">
        <w:r w:rsidRPr="00FE56D0">
          <w:rPr>
            <w:rFonts w:ascii="Courier New" w:eastAsia="Times New Roman" w:hAnsi="Courier New" w:cs="Courier New"/>
            <w:color w:val="000000"/>
            <w:sz w:val="16"/>
            <w:szCs w:val="16"/>
            <w:lang w:val="en-GB" w:eastAsia="en-GB"/>
            <w:rPrChange w:id="1271" w:author="Marco Petri" w:date="2020-12-22T22:07:00Z">
              <w:rPr>
                <w:rFonts w:ascii="Courier New" w:eastAsia="Times New Roman" w:hAnsi="Courier New" w:cs="Courier New"/>
                <w:color w:val="000000"/>
                <w:sz w:val="20"/>
                <w:szCs w:val="20"/>
                <w:lang w:val="en-GB" w:eastAsia="en-GB"/>
              </w:rPr>
            </w:rPrChange>
          </w:rPr>
          <w:t xml:space="preserve">    #storeTicketMachines &gt; </w:t>
        </w:r>
        <w:r w:rsidRPr="00FE56D0">
          <w:rPr>
            <w:rFonts w:ascii="Courier New" w:eastAsia="Times New Roman" w:hAnsi="Courier New" w:cs="Courier New"/>
            <w:color w:val="FF0000"/>
            <w:sz w:val="16"/>
            <w:szCs w:val="16"/>
            <w:lang w:val="en-GB" w:eastAsia="en-GB"/>
            <w:rPrChange w:id="1272" w:author="Marco Petri" w:date="2020-12-22T22:07:00Z">
              <w:rPr>
                <w:rFonts w:ascii="Courier New" w:eastAsia="Times New Roman" w:hAnsi="Courier New" w:cs="Courier New"/>
                <w:color w:val="FF0000"/>
                <w:sz w:val="20"/>
                <w:szCs w:val="20"/>
                <w:lang w:val="en-GB" w:eastAsia="en-GB"/>
              </w:rPr>
            </w:rPrChange>
          </w:rPr>
          <w:t>0</w:t>
        </w:r>
      </w:ins>
    </w:p>
    <w:p w14:paraId="6CC4649A" w14:textId="77777777" w:rsidR="00E250F6" w:rsidRPr="00FE56D0" w:rsidRDefault="00E250F6" w:rsidP="00E250F6">
      <w:pPr>
        <w:shd w:val="clear" w:color="auto" w:fill="FFFFFF"/>
        <w:spacing w:line="240" w:lineRule="auto"/>
        <w:jc w:val="left"/>
        <w:rPr>
          <w:ins w:id="1273" w:author="Marco Petri" w:date="2020-12-22T22:05:00Z"/>
          <w:rFonts w:ascii="Courier New" w:eastAsia="Times New Roman" w:hAnsi="Courier New" w:cs="Courier New"/>
          <w:color w:val="000000"/>
          <w:sz w:val="16"/>
          <w:szCs w:val="16"/>
          <w:lang w:val="en-GB" w:eastAsia="en-GB"/>
          <w:rPrChange w:id="1274" w:author="Marco Petri" w:date="2020-12-22T22:07:00Z">
            <w:rPr>
              <w:ins w:id="1275" w:author="Marco Petri" w:date="2020-12-22T22:05:00Z"/>
              <w:rFonts w:ascii="Courier New" w:eastAsia="Times New Roman" w:hAnsi="Courier New" w:cs="Courier New"/>
              <w:color w:val="000000"/>
              <w:sz w:val="20"/>
              <w:szCs w:val="20"/>
              <w:lang w:val="en-GB" w:eastAsia="en-GB"/>
            </w:rPr>
          </w:rPrChange>
        </w:rPr>
      </w:pPr>
      <w:ins w:id="1276" w:author="Marco Petri" w:date="2020-12-22T22:05:00Z">
        <w:r w:rsidRPr="00FE56D0">
          <w:rPr>
            <w:rFonts w:ascii="Courier New" w:eastAsia="Times New Roman" w:hAnsi="Courier New" w:cs="Courier New"/>
            <w:color w:val="000000"/>
            <w:sz w:val="16"/>
            <w:szCs w:val="16"/>
            <w:lang w:val="en-GB" w:eastAsia="en-GB"/>
            <w:rPrChange w:id="1277" w:author="Marco Petri" w:date="2020-12-22T22:07:00Z">
              <w:rPr>
                <w:rFonts w:ascii="Courier New" w:eastAsia="Times New Roman" w:hAnsi="Courier New" w:cs="Courier New"/>
                <w:color w:val="000000"/>
                <w:sz w:val="20"/>
                <w:szCs w:val="20"/>
                <w:lang w:val="en-GB" w:eastAsia="en-GB"/>
              </w:rPr>
            </w:rPrChange>
          </w:rPr>
          <w:t>}</w:t>
        </w:r>
      </w:ins>
    </w:p>
    <w:p w14:paraId="45544C0D" w14:textId="77777777" w:rsidR="00E250F6" w:rsidRPr="00FE56D0" w:rsidRDefault="00E250F6" w:rsidP="00E250F6">
      <w:pPr>
        <w:shd w:val="clear" w:color="auto" w:fill="FFFFFF"/>
        <w:spacing w:line="240" w:lineRule="auto"/>
        <w:jc w:val="left"/>
        <w:rPr>
          <w:ins w:id="1278" w:author="Marco Petri" w:date="2020-12-22T22:05:00Z"/>
          <w:rFonts w:ascii="Courier New" w:eastAsia="Times New Roman" w:hAnsi="Courier New" w:cs="Courier New"/>
          <w:color w:val="000000"/>
          <w:sz w:val="16"/>
          <w:szCs w:val="16"/>
          <w:lang w:val="en-GB" w:eastAsia="en-GB"/>
          <w:rPrChange w:id="1279" w:author="Marco Petri" w:date="2020-12-22T22:07:00Z">
            <w:rPr>
              <w:ins w:id="1280" w:author="Marco Petri" w:date="2020-12-22T22:05:00Z"/>
              <w:rFonts w:ascii="Courier New" w:eastAsia="Times New Roman" w:hAnsi="Courier New" w:cs="Courier New"/>
              <w:color w:val="000000"/>
              <w:sz w:val="20"/>
              <w:szCs w:val="20"/>
              <w:lang w:val="en-GB" w:eastAsia="en-GB"/>
            </w:rPr>
          </w:rPrChange>
        </w:rPr>
      </w:pPr>
    </w:p>
    <w:p w14:paraId="4DF65BF9" w14:textId="77777777" w:rsidR="00E250F6" w:rsidRPr="00FE56D0" w:rsidRDefault="00E250F6" w:rsidP="00E250F6">
      <w:pPr>
        <w:shd w:val="clear" w:color="auto" w:fill="FFFFFF"/>
        <w:spacing w:line="240" w:lineRule="auto"/>
        <w:jc w:val="left"/>
        <w:rPr>
          <w:ins w:id="1281" w:author="Marco Petri" w:date="2020-12-22T22:05:00Z"/>
          <w:rFonts w:ascii="Courier New" w:eastAsia="Times New Roman" w:hAnsi="Courier New" w:cs="Courier New"/>
          <w:color w:val="000000"/>
          <w:sz w:val="16"/>
          <w:szCs w:val="16"/>
          <w:lang w:val="en-GB" w:eastAsia="en-GB"/>
          <w:rPrChange w:id="1282" w:author="Marco Petri" w:date="2020-12-22T22:07:00Z">
            <w:rPr>
              <w:ins w:id="1283" w:author="Marco Petri" w:date="2020-12-22T22:05:00Z"/>
              <w:rFonts w:ascii="Courier New" w:eastAsia="Times New Roman" w:hAnsi="Courier New" w:cs="Courier New"/>
              <w:color w:val="000000"/>
              <w:sz w:val="20"/>
              <w:szCs w:val="20"/>
              <w:lang w:val="en-GB" w:eastAsia="en-GB"/>
            </w:rPr>
          </w:rPrChange>
        </w:rPr>
      </w:pPr>
      <w:ins w:id="1284" w:author="Marco Petri" w:date="2020-12-22T22:05:00Z">
        <w:r w:rsidRPr="00FE56D0">
          <w:rPr>
            <w:rFonts w:ascii="Courier New" w:eastAsia="Times New Roman" w:hAnsi="Courier New" w:cs="Courier New"/>
            <w:b/>
            <w:bCs/>
            <w:color w:val="0000FF"/>
            <w:sz w:val="16"/>
            <w:szCs w:val="16"/>
            <w:lang w:val="en-GB" w:eastAsia="en-GB"/>
            <w:rPrChange w:id="1285"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286" w:author="Marco Petri" w:date="2020-12-22T22:07:00Z">
              <w:rPr>
                <w:rFonts w:ascii="Courier New" w:eastAsia="Times New Roman" w:hAnsi="Courier New" w:cs="Courier New"/>
                <w:color w:val="000000"/>
                <w:sz w:val="20"/>
                <w:szCs w:val="20"/>
                <w:lang w:val="en-GB" w:eastAsia="en-GB"/>
              </w:rPr>
            </w:rPrChange>
          </w:rPr>
          <w:t xml:space="preserve"> TicketMachine {</w:t>
        </w:r>
      </w:ins>
    </w:p>
    <w:p w14:paraId="7F3343B5" w14:textId="77777777" w:rsidR="00E250F6" w:rsidRPr="00FE56D0" w:rsidRDefault="00E250F6" w:rsidP="00E250F6">
      <w:pPr>
        <w:shd w:val="clear" w:color="auto" w:fill="FFFFFF"/>
        <w:spacing w:line="240" w:lineRule="auto"/>
        <w:jc w:val="left"/>
        <w:rPr>
          <w:ins w:id="1287" w:author="Marco Petri" w:date="2020-12-22T22:05:00Z"/>
          <w:rFonts w:ascii="Courier New" w:eastAsia="Times New Roman" w:hAnsi="Courier New" w:cs="Courier New"/>
          <w:color w:val="000000"/>
          <w:sz w:val="16"/>
          <w:szCs w:val="16"/>
          <w:lang w:val="en-GB" w:eastAsia="en-GB"/>
          <w:rPrChange w:id="1288" w:author="Marco Petri" w:date="2020-12-22T22:07:00Z">
            <w:rPr>
              <w:ins w:id="1289" w:author="Marco Petri" w:date="2020-12-22T22:05:00Z"/>
              <w:rFonts w:ascii="Courier New" w:eastAsia="Times New Roman" w:hAnsi="Courier New" w:cs="Courier New"/>
              <w:color w:val="000000"/>
              <w:sz w:val="20"/>
              <w:szCs w:val="20"/>
              <w:lang w:val="en-GB" w:eastAsia="en-GB"/>
            </w:rPr>
          </w:rPrChange>
        </w:rPr>
      </w:pPr>
      <w:ins w:id="1290" w:author="Marco Petri" w:date="2020-12-22T22:05:00Z">
        <w:r w:rsidRPr="00FE56D0">
          <w:rPr>
            <w:rFonts w:ascii="Courier New" w:eastAsia="Times New Roman" w:hAnsi="Courier New" w:cs="Courier New"/>
            <w:color w:val="000000"/>
            <w:sz w:val="16"/>
            <w:szCs w:val="16"/>
            <w:lang w:val="en-GB" w:eastAsia="en-GB"/>
            <w:rPrChange w:id="1291" w:author="Marco Petri" w:date="2020-12-22T22:07:00Z">
              <w:rPr>
                <w:rFonts w:ascii="Courier New" w:eastAsia="Times New Roman" w:hAnsi="Courier New" w:cs="Courier New"/>
                <w:color w:val="000000"/>
                <w:sz w:val="20"/>
                <w:szCs w:val="20"/>
                <w:lang w:val="en-GB" w:eastAsia="en-GB"/>
              </w:rPr>
            </w:rPrChange>
          </w:rPr>
          <w:t xml:space="preserve">    machinePrintedTickets: dynamicSet[QueueTicket]</w:t>
        </w:r>
      </w:ins>
    </w:p>
    <w:p w14:paraId="6CB9784D" w14:textId="77777777" w:rsidR="00E250F6" w:rsidRPr="00FE56D0" w:rsidRDefault="00E250F6" w:rsidP="00E250F6">
      <w:pPr>
        <w:shd w:val="clear" w:color="auto" w:fill="FFFFFF"/>
        <w:spacing w:line="240" w:lineRule="auto"/>
        <w:jc w:val="left"/>
        <w:rPr>
          <w:ins w:id="1292" w:author="Marco Petri" w:date="2020-12-22T22:05:00Z"/>
          <w:rFonts w:ascii="Courier New" w:eastAsia="Times New Roman" w:hAnsi="Courier New" w:cs="Courier New"/>
          <w:color w:val="000000"/>
          <w:sz w:val="16"/>
          <w:szCs w:val="16"/>
          <w:lang w:val="en-GB" w:eastAsia="en-GB"/>
          <w:rPrChange w:id="1293" w:author="Marco Petri" w:date="2020-12-22T22:07:00Z">
            <w:rPr>
              <w:ins w:id="1294" w:author="Marco Petri" w:date="2020-12-22T22:05:00Z"/>
              <w:rFonts w:ascii="Courier New" w:eastAsia="Times New Roman" w:hAnsi="Courier New" w:cs="Courier New"/>
              <w:color w:val="000000"/>
              <w:sz w:val="20"/>
              <w:szCs w:val="20"/>
              <w:lang w:val="en-GB" w:eastAsia="en-GB"/>
            </w:rPr>
          </w:rPrChange>
        </w:rPr>
      </w:pPr>
      <w:ins w:id="1295" w:author="Marco Petri" w:date="2020-12-22T22:05:00Z">
        <w:r w:rsidRPr="00FE56D0">
          <w:rPr>
            <w:rFonts w:ascii="Courier New" w:eastAsia="Times New Roman" w:hAnsi="Courier New" w:cs="Courier New"/>
            <w:color w:val="000000"/>
            <w:sz w:val="16"/>
            <w:szCs w:val="16"/>
            <w:lang w:val="en-GB" w:eastAsia="en-GB"/>
            <w:rPrChange w:id="1296" w:author="Marco Petri" w:date="2020-12-22T22:07:00Z">
              <w:rPr>
                <w:rFonts w:ascii="Courier New" w:eastAsia="Times New Roman" w:hAnsi="Courier New" w:cs="Courier New"/>
                <w:color w:val="000000"/>
                <w:sz w:val="20"/>
                <w:szCs w:val="20"/>
                <w:lang w:val="en-GB" w:eastAsia="en-GB"/>
              </w:rPr>
            </w:rPrChange>
          </w:rPr>
          <w:t>}</w:t>
        </w:r>
      </w:ins>
    </w:p>
    <w:p w14:paraId="2249246D" w14:textId="77777777" w:rsidR="00E250F6" w:rsidRPr="00FE56D0" w:rsidRDefault="00E250F6" w:rsidP="00E250F6">
      <w:pPr>
        <w:shd w:val="clear" w:color="auto" w:fill="FFFFFF"/>
        <w:spacing w:line="240" w:lineRule="auto"/>
        <w:jc w:val="left"/>
        <w:rPr>
          <w:ins w:id="1297" w:author="Marco Petri" w:date="2020-12-22T22:05:00Z"/>
          <w:rFonts w:ascii="Courier New" w:eastAsia="Times New Roman" w:hAnsi="Courier New" w:cs="Courier New"/>
          <w:color w:val="000000"/>
          <w:sz w:val="16"/>
          <w:szCs w:val="16"/>
          <w:lang w:val="en-GB" w:eastAsia="en-GB"/>
          <w:rPrChange w:id="1298" w:author="Marco Petri" w:date="2020-12-22T22:07:00Z">
            <w:rPr>
              <w:ins w:id="1299" w:author="Marco Petri" w:date="2020-12-22T22:05:00Z"/>
              <w:rFonts w:ascii="Courier New" w:eastAsia="Times New Roman" w:hAnsi="Courier New" w:cs="Courier New"/>
              <w:color w:val="000000"/>
              <w:sz w:val="20"/>
              <w:szCs w:val="20"/>
              <w:lang w:val="en-GB" w:eastAsia="en-GB"/>
            </w:rPr>
          </w:rPrChange>
        </w:rPr>
      </w:pPr>
    </w:p>
    <w:p w14:paraId="6B072636" w14:textId="77777777" w:rsidR="00E250F6" w:rsidRPr="00FE56D0" w:rsidRDefault="00E250F6" w:rsidP="00E250F6">
      <w:pPr>
        <w:shd w:val="clear" w:color="auto" w:fill="FFFFFF"/>
        <w:spacing w:line="240" w:lineRule="auto"/>
        <w:jc w:val="left"/>
        <w:rPr>
          <w:ins w:id="1300" w:author="Marco Petri" w:date="2020-12-22T22:05:00Z"/>
          <w:rFonts w:ascii="Courier New" w:eastAsia="Times New Roman" w:hAnsi="Courier New" w:cs="Courier New"/>
          <w:color w:val="000000"/>
          <w:sz w:val="16"/>
          <w:szCs w:val="16"/>
          <w:lang w:val="en-GB" w:eastAsia="en-GB"/>
          <w:rPrChange w:id="1301" w:author="Marco Petri" w:date="2020-12-22T22:07:00Z">
            <w:rPr>
              <w:ins w:id="1302" w:author="Marco Petri" w:date="2020-12-22T22:05:00Z"/>
              <w:rFonts w:ascii="Courier New" w:eastAsia="Times New Roman" w:hAnsi="Courier New" w:cs="Courier New"/>
              <w:color w:val="000000"/>
              <w:sz w:val="20"/>
              <w:szCs w:val="20"/>
              <w:lang w:val="en-GB" w:eastAsia="en-GB"/>
            </w:rPr>
          </w:rPrChange>
        </w:rPr>
      </w:pPr>
      <w:ins w:id="1303" w:author="Marco Petri" w:date="2020-12-22T22:05:00Z">
        <w:r w:rsidRPr="00FE56D0">
          <w:rPr>
            <w:rFonts w:ascii="Courier New" w:eastAsia="Times New Roman" w:hAnsi="Courier New" w:cs="Courier New"/>
            <w:b/>
            <w:bCs/>
            <w:color w:val="0000FF"/>
            <w:sz w:val="16"/>
            <w:szCs w:val="16"/>
            <w:lang w:val="en-GB" w:eastAsia="en-GB"/>
            <w:rPrChange w:id="1304"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305" w:author="Marco Petri" w:date="2020-12-22T22:07:00Z">
              <w:rPr>
                <w:rFonts w:ascii="Courier New" w:eastAsia="Times New Roman" w:hAnsi="Courier New" w:cs="Courier New"/>
                <w:color w:val="000000"/>
                <w:sz w:val="20"/>
                <w:szCs w:val="20"/>
                <w:lang w:val="en-GB" w:eastAsia="en-GB"/>
              </w:rPr>
            </w:rPrChange>
          </w:rPr>
          <w:t xml:space="preserve"> Category {}</w:t>
        </w:r>
      </w:ins>
    </w:p>
    <w:p w14:paraId="0C51E3CD" w14:textId="77777777" w:rsidR="00E250F6" w:rsidRPr="00FE56D0" w:rsidRDefault="00E250F6" w:rsidP="00E250F6">
      <w:pPr>
        <w:shd w:val="clear" w:color="auto" w:fill="FFFFFF"/>
        <w:spacing w:line="240" w:lineRule="auto"/>
        <w:jc w:val="left"/>
        <w:rPr>
          <w:ins w:id="1306" w:author="Marco Petri" w:date="2020-12-22T22:05:00Z"/>
          <w:rFonts w:ascii="Courier New" w:eastAsia="Times New Roman" w:hAnsi="Courier New" w:cs="Courier New"/>
          <w:color w:val="000000"/>
          <w:sz w:val="16"/>
          <w:szCs w:val="16"/>
          <w:lang w:val="en-GB" w:eastAsia="en-GB"/>
          <w:rPrChange w:id="1307" w:author="Marco Petri" w:date="2020-12-22T22:07:00Z">
            <w:rPr>
              <w:ins w:id="1308" w:author="Marco Petri" w:date="2020-12-22T22:05:00Z"/>
              <w:rFonts w:ascii="Courier New" w:eastAsia="Times New Roman" w:hAnsi="Courier New" w:cs="Courier New"/>
              <w:color w:val="000000"/>
              <w:sz w:val="20"/>
              <w:szCs w:val="20"/>
              <w:lang w:val="en-GB" w:eastAsia="en-GB"/>
            </w:rPr>
          </w:rPrChange>
        </w:rPr>
      </w:pPr>
    </w:p>
    <w:p w14:paraId="3C9CDE74" w14:textId="77777777" w:rsidR="00E250F6" w:rsidRPr="00FE56D0" w:rsidRDefault="00E250F6" w:rsidP="00E250F6">
      <w:pPr>
        <w:shd w:val="clear" w:color="auto" w:fill="FFFFFF"/>
        <w:spacing w:line="240" w:lineRule="auto"/>
        <w:jc w:val="left"/>
        <w:rPr>
          <w:ins w:id="1309" w:author="Marco Petri" w:date="2020-12-22T22:05:00Z"/>
          <w:rFonts w:ascii="Courier New" w:eastAsia="Times New Roman" w:hAnsi="Courier New" w:cs="Courier New"/>
          <w:color w:val="000000"/>
          <w:sz w:val="16"/>
          <w:szCs w:val="16"/>
          <w:lang w:val="en-GB" w:eastAsia="en-GB"/>
          <w:rPrChange w:id="1310" w:author="Marco Petri" w:date="2020-12-22T22:07:00Z">
            <w:rPr>
              <w:ins w:id="1311" w:author="Marco Petri" w:date="2020-12-22T22:05:00Z"/>
              <w:rFonts w:ascii="Courier New" w:eastAsia="Times New Roman" w:hAnsi="Courier New" w:cs="Courier New"/>
              <w:color w:val="000000"/>
              <w:sz w:val="20"/>
              <w:szCs w:val="20"/>
              <w:lang w:val="en-GB" w:eastAsia="en-GB"/>
            </w:rPr>
          </w:rPrChange>
        </w:rPr>
      </w:pPr>
      <w:ins w:id="1312" w:author="Marco Petri" w:date="2020-12-22T22:05:00Z">
        <w:r w:rsidRPr="00FE56D0">
          <w:rPr>
            <w:rFonts w:ascii="Courier New" w:eastAsia="Times New Roman" w:hAnsi="Courier New" w:cs="Courier New"/>
            <w:b/>
            <w:bCs/>
            <w:color w:val="0000FF"/>
            <w:sz w:val="16"/>
            <w:szCs w:val="16"/>
            <w:lang w:val="en-GB" w:eastAsia="en-GB"/>
            <w:rPrChange w:id="1313"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314" w:author="Marco Petri" w:date="2020-12-22T22:07:00Z">
              <w:rPr>
                <w:rFonts w:ascii="Courier New" w:eastAsia="Times New Roman" w:hAnsi="Courier New" w:cs="Courier New"/>
                <w:color w:val="000000"/>
                <w:sz w:val="20"/>
                <w:szCs w:val="20"/>
                <w:lang w:val="en-GB" w:eastAsia="en-GB"/>
              </w:rPr>
            </w:rPrChange>
          </w:rPr>
          <w:t xml:space="preserve"> Item {</w:t>
        </w:r>
      </w:ins>
    </w:p>
    <w:p w14:paraId="690EDDB5" w14:textId="77777777" w:rsidR="00E250F6" w:rsidRPr="00FE56D0" w:rsidRDefault="00E250F6" w:rsidP="00E250F6">
      <w:pPr>
        <w:shd w:val="clear" w:color="auto" w:fill="FFFFFF"/>
        <w:spacing w:line="240" w:lineRule="auto"/>
        <w:jc w:val="left"/>
        <w:rPr>
          <w:ins w:id="1315" w:author="Marco Petri" w:date="2020-12-22T22:05:00Z"/>
          <w:rFonts w:ascii="Courier New" w:eastAsia="Times New Roman" w:hAnsi="Courier New" w:cs="Courier New"/>
          <w:color w:val="000000"/>
          <w:sz w:val="16"/>
          <w:szCs w:val="16"/>
          <w:lang w:val="en-GB" w:eastAsia="en-GB"/>
          <w:rPrChange w:id="1316" w:author="Marco Petri" w:date="2020-12-22T22:07:00Z">
            <w:rPr>
              <w:ins w:id="1317" w:author="Marco Petri" w:date="2020-12-22T22:05:00Z"/>
              <w:rFonts w:ascii="Courier New" w:eastAsia="Times New Roman" w:hAnsi="Courier New" w:cs="Courier New"/>
              <w:color w:val="000000"/>
              <w:sz w:val="20"/>
              <w:szCs w:val="20"/>
              <w:lang w:val="en-GB" w:eastAsia="en-GB"/>
            </w:rPr>
          </w:rPrChange>
        </w:rPr>
      </w:pPr>
      <w:ins w:id="1318" w:author="Marco Petri" w:date="2020-12-22T22:05:00Z">
        <w:r w:rsidRPr="00FE56D0">
          <w:rPr>
            <w:rFonts w:ascii="Courier New" w:eastAsia="Times New Roman" w:hAnsi="Courier New" w:cs="Courier New"/>
            <w:color w:val="000000"/>
            <w:sz w:val="16"/>
            <w:szCs w:val="16"/>
            <w:lang w:val="en-GB" w:eastAsia="en-GB"/>
            <w:rPrChange w:id="1319" w:author="Marco Petri" w:date="2020-12-22T22:07:00Z">
              <w:rPr>
                <w:rFonts w:ascii="Courier New" w:eastAsia="Times New Roman" w:hAnsi="Courier New" w:cs="Courier New"/>
                <w:color w:val="000000"/>
                <w:sz w:val="20"/>
                <w:szCs w:val="20"/>
                <w:lang w:val="en-GB" w:eastAsia="en-GB"/>
              </w:rPr>
            </w:rPrChange>
          </w:rPr>
          <w:t xml:space="preserve">    itemCategory: </w:t>
        </w:r>
        <w:r w:rsidRPr="00FE56D0">
          <w:rPr>
            <w:rFonts w:ascii="Courier New" w:eastAsia="Times New Roman" w:hAnsi="Courier New" w:cs="Courier New"/>
            <w:b/>
            <w:bCs/>
            <w:color w:val="0000FF"/>
            <w:sz w:val="16"/>
            <w:szCs w:val="16"/>
            <w:lang w:val="en-GB" w:eastAsia="en-GB"/>
            <w:rPrChange w:id="1320"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321" w:author="Marco Petri" w:date="2020-12-22T22:07:00Z">
              <w:rPr>
                <w:rFonts w:ascii="Courier New" w:eastAsia="Times New Roman" w:hAnsi="Courier New" w:cs="Courier New"/>
                <w:color w:val="000000"/>
                <w:sz w:val="20"/>
                <w:szCs w:val="20"/>
                <w:lang w:val="en-GB" w:eastAsia="en-GB"/>
              </w:rPr>
            </w:rPrChange>
          </w:rPr>
          <w:t xml:space="preserve"> Category</w:t>
        </w:r>
      </w:ins>
    </w:p>
    <w:p w14:paraId="7A5C5339" w14:textId="77777777" w:rsidR="00E250F6" w:rsidRPr="00FE56D0" w:rsidRDefault="00E250F6" w:rsidP="00E250F6">
      <w:pPr>
        <w:shd w:val="clear" w:color="auto" w:fill="FFFFFF"/>
        <w:spacing w:line="240" w:lineRule="auto"/>
        <w:jc w:val="left"/>
        <w:rPr>
          <w:ins w:id="1322" w:author="Marco Petri" w:date="2020-12-22T22:05:00Z"/>
          <w:rFonts w:ascii="Courier New" w:eastAsia="Times New Roman" w:hAnsi="Courier New" w:cs="Courier New"/>
          <w:color w:val="000000"/>
          <w:sz w:val="16"/>
          <w:szCs w:val="16"/>
          <w:lang w:val="en-GB" w:eastAsia="en-GB"/>
          <w:rPrChange w:id="1323" w:author="Marco Petri" w:date="2020-12-22T22:07:00Z">
            <w:rPr>
              <w:ins w:id="1324" w:author="Marco Petri" w:date="2020-12-22T22:05:00Z"/>
              <w:rFonts w:ascii="Courier New" w:eastAsia="Times New Roman" w:hAnsi="Courier New" w:cs="Courier New"/>
              <w:color w:val="000000"/>
              <w:sz w:val="20"/>
              <w:szCs w:val="20"/>
              <w:lang w:val="en-GB" w:eastAsia="en-GB"/>
            </w:rPr>
          </w:rPrChange>
        </w:rPr>
      </w:pPr>
      <w:ins w:id="1325" w:author="Marco Petri" w:date="2020-12-22T22:05:00Z">
        <w:r w:rsidRPr="00FE56D0">
          <w:rPr>
            <w:rFonts w:ascii="Courier New" w:eastAsia="Times New Roman" w:hAnsi="Courier New" w:cs="Courier New"/>
            <w:color w:val="000000"/>
            <w:sz w:val="16"/>
            <w:szCs w:val="16"/>
            <w:lang w:val="en-GB" w:eastAsia="en-GB"/>
            <w:rPrChange w:id="1326" w:author="Marco Petri" w:date="2020-12-22T22:07:00Z">
              <w:rPr>
                <w:rFonts w:ascii="Courier New" w:eastAsia="Times New Roman" w:hAnsi="Courier New" w:cs="Courier New"/>
                <w:color w:val="000000"/>
                <w:sz w:val="20"/>
                <w:szCs w:val="20"/>
                <w:lang w:val="en-GB" w:eastAsia="en-GB"/>
              </w:rPr>
            </w:rPrChange>
          </w:rPr>
          <w:t>}</w:t>
        </w:r>
      </w:ins>
    </w:p>
    <w:p w14:paraId="42F1B62E" w14:textId="77777777" w:rsidR="00E250F6" w:rsidRPr="00FE56D0" w:rsidRDefault="00E250F6" w:rsidP="00E250F6">
      <w:pPr>
        <w:shd w:val="clear" w:color="auto" w:fill="FFFFFF"/>
        <w:spacing w:line="240" w:lineRule="auto"/>
        <w:jc w:val="left"/>
        <w:rPr>
          <w:ins w:id="1327" w:author="Marco Petri" w:date="2020-12-22T22:05:00Z"/>
          <w:rFonts w:ascii="Courier New" w:eastAsia="Times New Roman" w:hAnsi="Courier New" w:cs="Courier New"/>
          <w:color w:val="000000"/>
          <w:sz w:val="16"/>
          <w:szCs w:val="16"/>
          <w:lang w:val="en-GB" w:eastAsia="en-GB"/>
          <w:rPrChange w:id="1328" w:author="Marco Petri" w:date="2020-12-22T22:07:00Z">
            <w:rPr>
              <w:ins w:id="1329" w:author="Marco Petri" w:date="2020-12-22T22:05:00Z"/>
              <w:rFonts w:ascii="Courier New" w:eastAsia="Times New Roman" w:hAnsi="Courier New" w:cs="Courier New"/>
              <w:color w:val="000000"/>
              <w:sz w:val="20"/>
              <w:szCs w:val="20"/>
              <w:lang w:val="en-GB" w:eastAsia="en-GB"/>
            </w:rPr>
          </w:rPrChange>
        </w:rPr>
      </w:pPr>
    </w:p>
    <w:p w14:paraId="4DE6E1F2" w14:textId="77777777" w:rsidR="00E250F6" w:rsidRPr="00FE56D0" w:rsidRDefault="00E250F6" w:rsidP="00E250F6">
      <w:pPr>
        <w:shd w:val="clear" w:color="auto" w:fill="FFFFFF"/>
        <w:spacing w:line="240" w:lineRule="auto"/>
        <w:jc w:val="left"/>
        <w:rPr>
          <w:ins w:id="1330" w:author="Marco Petri" w:date="2020-12-22T22:05:00Z"/>
          <w:rFonts w:ascii="Courier New" w:eastAsia="Times New Roman" w:hAnsi="Courier New" w:cs="Courier New"/>
          <w:color w:val="008000"/>
          <w:sz w:val="16"/>
          <w:szCs w:val="16"/>
          <w:lang w:val="en-GB" w:eastAsia="en-GB"/>
          <w:rPrChange w:id="1331" w:author="Marco Petri" w:date="2020-12-22T22:07:00Z">
            <w:rPr>
              <w:ins w:id="1332" w:author="Marco Petri" w:date="2020-12-22T22:05:00Z"/>
              <w:rFonts w:ascii="Courier New" w:eastAsia="Times New Roman" w:hAnsi="Courier New" w:cs="Courier New"/>
              <w:color w:val="008000"/>
              <w:sz w:val="20"/>
              <w:szCs w:val="20"/>
              <w:lang w:val="en-GB" w:eastAsia="en-GB"/>
            </w:rPr>
          </w:rPrChange>
        </w:rPr>
      </w:pPr>
      <w:ins w:id="1333" w:author="Marco Petri" w:date="2020-12-22T22:05:00Z">
        <w:r w:rsidRPr="00FE56D0">
          <w:rPr>
            <w:rFonts w:ascii="Courier New" w:eastAsia="Times New Roman" w:hAnsi="Courier New" w:cs="Courier New"/>
            <w:color w:val="008000"/>
            <w:sz w:val="16"/>
            <w:szCs w:val="16"/>
            <w:lang w:val="en-GB" w:eastAsia="en-GB"/>
            <w:rPrChange w:id="1334" w:author="Marco Petri" w:date="2020-12-22T22:07:00Z">
              <w:rPr>
                <w:rFonts w:ascii="Courier New" w:eastAsia="Times New Roman" w:hAnsi="Courier New" w:cs="Courier New"/>
                <w:color w:val="008000"/>
                <w:sz w:val="20"/>
                <w:szCs w:val="20"/>
                <w:lang w:val="en-GB" w:eastAsia="en-GB"/>
              </w:rPr>
            </w:rPrChange>
          </w:rPr>
          <w:t>// bookings and queues</w:t>
        </w:r>
      </w:ins>
    </w:p>
    <w:p w14:paraId="2D76D596" w14:textId="77777777" w:rsidR="00E250F6" w:rsidRPr="00FE56D0" w:rsidRDefault="00E250F6" w:rsidP="00E250F6">
      <w:pPr>
        <w:shd w:val="clear" w:color="auto" w:fill="FFFFFF"/>
        <w:spacing w:line="240" w:lineRule="auto"/>
        <w:jc w:val="left"/>
        <w:rPr>
          <w:ins w:id="1335" w:author="Marco Petri" w:date="2020-12-22T22:05:00Z"/>
          <w:rFonts w:ascii="Courier New" w:eastAsia="Times New Roman" w:hAnsi="Courier New" w:cs="Courier New"/>
          <w:color w:val="000000"/>
          <w:sz w:val="16"/>
          <w:szCs w:val="16"/>
          <w:lang w:val="en-GB" w:eastAsia="en-GB"/>
          <w:rPrChange w:id="1336" w:author="Marco Petri" w:date="2020-12-22T22:07:00Z">
            <w:rPr>
              <w:ins w:id="1337" w:author="Marco Petri" w:date="2020-12-22T22:05:00Z"/>
              <w:rFonts w:ascii="Courier New" w:eastAsia="Times New Roman" w:hAnsi="Courier New" w:cs="Courier New"/>
              <w:color w:val="000000"/>
              <w:sz w:val="20"/>
              <w:szCs w:val="20"/>
              <w:lang w:val="en-GB" w:eastAsia="en-GB"/>
            </w:rPr>
          </w:rPrChange>
        </w:rPr>
      </w:pPr>
      <w:ins w:id="1338" w:author="Marco Petri" w:date="2020-12-22T22:05:00Z">
        <w:r w:rsidRPr="00FE56D0">
          <w:rPr>
            <w:rFonts w:ascii="Courier New" w:eastAsia="Times New Roman" w:hAnsi="Courier New" w:cs="Courier New"/>
            <w:b/>
            <w:bCs/>
            <w:color w:val="0000FF"/>
            <w:sz w:val="16"/>
            <w:szCs w:val="16"/>
            <w:lang w:val="en-GB" w:eastAsia="en-GB"/>
            <w:rPrChange w:id="1339"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340" w:author="Marco Petri" w:date="2020-12-22T22:07:00Z">
              <w:rPr>
                <w:rFonts w:ascii="Courier New" w:eastAsia="Times New Roman" w:hAnsi="Courier New" w:cs="Courier New"/>
                <w:color w:val="000000"/>
                <w:sz w:val="20"/>
                <w:szCs w:val="20"/>
                <w:lang w:val="en-GB" w:eastAsia="en-GB"/>
              </w:rPr>
            </w:rPrChange>
          </w:rPr>
          <w:t xml:space="preserve"> Booking {</w:t>
        </w:r>
      </w:ins>
    </w:p>
    <w:p w14:paraId="42EC98B5" w14:textId="77777777" w:rsidR="00E250F6" w:rsidRPr="00FE56D0" w:rsidRDefault="00E250F6" w:rsidP="00E250F6">
      <w:pPr>
        <w:shd w:val="clear" w:color="auto" w:fill="FFFFFF"/>
        <w:spacing w:line="240" w:lineRule="auto"/>
        <w:jc w:val="left"/>
        <w:rPr>
          <w:ins w:id="1341" w:author="Marco Petri" w:date="2020-12-22T22:05:00Z"/>
          <w:rFonts w:ascii="Courier New" w:eastAsia="Times New Roman" w:hAnsi="Courier New" w:cs="Courier New"/>
          <w:color w:val="000000"/>
          <w:sz w:val="16"/>
          <w:szCs w:val="16"/>
          <w:lang w:val="en-GB" w:eastAsia="en-GB"/>
          <w:rPrChange w:id="1342" w:author="Marco Petri" w:date="2020-12-22T22:07:00Z">
            <w:rPr>
              <w:ins w:id="1343" w:author="Marco Petri" w:date="2020-12-22T22:05:00Z"/>
              <w:rFonts w:ascii="Courier New" w:eastAsia="Times New Roman" w:hAnsi="Courier New" w:cs="Courier New"/>
              <w:color w:val="000000"/>
              <w:sz w:val="20"/>
              <w:szCs w:val="20"/>
              <w:lang w:val="en-GB" w:eastAsia="en-GB"/>
            </w:rPr>
          </w:rPrChange>
        </w:rPr>
      </w:pPr>
      <w:ins w:id="1344" w:author="Marco Petri" w:date="2020-12-22T22:05:00Z">
        <w:r w:rsidRPr="00FE56D0">
          <w:rPr>
            <w:rFonts w:ascii="Courier New" w:eastAsia="Times New Roman" w:hAnsi="Courier New" w:cs="Courier New"/>
            <w:color w:val="000000"/>
            <w:sz w:val="16"/>
            <w:szCs w:val="16"/>
            <w:lang w:val="en-GB" w:eastAsia="en-GB"/>
            <w:rPrChange w:id="1345" w:author="Marco Petri" w:date="2020-12-22T22:07:00Z">
              <w:rPr>
                <w:rFonts w:ascii="Courier New" w:eastAsia="Times New Roman" w:hAnsi="Courier New" w:cs="Courier New"/>
                <w:color w:val="000000"/>
                <w:sz w:val="20"/>
                <w:szCs w:val="20"/>
                <w:lang w:val="en-GB" w:eastAsia="en-GB"/>
              </w:rPr>
            </w:rPrChange>
          </w:rPr>
          <w:t xml:space="preserve">    bookingTicket: </w:t>
        </w:r>
        <w:r w:rsidRPr="00FE56D0">
          <w:rPr>
            <w:rFonts w:ascii="Courier New" w:eastAsia="Times New Roman" w:hAnsi="Courier New" w:cs="Courier New"/>
            <w:b/>
            <w:bCs/>
            <w:color w:val="0000FF"/>
            <w:sz w:val="16"/>
            <w:szCs w:val="16"/>
            <w:lang w:val="en-GB" w:eastAsia="en-GB"/>
            <w:rPrChange w:id="1346"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347" w:author="Marco Petri" w:date="2020-12-22T22:07:00Z">
              <w:rPr>
                <w:rFonts w:ascii="Courier New" w:eastAsia="Times New Roman" w:hAnsi="Courier New" w:cs="Courier New"/>
                <w:color w:val="000000"/>
                <w:sz w:val="20"/>
                <w:szCs w:val="20"/>
                <w:lang w:val="en-GB" w:eastAsia="en-GB"/>
              </w:rPr>
            </w:rPrChange>
          </w:rPr>
          <w:t xml:space="preserve"> BookingTicket,</w:t>
        </w:r>
      </w:ins>
    </w:p>
    <w:p w14:paraId="09AB40F5" w14:textId="77777777" w:rsidR="00E250F6" w:rsidRPr="00FE56D0" w:rsidRDefault="00E250F6" w:rsidP="00E250F6">
      <w:pPr>
        <w:shd w:val="clear" w:color="auto" w:fill="FFFFFF"/>
        <w:spacing w:line="240" w:lineRule="auto"/>
        <w:jc w:val="left"/>
        <w:rPr>
          <w:ins w:id="1348" w:author="Marco Petri" w:date="2020-12-22T22:05:00Z"/>
          <w:rFonts w:ascii="Courier New" w:eastAsia="Times New Roman" w:hAnsi="Courier New" w:cs="Courier New"/>
          <w:color w:val="000000"/>
          <w:sz w:val="16"/>
          <w:szCs w:val="16"/>
          <w:lang w:val="en-GB" w:eastAsia="en-GB"/>
          <w:rPrChange w:id="1349" w:author="Marco Petri" w:date="2020-12-22T22:07:00Z">
            <w:rPr>
              <w:ins w:id="1350" w:author="Marco Petri" w:date="2020-12-22T22:05:00Z"/>
              <w:rFonts w:ascii="Courier New" w:eastAsia="Times New Roman" w:hAnsi="Courier New" w:cs="Courier New"/>
              <w:color w:val="000000"/>
              <w:sz w:val="20"/>
              <w:szCs w:val="20"/>
              <w:lang w:val="en-GB" w:eastAsia="en-GB"/>
            </w:rPr>
          </w:rPrChange>
        </w:rPr>
      </w:pPr>
      <w:ins w:id="1351" w:author="Marco Petri" w:date="2020-12-22T22:05:00Z">
        <w:r w:rsidRPr="00FE56D0">
          <w:rPr>
            <w:rFonts w:ascii="Courier New" w:eastAsia="Times New Roman" w:hAnsi="Courier New" w:cs="Courier New"/>
            <w:color w:val="000000"/>
            <w:sz w:val="16"/>
            <w:szCs w:val="16"/>
            <w:lang w:val="en-GB" w:eastAsia="en-GB"/>
            <w:rPrChange w:id="1352" w:author="Marco Petri" w:date="2020-12-22T22:07:00Z">
              <w:rPr>
                <w:rFonts w:ascii="Courier New" w:eastAsia="Times New Roman" w:hAnsi="Courier New" w:cs="Courier New"/>
                <w:color w:val="000000"/>
                <w:sz w:val="20"/>
                <w:szCs w:val="20"/>
                <w:lang w:val="en-GB" w:eastAsia="en-GB"/>
              </w:rPr>
            </w:rPrChange>
          </w:rPr>
          <w:t xml:space="preserve">    bookingDateTime: </w:t>
        </w:r>
        <w:r w:rsidRPr="00FE56D0">
          <w:rPr>
            <w:rFonts w:ascii="Courier New" w:eastAsia="Times New Roman" w:hAnsi="Courier New" w:cs="Courier New"/>
            <w:b/>
            <w:bCs/>
            <w:color w:val="0000FF"/>
            <w:sz w:val="16"/>
            <w:szCs w:val="16"/>
            <w:lang w:val="en-GB" w:eastAsia="en-GB"/>
            <w:rPrChange w:id="1353"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354" w:author="Marco Petri" w:date="2020-12-22T22:07:00Z">
              <w:rPr>
                <w:rFonts w:ascii="Courier New" w:eastAsia="Times New Roman" w:hAnsi="Courier New" w:cs="Courier New"/>
                <w:color w:val="000000"/>
                <w:sz w:val="20"/>
                <w:szCs w:val="20"/>
                <w:lang w:val="en-GB" w:eastAsia="en-GB"/>
              </w:rPr>
            </w:rPrChange>
          </w:rPr>
          <w:t xml:space="preserve"> DateTime,</w:t>
        </w:r>
      </w:ins>
    </w:p>
    <w:p w14:paraId="09E7AB62" w14:textId="77777777" w:rsidR="00E250F6" w:rsidRPr="00FE56D0" w:rsidRDefault="00E250F6" w:rsidP="00E250F6">
      <w:pPr>
        <w:shd w:val="clear" w:color="auto" w:fill="FFFFFF"/>
        <w:spacing w:line="240" w:lineRule="auto"/>
        <w:jc w:val="left"/>
        <w:rPr>
          <w:ins w:id="1355" w:author="Marco Petri" w:date="2020-12-22T22:05:00Z"/>
          <w:rFonts w:ascii="Courier New" w:eastAsia="Times New Roman" w:hAnsi="Courier New" w:cs="Courier New"/>
          <w:color w:val="000000"/>
          <w:sz w:val="16"/>
          <w:szCs w:val="16"/>
          <w:lang w:val="en-GB" w:eastAsia="en-GB"/>
          <w:rPrChange w:id="1356" w:author="Marco Petri" w:date="2020-12-22T22:07:00Z">
            <w:rPr>
              <w:ins w:id="1357" w:author="Marco Petri" w:date="2020-12-22T22:05:00Z"/>
              <w:rFonts w:ascii="Courier New" w:eastAsia="Times New Roman" w:hAnsi="Courier New" w:cs="Courier New"/>
              <w:color w:val="000000"/>
              <w:sz w:val="20"/>
              <w:szCs w:val="20"/>
              <w:lang w:val="en-GB" w:eastAsia="en-GB"/>
            </w:rPr>
          </w:rPrChange>
        </w:rPr>
      </w:pPr>
      <w:ins w:id="1358" w:author="Marco Petri" w:date="2020-12-22T22:05:00Z">
        <w:r w:rsidRPr="00FE56D0">
          <w:rPr>
            <w:rFonts w:ascii="Courier New" w:eastAsia="Times New Roman" w:hAnsi="Courier New" w:cs="Courier New"/>
            <w:color w:val="000000"/>
            <w:sz w:val="16"/>
            <w:szCs w:val="16"/>
            <w:lang w:val="en-GB" w:eastAsia="en-GB"/>
            <w:rPrChange w:id="1359" w:author="Marco Petri" w:date="2020-12-22T22:07:00Z">
              <w:rPr>
                <w:rFonts w:ascii="Courier New" w:eastAsia="Times New Roman" w:hAnsi="Courier New" w:cs="Courier New"/>
                <w:color w:val="000000"/>
                <w:sz w:val="20"/>
                <w:szCs w:val="20"/>
                <w:lang w:val="en-GB" w:eastAsia="en-GB"/>
              </w:rPr>
            </w:rPrChange>
          </w:rPr>
          <w:t xml:space="preserve">    bookingItems: </w:t>
        </w:r>
        <w:r w:rsidRPr="00FE56D0">
          <w:rPr>
            <w:rFonts w:ascii="Courier New" w:eastAsia="Times New Roman" w:hAnsi="Courier New" w:cs="Courier New"/>
            <w:b/>
            <w:bCs/>
            <w:color w:val="0000FF"/>
            <w:sz w:val="16"/>
            <w:szCs w:val="16"/>
            <w:lang w:val="en-GB" w:eastAsia="en-GB"/>
            <w:rPrChange w:id="1360" w:author="Marco Petri" w:date="2020-12-22T22:07:00Z">
              <w:rPr>
                <w:rFonts w:ascii="Courier New" w:eastAsia="Times New Roman" w:hAnsi="Courier New" w:cs="Courier New"/>
                <w:b/>
                <w:bCs/>
                <w:color w:val="0000FF"/>
                <w:sz w:val="20"/>
                <w:szCs w:val="20"/>
                <w:lang w:val="en-GB" w:eastAsia="en-GB"/>
              </w:rPr>
            </w:rPrChange>
          </w:rPr>
          <w:t>set</w:t>
        </w:r>
        <w:r w:rsidRPr="00FE56D0">
          <w:rPr>
            <w:rFonts w:ascii="Courier New" w:eastAsia="Times New Roman" w:hAnsi="Courier New" w:cs="Courier New"/>
            <w:color w:val="000000"/>
            <w:sz w:val="16"/>
            <w:szCs w:val="16"/>
            <w:lang w:val="en-GB" w:eastAsia="en-GB"/>
            <w:rPrChange w:id="1361" w:author="Marco Petri" w:date="2020-12-22T22:07:00Z">
              <w:rPr>
                <w:rFonts w:ascii="Courier New" w:eastAsia="Times New Roman" w:hAnsi="Courier New" w:cs="Courier New"/>
                <w:color w:val="000000"/>
                <w:sz w:val="20"/>
                <w:szCs w:val="20"/>
                <w:lang w:val="en-GB" w:eastAsia="en-GB"/>
              </w:rPr>
            </w:rPrChange>
          </w:rPr>
          <w:t xml:space="preserve"> Item,</w:t>
        </w:r>
      </w:ins>
    </w:p>
    <w:p w14:paraId="17A680CE" w14:textId="77777777" w:rsidR="00E250F6" w:rsidRPr="00FE56D0" w:rsidRDefault="00E250F6" w:rsidP="00E250F6">
      <w:pPr>
        <w:shd w:val="clear" w:color="auto" w:fill="FFFFFF"/>
        <w:spacing w:line="240" w:lineRule="auto"/>
        <w:jc w:val="left"/>
        <w:rPr>
          <w:ins w:id="1362" w:author="Marco Petri" w:date="2020-12-22T22:05:00Z"/>
          <w:rFonts w:ascii="Courier New" w:eastAsia="Times New Roman" w:hAnsi="Courier New" w:cs="Courier New"/>
          <w:color w:val="000000"/>
          <w:sz w:val="16"/>
          <w:szCs w:val="16"/>
          <w:lang w:val="en-GB" w:eastAsia="en-GB"/>
          <w:rPrChange w:id="1363" w:author="Marco Petri" w:date="2020-12-22T22:07:00Z">
            <w:rPr>
              <w:ins w:id="1364" w:author="Marco Petri" w:date="2020-12-22T22:05:00Z"/>
              <w:rFonts w:ascii="Courier New" w:eastAsia="Times New Roman" w:hAnsi="Courier New" w:cs="Courier New"/>
              <w:color w:val="000000"/>
              <w:sz w:val="20"/>
              <w:szCs w:val="20"/>
              <w:lang w:val="en-GB" w:eastAsia="en-GB"/>
            </w:rPr>
          </w:rPrChange>
        </w:rPr>
      </w:pPr>
      <w:ins w:id="1365" w:author="Marco Petri" w:date="2020-12-22T22:05:00Z">
        <w:r w:rsidRPr="00FE56D0">
          <w:rPr>
            <w:rFonts w:ascii="Courier New" w:eastAsia="Times New Roman" w:hAnsi="Courier New" w:cs="Courier New"/>
            <w:color w:val="000000"/>
            <w:sz w:val="16"/>
            <w:szCs w:val="16"/>
            <w:lang w:val="en-GB" w:eastAsia="en-GB"/>
            <w:rPrChange w:id="1366" w:author="Marco Petri" w:date="2020-12-22T22:07:00Z">
              <w:rPr>
                <w:rFonts w:ascii="Courier New" w:eastAsia="Times New Roman" w:hAnsi="Courier New" w:cs="Courier New"/>
                <w:color w:val="000000"/>
                <w:sz w:val="20"/>
                <w:szCs w:val="20"/>
                <w:lang w:val="en-GB" w:eastAsia="en-GB"/>
              </w:rPr>
            </w:rPrChange>
          </w:rPr>
          <w:t xml:space="preserve">    bookingCategories: </w:t>
        </w:r>
        <w:r w:rsidRPr="00FE56D0">
          <w:rPr>
            <w:rFonts w:ascii="Courier New" w:eastAsia="Times New Roman" w:hAnsi="Courier New" w:cs="Courier New"/>
            <w:b/>
            <w:bCs/>
            <w:color w:val="0000FF"/>
            <w:sz w:val="16"/>
            <w:szCs w:val="16"/>
            <w:lang w:val="en-GB" w:eastAsia="en-GB"/>
            <w:rPrChange w:id="1367" w:author="Marco Petri" w:date="2020-12-22T22:07:00Z">
              <w:rPr>
                <w:rFonts w:ascii="Courier New" w:eastAsia="Times New Roman" w:hAnsi="Courier New" w:cs="Courier New"/>
                <w:b/>
                <w:bCs/>
                <w:color w:val="0000FF"/>
                <w:sz w:val="20"/>
                <w:szCs w:val="20"/>
                <w:lang w:val="en-GB" w:eastAsia="en-GB"/>
              </w:rPr>
            </w:rPrChange>
          </w:rPr>
          <w:t>set</w:t>
        </w:r>
        <w:r w:rsidRPr="00FE56D0">
          <w:rPr>
            <w:rFonts w:ascii="Courier New" w:eastAsia="Times New Roman" w:hAnsi="Courier New" w:cs="Courier New"/>
            <w:color w:val="000000"/>
            <w:sz w:val="16"/>
            <w:szCs w:val="16"/>
            <w:lang w:val="en-GB" w:eastAsia="en-GB"/>
            <w:rPrChange w:id="1368" w:author="Marco Petri" w:date="2020-12-22T22:07:00Z">
              <w:rPr>
                <w:rFonts w:ascii="Courier New" w:eastAsia="Times New Roman" w:hAnsi="Courier New" w:cs="Courier New"/>
                <w:color w:val="000000"/>
                <w:sz w:val="20"/>
                <w:szCs w:val="20"/>
                <w:lang w:val="en-GB" w:eastAsia="en-GB"/>
              </w:rPr>
            </w:rPrChange>
          </w:rPr>
          <w:t xml:space="preserve"> Category</w:t>
        </w:r>
      </w:ins>
    </w:p>
    <w:p w14:paraId="69A82D22" w14:textId="77777777" w:rsidR="00E250F6" w:rsidRPr="00FE56D0" w:rsidRDefault="00E250F6" w:rsidP="00E250F6">
      <w:pPr>
        <w:shd w:val="clear" w:color="auto" w:fill="FFFFFF"/>
        <w:spacing w:line="240" w:lineRule="auto"/>
        <w:jc w:val="left"/>
        <w:rPr>
          <w:ins w:id="1369" w:author="Marco Petri" w:date="2020-12-22T22:05:00Z"/>
          <w:rFonts w:ascii="Courier New" w:eastAsia="Times New Roman" w:hAnsi="Courier New" w:cs="Courier New"/>
          <w:color w:val="000000"/>
          <w:sz w:val="16"/>
          <w:szCs w:val="16"/>
          <w:lang w:val="en-GB" w:eastAsia="en-GB"/>
          <w:rPrChange w:id="1370" w:author="Marco Petri" w:date="2020-12-22T22:07:00Z">
            <w:rPr>
              <w:ins w:id="1371" w:author="Marco Petri" w:date="2020-12-22T22:05:00Z"/>
              <w:rFonts w:ascii="Courier New" w:eastAsia="Times New Roman" w:hAnsi="Courier New" w:cs="Courier New"/>
              <w:color w:val="000000"/>
              <w:sz w:val="20"/>
              <w:szCs w:val="20"/>
              <w:lang w:val="en-GB" w:eastAsia="en-GB"/>
            </w:rPr>
          </w:rPrChange>
        </w:rPr>
      </w:pPr>
      <w:ins w:id="1372" w:author="Marco Petri" w:date="2020-12-22T22:05:00Z">
        <w:r w:rsidRPr="00FE56D0">
          <w:rPr>
            <w:rFonts w:ascii="Courier New" w:eastAsia="Times New Roman" w:hAnsi="Courier New" w:cs="Courier New"/>
            <w:color w:val="000000"/>
            <w:sz w:val="16"/>
            <w:szCs w:val="16"/>
            <w:lang w:val="en-GB" w:eastAsia="en-GB"/>
            <w:rPrChange w:id="1373" w:author="Marco Petri" w:date="2020-12-22T22:07:00Z">
              <w:rPr>
                <w:rFonts w:ascii="Courier New" w:eastAsia="Times New Roman" w:hAnsi="Courier New" w:cs="Courier New"/>
                <w:color w:val="000000"/>
                <w:sz w:val="20"/>
                <w:szCs w:val="20"/>
                <w:lang w:val="en-GB" w:eastAsia="en-GB"/>
              </w:rPr>
            </w:rPrChange>
          </w:rPr>
          <w:t>}</w:t>
        </w:r>
      </w:ins>
    </w:p>
    <w:p w14:paraId="73D86A6F" w14:textId="77777777" w:rsidR="00E250F6" w:rsidRPr="00FE56D0" w:rsidRDefault="00E250F6" w:rsidP="00E250F6">
      <w:pPr>
        <w:shd w:val="clear" w:color="auto" w:fill="FFFFFF"/>
        <w:spacing w:line="240" w:lineRule="auto"/>
        <w:jc w:val="left"/>
        <w:rPr>
          <w:ins w:id="1374" w:author="Marco Petri" w:date="2020-12-22T22:05:00Z"/>
          <w:rFonts w:ascii="Courier New" w:eastAsia="Times New Roman" w:hAnsi="Courier New" w:cs="Courier New"/>
          <w:color w:val="000000"/>
          <w:sz w:val="16"/>
          <w:szCs w:val="16"/>
          <w:lang w:val="en-GB" w:eastAsia="en-GB"/>
          <w:rPrChange w:id="1375" w:author="Marco Petri" w:date="2020-12-22T22:07:00Z">
            <w:rPr>
              <w:ins w:id="1376" w:author="Marco Petri" w:date="2020-12-22T22:05:00Z"/>
              <w:rFonts w:ascii="Courier New" w:eastAsia="Times New Roman" w:hAnsi="Courier New" w:cs="Courier New"/>
              <w:color w:val="000000"/>
              <w:sz w:val="20"/>
              <w:szCs w:val="20"/>
              <w:lang w:val="en-GB" w:eastAsia="en-GB"/>
            </w:rPr>
          </w:rPrChange>
        </w:rPr>
      </w:pPr>
    </w:p>
    <w:p w14:paraId="5078128B" w14:textId="77777777" w:rsidR="00E250F6" w:rsidRPr="00FE56D0" w:rsidRDefault="00E250F6" w:rsidP="00E250F6">
      <w:pPr>
        <w:shd w:val="clear" w:color="auto" w:fill="FFFFFF"/>
        <w:spacing w:line="240" w:lineRule="auto"/>
        <w:jc w:val="left"/>
        <w:rPr>
          <w:ins w:id="1377" w:author="Marco Petri" w:date="2020-12-22T22:05:00Z"/>
          <w:rFonts w:ascii="Courier New" w:eastAsia="Times New Roman" w:hAnsi="Courier New" w:cs="Courier New"/>
          <w:color w:val="000000"/>
          <w:sz w:val="16"/>
          <w:szCs w:val="16"/>
          <w:lang w:val="en-GB" w:eastAsia="en-GB"/>
          <w:rPrChange w:id="1378" w:author="Marco Petri" w:date="2020-12-22T22:07:00Z">
            <w:rPr>
              <w:ins w:id="1379" w:author="Marco Petri" w:date="2020-12-22T22:05:00Z"/>
              <w:rFonts w:ascii="Courier New" w:eastAsia="Times New Roman" w:hAnsi="Courier New" w:cs="Courier New"/>
              <w:color w:val="000000"/>
              <w:sz w:val="20"/>
              <w:szCs w:val="20"/>
              <w:lang w:val="en-GB" w:eastAsia="en-GB"/>
            </w:rPr>
          </w:rPrChange>
        </w:rPr>
      </w:pPr>
      <w:ins w:id="1380" w:author="Marco Petri" w:date="2020-12-22T22:05:00Z">
        <w:r w:rsidRPr="00FE56D0">
          <w:rPr>
            <w:rFonts w:ascii="Courier New" w:eastAsia="Times New Roman" w:hAnsi="Courier New" w:cs="Courier New"/>
            <w:b/>
            <w:bCs/>
            <w:color w:val="0000FF"/>
            <w:sz w:val="16"/>
            <w:szCs w:val="16"/>
            <w:lang w:val="en-GB" w:eastAsia="en-GB"/>
            <w:rPrChange w:id="1381" w:author="Marco Petri" w:date="2020-12-22T22:07:00Z">
              <w:rPr>
                <w:rFonts w:ascii="Courier New" w:eastAsia="Times New Roman" w:hAnsi="Courier New" w:cs="Courier New"/>
                <w:b/>
                <w:bCs/>
                <w:color w:val="0000FF"/>
                <w:sz w:val="20"/>
                <w:szCs w:val="20"/>
                <w:lang w:val="en-GB" w:eastAsia="en-GB"/>
              </w:rPr>
            </w:rPrChange>
          </w:rPr>
          <w:t>sig</w:t>
        </w:r>
        <w:r w:rsidRPr="00FE56D0">
          <w:rPr>
            <w:rFonts w:ascii="Courier New" w:eastAsia="Times New Roman" w:hAnsi="Courier New" w:cs="Courier New"/>
            <w:color w:val="000000"/>
            <w:sz w:val="16"/>
            <w:szCs w:val="16"/>
            <w:lang w:val="en-GB" w:eastAsia="en-GB"/>
            <w:rPrChange w:id="1382" w:author="Marco Petri" w:date="2020-12-22T22:07:00Z">
              <w:rPr>
                <w:rFonts w:ascii="Courier New" w:eastAsia="Times New Roman" w:hAnsi="Courier New" w:cs="Courier New"/>
                <w:color w:val="000000"/>
                <w:sz w:val="20"/>
                <w:szCs w:val="20"/>
                <w:lang w:val="en-GB" w:eastAsia="en-GB"/>
              </w:rPr>
            </w:rPrChange>
          </w:rPr>
          <w:t xml:space="preserve"> Queue {</w:t>
        </w:r>
      </w:ins>
    </w:p>
    <w:p w14:paraId="296C3FD4" w14:textId="77777777" w:rsidR="00E250F6" w:rsidRPr="00FE56D0" w:rsidRDefault="00E250F6" w:rsidP="00E250F6">
      <w:pPr>
        <w:shd w:val="clear" w:color="auto" w:fill="FFFFFF"/>
        <w:spacing w:line="240" w:lineRule="auto"/>
        <w:jc w:val="left"/>
        <w:rPr>
          <w:ins w:id="1383" w:author="Marco Petri" w:date="2020-12-22T22:05:00Z"/>
          <w:rFonts w:ascii="Courier New" w:eastAsia="Times New Roman" w:hAnsi="Courier New" w:cs="Courier New"/>
          <w:color w:val="000000"/>
          <w:sz w:val="16"/>
          <w:szCs w:val="16"/>
          <w:lang w:val="en-GB" w:eastAsia="en-GB"/>
          <w:rPrChange w:id="1384" w:author="Marco Petri" w:date="2020-12-22T22:07:00Z">
            <w:rPr>
              <w:ins w:id="1385" w:author="Marco Petri" w:date="2020-12-22T22:05:00Z"/>
              <w:rFonts w:ascii="Courier New" w:eastAsia="Times New Roman" w:hAnsi="Courier New" w:cs="Courier New"/>
              <w:color w:val="000000"/>
              <w:sz w:val="20"/>
              <w:szCs w:val="20"/>
              <w:lang w:val="en-GB" w:eastAsia="en-GB"/>
            </w:rPr>
          </w:rPrChange>
        </w:rPr>
      </w:pPr>
      <w:ins w:id="1386" w:author="Marco Petri" w:date="2020-12-22T22:05:00Z">
        <w:r w:rsidRPr="00FE56D0">
          <w:rPr>
            <w:rFonts w:ascii="Courier New" w:eastAsia="Times New Roman" w:hAnsi="Courier New" w:cs="Courier New"/>
            <w:color w:val="000000"/>
            <w:sz w:val="16"/>
            <w:szCs w:val="16"/>
            <w:lang w:val="en-GB" w:eastAsia="en-GB"/>
            <w:rPrChange w:id="1387" w:author="Marco Petri" w:date="2020-12-22T22:07:00Z">
              <w:rPr>
                <w:rFonts w:ascii="Courier New" w:eastAsia="Times New Roman" w:hAnsi="Courier New" w:cs="Courier New"/>
                <w:color w:val="000000"/>
                <w:sz w:val="20"/>
                <w:szCs w:val="20"/>
                <w:lang w:val="en-GB" w:eastAsia="en-GB"/>
              </w:rPr>
            </w:rPrChange>
          </w:rPr>
          <w:t xml:space="preserve">    queueTickets: dynamicSet[QueueTicket],</w:t>
        </w:r>
      </w:ins>
    </w:p>
    <w:p w14:paraId="38D97FFB" w14:textId="77777777" w:rsidR="00E250F6" w:rsidRPr="00FE56D0" w:rsidRDefault="00E250F6" w:rsidP="00E250F6">
      <w:pPr>
        <w:shd w:val="clear" w:color="auto" w:fill="FFFFFF"/>
        <w:spacing w:line="240" w:lineRule="auto"/>
        <w:jc w:val="left"/>
        <w:rPr>
          <w:ins w:id="1388" w:author="Marco Petri" w:date="2020-12-22T22:05:00Z"/>
          <w:rFonts w:ascii="Courier New" w:eastAsia="Times New Roman" w:hAnsi="Courier New" w:cs="Courier New"/>
          <w:color w:val="000000"/>
          <w:sz w:val="16"/>
          <w:szCs w:val="16"/>
          <w:lang w:val="en-GB" w:eastAsia="en-GB"/>
          <w:rPrChange w:id="1389" w:author="Marco Petri" w:date="2020-12-22T22:07:00Z">
            <w:rPr>
              <w:ins w:id="1390" w:author="Marco Petri" w:date="2020-12-22T22:05:00Z"/>
              <w:rFonts w:ascii="Courier New" w:eastAsia="Times New Roman" w:hAnsi="Courier New" w:cs="Courier New"/>
              <w:color w:val="000000"/>
              <w:sz w:val="20"/>
              <w:szCs w:val="20"/>
              <w:lang w:val="en-GB" w:eastAsia="en-GB"/>
            </w:rPr>
          </w:rPrChange>
        </w:rPr>
      </w:pPr>
      <w:ins w:id="1391" w:author="Marco Petri" w:date="2020-12-22T22:05:00Z">
        <w:r w:rsidRPr="00FE56D0">
          <w:rPr>
            <w:rFonts w:ascii="Courier New" w:eastAsia="Times New Roman" w:hAnsi="Courier New" w:cs="Courier New"/>
            <w:color w:val="000000"/>
            <w:sz w:val="16"/>
            <w:szCs w:val="16"/>
            <w:lang w:val="en-GB" w:eastAsia="en-GB"/>
            <w:rPrChange w:id="1392" w:author="Marco Petri" w:date="2020-12-22T22:07:00Z">
              <w:rPr>
                <w:rFonts w:ascii="Courier New" w:eastAsia="Times New Roman" w:hAnsi="Courier New" w:cs="Courier New"/>
                <w:color w:val="000000"/>
                <w:sz w:val="20"/>
                <w:szCs w:val="20"/>
                <w:lang w:val="en-GB" w:eastAsia="en-GB"/>
              </w:rPr>
            </w:rPrChange>
          </w:rPr>
          <w:t xml:space="preserve">} </w:t>
        </w:r>
      </w:ins>
    </w:p>
    <w:p w14:paraId="0B0FA378" w14:textId="77777777" w:rsidR="00E250F6" w:rsidRPr="00FE56D0" w:rsidRDefault="00E250F6" w:rsidP="00E250F6">
      <w:pPr>
        <w:shd w:val="clear" w:color="auto" w:fill="FFFFFF"/>
        <w:spacing w:line="240" w:lineRule="auto"/>
        <w:jc w:val="left"/>
        <w:rPr>
          <w:ins w:id="1393" w:author="Marco Petri" w:date="2020-12-22T22:05:00Z"/>
          <w:rFonts w:ascii="Courier New" w:eastAsia="Times New Roman" w:hAnsi="Courier New" w:cs="Courier New"/>
          <w:color w:val="000000"/>
          <w:sz w:val="16"/>
          <w:szCs w:val="16"/>
          <w:lang w:val="en-GB" w:eastAsia="en-GB"/>
          <w:rPrChange w:id="1394" w:author="Marco Petri" w:date="2020-12-22T22:07:00Z">
            <w:rPr>
              <w:ins w:id="1395" w:author="Marco Petri" w:date="2020-12-22T22:05:00Z"/>
              <w:rFonts w:ascii="Courier New" w:eastAsia="Times New Roman" w:hAnsi="Courier New" w:cs="Courier New"/>
              <w:color w:val="000000"/>
              <w:sz w:val="20"/>
              <w:szCs w:val="20"/>
              <w:lang w:val="en-GB" w:eastAsia="en-GB"/>
            </w:rPr>
          </w:rPrChange>
        </w:rPr>
      </w:pPr>
    </w:p>
    <w:p w14:paraId="71FED98E" w14:textId="77777777" w:rsidR="00E250F6" w:rsidRPr="00FE56D0" w:rsidRDefault="00E250F6" w:rsidP="00E250F6">
      <w:pPr>
        <w:shd w:val="clear" w:color="auto" w:fill="FFFFFF"/>
        <w:spacing w:line="240" w:lineRule="auto"/>
        <w:jc w:val="left"/>
        <w:rPr>
          <w:ins w:id="1396" w:author="Marco Petri" w:date="2020-12-22T22:05:00Z"/>
          <w:rFonts w:ascii="Courier New" w:eastAsia="Times New Roman" w:hAnsi="Courier New" w:cs="Courier New"/>
          <w:color w:val="008000"/>
          <w:sz w:val="16"/>
          <w:szCs w:val="16"/>
          <w:lang w:val="en-GB" w:eastAsia="en-GB"/>
          <w:rPrChange w:id="1397" w:author="Marco Petri" w:date="2020-12-22T22:07:00Z">
            <w:rPr>
              <w:ins w:id="1398" w:author="Marco Petri" w:date="2020-12-22T22:05:00Z"/>
              <w:rFonts w:ascii="Courier New" w:eastAsia="Times New Roman" w:hAnsi="Courier New" w:cs="Courier New"/>
              <w:color w:val="008000"/>
              <w:sz w:val="20"/>
              <w:szCs w:val="20"/>
              <w:lang w:val="en-GB" w:eastAsia="en-GB"/>
            </w:rPr>
          </w:rPrChange>
        </w:rPr>
      </w:pPr>
      <w:ins w:id="1399" w:author="Marco Petri" w:date="2020-12-22T22:05:00Z">
        <w:r w:rsidRPr="00FE56D0">
          <w:rPr>
            <w:rFonts w:ascii="Courier New" w:eastAsia="Times New Roman" w:hAnsi="Courier New" w:cs="Courier New"/>
            <w:color w:val="008000"/>
            <w:sz w:val="16"/>
            <w:szCs w:val="16"/>
            <w:lang w:val="en-GB" w:eastAsia="en-GB"/>
            <w:rPrChange w:id="1400" w:author="Marco Petri" w:date="2020-12-22T22:07:00Z">
              <w:rPr>
                <w:rFonts w:ascii="Courier New" w:eastAsia="Times New Roman" w:hAnsi="Courier New" w:cs="Courier New"/>
                <w:color w:val="008000"/>
                <w:sz w:val="20"/>
                <w:szCs w:val="20"/>
                <w:lang w:val="en-GB" w:eastAsia="en-GB"/>
              </w:rPr>
            </w:rPrChange>
          </w:rPr>
          <w:t>/************************</w:t>
        </w:r>
      </w:ins>
    </w:p>
    <w:p w14:paraId="58ED07CF" w14:textId="77777777" w:rsidR="00E250F6" w:rsidRPr="00FE56D0" w:rsidRDefault="00E250F6" w:rsidP="00E250F6">
      <w:pPr>
        <w:shd w:val="clear" w:color="auto" w:fill="FFFFFF"/>
        <w:spacing w:line="240" w:lineRule="auto"/>
        <w:jc w:val="left"/>
        <w:rPr>
          <w:ins w:id="1401" w:author="Marco Petri" w:date="2020-12-22T22:05:00Z"/>
          <w:rFonts w:ascii="Courier New" w:eastAsia="Times New Roman" w:hAnsi="Courier New" w:cs="Courier New"/>
          <w:color w:val="008000"/>
          <w:sz w:val="16"/>
          <w:szCs w:val="16"/>
          <w:lang w:val="en-GB" w:eastAsia="en-GB"/>
          <w:rPrChange w:id="1402" w:author="Marco Petri" w:date="2020-12-22T22:07:00Z">
            <w:rPr>
              <w:ins w:id="1403" w:author="Marco Petri" w:date="2020-12-22T22:05:00Z"/>
              <w:rFonts w:ascii="Courier New" w:eastAsia="Times New Roman" w:hAnsi="Courier New" w:cs="Courier New"/>
              <w:color w:val="008000"/>
              <w:sz w:val="20"/>
              <w:szCs w:val="20"/>
              <w:lang w:val="en-GB" w:eastAsia="en-GB"/>
            </w:rPr>
          </w:rPrChange>
        </w:rPr>
      </w:pPr>
      <w:ins w:id="1404" w:author="Marco Petri" w:date="2020-12-22T22:05:00Z">
        <w:r w:rsidRPr="00FE56D0">
          <w:rPr>
            <w:rFonts w:ascii="Courier New" w:eastAsia="Times New Roman" w:hAnsi="Courier New" w:cs="Courier New"/>
            <w:color w:val="008000"/>
            <w:sz w:val="16"/>
            <w:szCs w:val="16"/>
            <w:lang w:val="en-GB" w:eastAsia="en-GB"/>
            <w:rPrChange w:id="1405" w:author="Marco Petri" w:date="2020-12-22T22:07:00Z">
              <w:rPr>
                <w:rFonts w:ascii="Courier New" w:eastAsia="Times New Roman" w:hAnsi="Courier New" w:cs="Courier New"/>
                <w:color w:val="008000"/>
                <w:sz w:val="20"/>
                <w:szCs w:val="20"/>
                <w:lang w:val="en-GB" w:eastAsia="en-GB"/>
              </w:rPr>
            </w:rPrChange>
          </w:rPr>
          <w:t xml:space="preserve"> *                      *</w:t>
        </w:r>
      </w:ins>
    </w:p>
    <w:p w14:paraId="18516758" w14:textId="77777777" w:rsidR="00E250F6" w:rsidRPr="00FE56D0" w:rsidRDefault="00E250F6" w:rsidP="00E250F6">
      <w:pPr>
        <w:shd w:val="clear" w:color="auto" w:fill="FFFFFF"/>
        <w:spacing w:line="240" w:lineRule="auto"/>
        <w:jc w:val="left"/>
        <w:rPr>
          <w:ins w:id="1406" w:author="Marco Petri" w:date="2020-12-22T22:05:00Z"/>
          <w:rFonts w:ascii="Courier New" w:eastAsia="Times New Roman" w:hAnsi="Courier New" w:cs="Courier New"/>
          <w:color w:val="008000"/>
          <w:sz w:val="16"/>
          <w:szCs w:val="16"/>
          <w:lang w:val="en-GB" w:eastAsia="en-GB"/>
          <w:rPrChange w:id="1407" w:author="Marco Petri" w:date="2020-12-22T22:07:00Z">
            <w:rPr>
              <w:ins w:id="1408" w:author="Marco Petri" w:date="2020-12-22T22:05:00Z"/>
              <w:rFonts w:ascii="Courier New" w:eastAsia="Times New Roman" w:hAnsi="Courier New" w:cs="Courier New"/>
              <w:color w:val="008000"/>
              <w:sz w:val="20"/>
              <w:szCs w:val="20"/>
              <w:lang w:val="en-GB" w:eastAsia="en-GB"/>
            </w:rPr>
          </w:rPrChange>
        </w:rPr>
      </w:pPr>
      <w:ins w:id="1409" w:author="Marco Petri" w:date="2020-12-22T22:05:00Z">
        <w:r w:rsidRPr="00FE56D0">
          <w:rPr>
            <w:rFonts w:ascii="Courier New" w:eastAsia="Times New Roman" w:hAnsi="Courier New" w:cs="Courier New"/>
            <w:color w:val="008000"/>
            <w:sz w:val="16"/>
            <w:szCs w:val="16"/>
            <w:lang w:val="en-GB" w:eastAsia="en-GB"/>
            <w:rPrChange w:id="1410" w:author="Marco Petri" w:date="2020-12-22T22:07:00Z">
              <w:rPr>
                <w:rFonts w:ascii="Courier New" w:eastAsia="Times New Roman" w:hAnsi="Courier New" w:cs="Courier New"/>
                <w:color w:val="008000"/>
                <w:sz w:val="20"/>
                <w:szCs w:val="20"/>
                <w:lang w:val="en-GB" w:eastAsia="en-GB"/>
              </w:rPr>
            </w:rPrChange>
          </w:rPr>
          <w:t xml:space="preserve"> *                      *</w:t>
        </w:r>
      </w:ins>
    </w:p>
    <w:p w14:paraId="05F657F7" w14:textId="77777777" w:rsidR="00E250F6" w:rsidRPr="00FE56D0" w:rsidRDefault="00E250F6" w:rsidP="00E250F6">
      <w:pPr>
        <w:shd w:val="clear" w:color="auto" w:fill="FFFFFF"/>
        <w:spacing w:line="240" w:lineRule="auto"/>
        <w:jc w:val="left"/>
        <w:rPr>
          <w:ins w:id="1411" w:author="Marco Petri" w:date="2020-12-22T22:05:00Z"/>
          <w:rFonts w:ascii="Courier New" w:eastAsia="Times New Roman" w:hAnsi="Courier New" w:cs="Courier New"/>
          <w:color w:val="008000"/>
          <w:sz w:val="16"/>
          <w:szCs w:val="16"/>
          <w:lang w:val="en-GB" w:eastAsia="en-GB"/>
          <w:rPrChange w:id="1412" w:author="Marco Petri" w:date="2020-12-22T22:07:00Z">
            <w:rPr>
              <w:ins w:id="1413" w:author="Marco Petri" w:date="2020-12-22T22:05:00Z"/>
              <w:rFonts w:ascii="Courier New" w:eastAsia="Times New Roman" w:hAnsi="Courier New" w:cs="Courier New"/>
              <w:color w:val="008000"/>
              <w:sz w:val="20"/>
              <w:szCs w:val="20"/>
              <w:lang w:val="en-GB" w:eastAsia="en-GB"/>
            </w:rPr>
          </w:rPrChange>
        </w:rPr>
      </w:pPr>
      <w:ins w:id="1414" w:author="Marco Petri" w:date="2020-12-22T22:05:00Z">
        <w:r w:rsidRPr="00FE56D0">
          <w:rPr>
            <w:rFonts w:ascii="Courier New" w:eastAsia="Times New Roman" w:hAnsi="Courier New" w:cs="Courier New"/>
            <w:color w:val="008000"/>
            <w:sz w:val="16"/>
            <w:szCs w:val="16"/>
            <w:lang w:val="en-GB" w:eastAsia="en-GB"/>
            <w:rPrChange w:id="1415" w:author="Marco Petri" w:date="2020-12-22T22:07:00Z">
              <w:rPr>
                <w:rFonts w:ascii="Courier New" w:eastAsia="Times New Roman" w:hAnsi="Courier New" w:cs="Courier New"/>
                <w:color w:val="008000"/>
                <w:sz w:val="20"/>
                <w:szCs w:val="20"/>
                <w:lang w:val="en-GB" w:eastAsia="en-GB"/>
              </w:rPr>
            </w:rPrChange>
          </w:rPr>
          <w:t xml:space="preserve"> *        FACTS         *</w:t>
        </w:r>
      </w:ins>
    </w:p>
    <w:p w14:paraId="56994CA9" w14:textId="77777777" w:rsidR="00E250F6" w:rsidRPr="00FE56D0" w:rsidRDefault="00E250F6" w:rsidP="00E250F6">
      <w:pPr>
        <w:shd w:val="clear" w:color="auto" w:fill="FFFFFF"/>
        <w:spacing w:line="240" w:lineRule="auto"/>
        <w:jc w:val="left"/>
        <w:rPr>
          <w:ins w:id="1416" w:author="Marco Petri" w:date="2020-12-22T22:05:00Z"/>
          <w:rFonts w:ascii="Courier New" w:eastAsia="Times New Roman" w:hAnsi="Courier New" w:cs="Courier New"/>
          <w:color w:val="008000"/>
          <w:sz w:val="16"/>
          <w:szCs w:val="16"/>
          <w:lang w:val="en-GB" w:eastAsia="en-GB"/>
          <w:rPrChange w:id="1417" w:author="Marco Petri" w:date="2020-12-22T22:07:00Z">
            <w:rPr>
              <w:ins w:id="1418" w:author="Marco Petri" w:date="2020-12-22T22:05:00Z"/>
              <w:rFonts w:ascii="Courier New" w:eastAsia="Times New Roman" w:hAnsi="Courier New" w:cs="Courier New"/>
              <w:color w:val="008000"/>
              <w:sz w:val="20"/>
              <w:szCs w:val="20"/>
              <w:lang w:val="en-GB" w:eastAsia="en-GB"/>
            </w:rPr>
          </w:rPrChange>
        </w:rPr>
      </w:pPr>
      <w:ins w:id="1419" w:author="Marco Petri" w:date="2020-12-22T22:05:00Z">
        <w:r w:rsidRPr="00FE56D0">
          <w:rPr>
            <w:rFonts w:ascii="Courier New" w:eastAsia="Times New Roman" w:hAnsi="Courier New" w:cs="Courier New"/>
            <w:color w:val="008000"/>
            <w:sz w:val="16"/>
            <w:szCs w:val="16"/>
            <w:lang w:val="en-GB" w:eastAsia="en-GB"/>
            <w:rPrChange w:id="1420" w:author="Marco Petri" w:date="2020-12-22T22:07:00Z">
              <w:rPr>
                <w:rFonts w:ascii="Courier New" w:eastAsia="Times New Roman" w:hAnsi="Courier New" w:cs="Courier New"/>
                <w:color w:val="008000"/>
                <w:sz w:val="20"/>
                <w:szCs w:val="20"/>
                <w:lang w:val="en-GB" w:eastAsia="en-GB"/>
              </w:rPr>
            </w:rPrChange>
          </w:rPr>
          <w:t xml:space="preserve"> *                      *</w:t>
        </w:r>
      </w:ins>
    </w:p>
    <w:p w14:paraId="521ED67F" w14:textId="77777777" w:rsidR="00E250F6" w:rsidRPr="00FE56D0" w:rsidRDefault="00E250F6" w:rsidP="00E250F6">
      <w:pPr>
        <w:shd w:val="clear" w:color="auto" w:fill="FFFFFF"/>
        <w:spacing w:line="240" w:lineRule="auto"/>
        <w:jc w:val="left"/>
        <w:rPr>
          <w:ins w:id="1421" w:author="Marco Petri" w:date="2020-12-22T22:05:00Z"/>
          <w:rFonts w:ascii="Courier New" w:eastAsia="Times New Roman" w:hAnsi="Courier New" w:cs="Courier New"/>
          <w:color w:val="008000"/>
          <w:sz w:val="16"/>
          <w:szCs w:val="16"/>
          <w:lang w:val="en-GB" w:eastAsia="en-GB"/>
          <w:rPrChange w:id="1422" w:author="Marco Petri" w:date="2020-12-22T22:07:00Z">
            <w:rPr>
              <w:ins w:id="1423" w:author="Marco Petri" w:date="2020-12-22T22:05:00Z"/>
              <w:rFonts w:ascii="Courier New" w:eastAsia="Times New Roman" w:hAnsi="Courier New" w:cs="Courier New"/>
              <w:color w:val="008000"/>
              <w:sz w:val="20"/>
              <w:szCs w:val="20"/>
              <w:lang w:val="en-GB" w:eastAsia="en-GB"/>
            </w:rPr>
          </w:rPrChange>
        </w:rPr>
      </w:pPr>
      <w:ins w:id="1424" w:author="Marco Petri" w:date="2020-12-22T22:05:00Z">
        <w:r w:rsidRPr="00FE56D0">
          <w:rPr>
            <w:rFonts w:ascii="Courier New" w:eastAsia="Times New Roman" w:hAnsi="Courier New" w:cs="Courier New"/>
            <w:color w:val="008000"/>
            <w:sz w:val="16"/>
            <w:szCs w:val="16"/>
            <w:lang w:val="en-GB" w:eastAsia="en-GB"/>
            <w:rPrChange w:id="1425" w:author="Marco Petri" w:date="2020-12-22T22:07:00Z">
              <w:rPr>
                <w:rFonts w:ascii="Courier New" w:eastAsia="Times New Roman" w:hAnsi="Courier New" w:cs="Courier New"/>
                <w:color w:val="008000"/>
                <w:sz w:val="20"/>
                <w:szCs w:val="20"/>
                <w:lang w:val="en-GB" w:eastAsia="en-GB"/>
              </w:rPr>
            </w:rPrChange>
          </w:rPr>
          <w:t xml:space="preserve"> *                      *</w:t>
        </w:r>
      </w:ins>
    </w:p>
    <w:p w14:paraId="04179D95" w14:textId="77777777" w:rsidR="00E250F6" w:rsidRPr="00FE56D0" w:rsidRDefault="00E250F6" w:rsidP="00E250F6">
      <w:pPr>
        <w:shd w:val="clear" w:color="auto" w:fill="FFFFFF"/>
        <w:spacing w:line="240" w:lineRule="auto"/>
        <w:jc w:val="left"/>
        <w:rPr>
          <w:ins w:id="1426" w:author="Marco Petri" w:date="2020-12-22T22:05:00Z"/>
          <w:rFonts w:ascii="Courier New" w:eastAsia="Times New Roman" w:hAnsi="Courier New" w:cs="Courier New"/>
          <w:color w:val="000000"/>
          <w:sz w:val="16"/>
          <w:szCs w:val="16"/>
          <w:lang w:val="en-GB" w:eastAsia="en-GB"/>
          <w:rPrChange w:id="1427" w:author="Marco Petri" w:date="2020-12-22T22:07:00Z">
            <w:rPr>
              <w:ins w:id="1428" w:author="Marco Petri" w:date="2020-12-22T22:05:00Z"/>
              <w:rFonts w:ascii="Courier New" w:eastAsia="Times New Roman" w:hAnsi="Courier New" w:cs="Courier New"/>
              <w:color w:val="000000"/>
              <w:sz w:val="20"/>
              <w:szCs w:val="20"/>
              <w:lang w:val="en-GB" w:eastAsia="en-GB"/>
            </w:rPr>
          </w:rPrChange>
        </w:rPr>
      </w:pPr>
      <w:ins w:id="1429" w:author="Marco Petri" w:date="2020-12-22T22:05:00Z">
        <w:r w:rsidRPr="00FE56D0">
          <w:rPr>
            <w:rFonts w:ascii="Courier New" w:eastAsia="Times New Roman" w:hAnsi="Courier New" w:cs="Courier New"/>
            <w:color w:val="008000"/>
            <w:sz w:val="16"/>
            <w:szCs w:val="16"/>
            <w:lang w:val="en-GB" w:eastAsia="en-GB"/>
            <w:rPrChange w:id="1430" w:author="Marco Petri" w:date="2020-12-22T22:07:00Z">
              <w:rPr>
                <w:rFonts w:ascii="Courier New" w:eastAsia="Times New Roman" w:hAnsi="Courier New" w:cs="Courier New"/>
                <w:color w:val="008000"/>
                <w:sz w:val="20"/>
                <w:szCs w:val="20"/>
                <w:lang w:val="en-GB" w:eastAsia="en-GB"/>
              </w:rPr>
            </w:rPrChange>
          </w:rPr>
          <w:t xml:space="preserve"> ************************/</w:t>
        </w:r>
      </w:ins>
    </w:p>
    <w:p w14:paraId="19050FA2" w14:textId="77777777" w:rsidR="00E250F6" w:rsidRPr="00FE56D0" w:rsidRDefault="00E250F6" w:rsidP="00E250F6">
      <w:pPr>
        <w:shd w:val="clear" w:color="auto" w:fill="FFFFFF"/>
        <w:spacing w:line="240" w:lineRule="auto"/>
        <w:jc w:val="left"/>
        <w:rPr>
          <w:ins w:id="1431" w:author="Marco Petri" w:date="2020-12-22T22:05:00Z"/>
          <w:rFonts w:ascii="Courier New" w:eastAsia="Times New Roman" w:hAnsi="Courier New" w:cs="Courier New"/>
          <w:color w:val="000000"/>
          <w:sz w:val="16"/>
          <w:szCs w:val="16"/>
          <w:lang w:val="en-GB" w:eastAsia="en-GB"/>
          <w:rPrChange w:id="1432" w:author="Marco Petri" w:date="2020-12-22T22:07:00Z">
            <w:rPr>
              <w:ins w:id="1433" w:author="Marco Petri" w:date="2020-12-22T22:05:00Z"/>
              <w:rFonts w:ascii="Courier New" w:eastAsia="Times New Roman" w:hAnsi="Courier New" w:cs="Courier New"/>
              <w:color w:val="000000"/>
              <w:sz w:val="20"/>
              <w:szCs w:val="20"/>
              <w:lang w:val="en-GB" w:eastAsia="en-GB"/>
            </w:rPr>
          </w:rPrChange>
        </w:rPr>
      </w:pPr>
    </w:p>
    <w:p w14:paraId="72357DA9" w14:textId="77777777" w:rsidR="00E250F6" w:rsidRPr="00FE56D0" w:rsidRDefault="00E250F6" w:rsidP="00E250F6">
      <w:pPr>
        <w:shd w:val="clear" w:color="auto" w:fill="FFFFFF"/>
        <w:spacing w:line="240" w:lineRule="auto"/>
        <w:jc w:val="left"/>
        <w:rPr>
          <w:ins w:id="1434" w:author="Marco Petri" w:date="2020-12-22T22:05:00Z"/>
          <w:rFonts w:ascii="Courier New" w:eastAsia="Times New Roman" w:hAnsi="Courier New" w:cs="Courier New"/>
          <w:color w:val="008000"/>
          <w:sz w:val="16"/>
          <w:szCs w:val="16"/>
          <w:lang w:val="en-GB" w:eastAsia="en-GB"/>
          <w:rPrChange w:id="1435" w:author="Marco Petri" w:date="2020-12-22T22:07:00Z">
            <w:rPr>
              <w:ins w:id="1436" w:author="Marco Petri" w:date="2020-12-22T22:05:00Z"/>
              <w:rFonts w:ascii="Courier New" w:eastAsia="Times New Roman" w:hAnsi="Courier New" w:cs="Courier New"/>
              <w:color w:val="008000"/>
              <w:sz w:val="20"/>
              <w:szCs w:val="20"/>
              <w:lang w:val="en-GB" w:eastAsia="en-GB"/>
            </w:rPr>
          </w:rPrChange>
        </w:rPr>
      </w:pPr>
      <w:ins w:id="1437" w:author="Marco Petri" w:date="2020-12-22T22:05:00Z">
        <w:r w:rsidRPr="00FE56D0">
          <w:rPr>
            <w:rFonts w:ascii="Courier New" w:eastAsia="Times New Roman" w:hAnsi="Courier New" w:cs="Courier New"/>
            <w:color w:val="008000"/>
            <w:sz w:val="16"/>
            <w:szCs w:val="16"/>
            <w:lang w:val="en-GB" w:eastAsia="en-GB"/>
            <w:rPrChange w:id="1438" w:author="Marco Petri" w:date="2020-12-22T22:07:00Z">
              <w:rPr>
                <w:rFonts w:ascii="Courier New" w:eastAsia="Times New Roman" w:hAnsi="Courier New" w:cs="Courier New"/>
                <w:color w:val="008000"/>
                <w:sz w:val="20"/>
                <w:szCs w:val="20"/>
                <w:lang w:val="en-GB" w:eastAsia="en-GB"/>
              </w:rPr>
            </w:rPrChange>
          </w:rPr>
          <w:t>/*-------------------------------------------------------------------------</w:t>
        </w:r>
      </w:ins>
    </w:p>
    <w:p w14:paraId="0922A500" w14:textId="77777777" w:rsidR="00E250F6" w:rsidRPr="00FE56D0" w:rsidRDefault="00E250F6" w:rsidP="00E250F6">
      <w:pPr>
        <w:shd w:val="clear" w:color="auto" w:fill="FFFFFF"/>
        <w:spacing w:line="240" w:lineRule="auto"/>
        <w:jc w:val="left"/>
        <w:rPr>
          <w:ins w:id="1439" w:author="Marco Petri" w:date="2020-12-22T22:05:00Z"/>
          <w:rFonts w:ascii="Courier New" w:eastAsia="Times New Roman" w:hAnsi="Courier New" w:cs="Courier New"/>
          <w:color w:val="008000"/>
          <w:sz w:val="16"/>
          <w:szCs w:val="16"/>
          <w:lang w:val="en-GB" w:eastAsia="en-GB"/>
          <w:rPrChange w:id="1440" w:author="Marco Petri" w:date="2020-12-22T22:07:00Z">
            <w:rPr>
              <w:ins w:id="1441" w:author="Marco Petri" w:date="2020-12-22T22:05:00Z"/>
              <w:rFonts w:ascii="Courier New" w:eastAsia="Times New Roman" w:hAnsi="Courier New" w:cs="Courier New"/>
              <w:color w:val="008000"/>
              <w:sz w:val="20"/>
              <w:szCs w:val="20"/>
              <w:lang w:val="en-GB" w:eastAsia="en-GB"/>
            </w:rPr>
          </w:rPrChange>
        </w:rPr>
      </w:pPr>
      <w:ins w:id="1442" w:author="Marco Petri" w:date="2020-12-22T22:05:00Z">
        <w:r w:rsidRPr="00FE56D0">
          <w:rPr>
            <w:rFonts w:ascii="Courier New" w:eastAsia="Times New Roman" w:hAnsi="Courier New" w:cs="Courier New"/>
            <w:color w:val="008000"/>
            <w:sz w:val="16"/>
            <w:szCs w:val="16"/>
            <w:lang w:val="en-GB" w:eastAsia="en-GB"/>
            <w:rPrChange w:id="1443" w:author="Marco Petri" w:date="2020-12-22T22:07:00Z">
              <w:rPr>
                <w:rFonts w:ascii="Courier New" w:eastAsia="Times New Roman" w:hAnsi="Courier New" w:cs="Courier New"/>
                <w:color w:val="008000"/>
                <w:sz w:val="20"/>
                <w:szCs w:val="20"/>
                <w:lang w:val="en-GB" w:eastAsia="en-GB"/>
              </w:rPr>
            </w:rPrChange>
          </w:rPr>
          <w:t xml:space="preserve">    Ubiquity Facts: in this section we include facts stating that some</w:t>
        </w:r>
      </w:ins>
    </w:p>
    <w:p w14:paraId="112093FF" w14:textId="77777777" w:rsidR="00E250F6" w:rsidRPr="00FE56D0" w:rsidRDefault="00E250F6" w:rsidP="00E250F6">
      <w:pPr>
        <w:shd w:val="clear" w:color="auto" w:fill="FFFFFF"/>
        <w:spacing w:line="240" w:lineRule="auto"/>
        <w:jc w:val="left"/>
        <w:rPr>
          <w:ins w:id="1444" w:author="Marco Petri" w:date="2020-12-22T22:05:00Z"/>
          <w:rFonts w:ascii="Courier New" w:eastAsia="Times New Roman" w:hAnsi="Courier New" w:cs="Courier New"/>
          <w:color w:val="008000"/>
          <w:sz w:val="16"/>
          <w:szCs w:val="16"/>
          <w:lang w:val="en-GB" w:eastAsia="en-GB"/>
          <w:rPrChange w:id="1445" w:author="Marco Petri" w:date="2020-12-22T22:07:00Z">
            <w:rPr>
              <w:ins w:id="1446" w:author="Marco Petri" w:date="2020-12-22T22:05:00Z"/>
              <w:rFonts w:ascii="Courier New" w:eastAsia="Times New Roman" w:hAnsi="Courier New" w:cs="Courier New"/>
              <w:color w:val="008000"/>
              <w:sz w:val="20"/>
              <w:szCs w:val="20"/>
              <w:lang w:val="en-GB" w:eastAsia="en-GB"/>
            </w:rPr>
          </w:rPrChange>
        </w:rPr>
      </w:pPr>
      <w:ins w:id="1447" w:author="Marco Petri" w:date="2020-12-22T22:05:00Z">
        <w:r w:rsidRPr="00FE56D0">
          <w:rPr>
            <w:rFonts w:ascii="Courier New" w:eastAsia="Times New Roman" w:hAnsi="Courier New" w:cs="Courier New"/>
            <w:color w:val="008000"/>
            <w:sz w:val="16"/>
            <w:szCs w:val="16"/>
            <w:lang w:val="en-GB" w:eastAsia="en-GB"/>
            <w:rPrChange w:id="1448" w:author="Marco Petri" w:date="2020-12-22T22:07:00Z">
              <w:rPr>
                <w:rFonts w:ascii="Courier New" w:eastAsia="Times New Roman" w:hAnsi="Courier New" w:cs="Courier New"/>
                <w:color w:val="008000"/>
                <w:sz w:val="20"/>
                <w:szCs w:val="20"/>
                <w:lang w:val="en-GB" w:eastAsia="en-GB"/>
              </w:rPr>
            </w:rPrChange>
          </w:rPr>
          <w:t xml:space="preserve">    entities cannot be shared by other entities.</w:t>
        </w:r>
      </w:ins>
    </w:p>
    <w:p w14:paraId="29DA4A72" w14:textId="77777777" w:rsidR="00E250F6" w:rsidRPr="00FE56D0" w:rsidRDefault="00E250F6" w:rsidP="00E250F6">
      <w:pPr>
        <w:shd w:val="clear" w:color="auto" w:fill="FFFFFF"/>
        <w:spacing w:line="240" w:lineRule="auto"/>
        <w:jc w:val="left"/>
        <w:rPr>
          <w:ins w:id="1449" w:author="Marco Petri" w:date="2020-12-22T22:05:00Z"/>
          <w:rFonts w:ascii="Courier New" w:eastAsia="Times New Roman" w:hAnsi="Courier New" w:cs="Courier New"/>
          <w:color w:val="008000"/>
          <w:sz w:val="16"/>
          <w:szCs w:val="16"/>
          <w:lang w:val="en-GB" w:eastAsia="en-GB"/>
          <w:rPrChange w:id="1450" w:author="Marco Petri" w:date="2020-12-22T22:07:00Z">
            <w:rPr>
              <w:ins w:id="1451" w:author="Marco Petri" w:date="2020-12-22T22:05:00Z"/>
              <w:rFonts w:ascii="Courier New" w:eastAsia="Times New Roman" w:hAnsi="Courier New" w:cs="Courier New"/>
              <w:color w:val="008000"/>
              <w:sz w:val="20"/>
              <w:szCs w:val="20"/>
              <w:lang w:val="en-GB" w:eastAsia="en-GB"/>
            </w:rPr>
          </w:rPrChange>
        </w:rPr>
      </w:pPr>
      <w:ins w:id="1452" w:author="Marco Petri" w:date="2020-12-22T22:05:00Z">
        <w:r w:rsidRPr="00FE56D0">
          <w:rPr>
            <w:rFonts w:ascii="Courier New" w:eastAsia="Times New Roman" w:hAnsi="Courier New" w:cs="Courier New"/>
            <w:color w:val="008000"/>
            <w:sz w:val="16"/>
            <w:szCs w:val="16"/>
            <w:lang w:val="en-GB" w:eastAsia="en-GB"/>
            <w:rPrChange w:id="1453" w:author="Marco Petri" w:date="2020-12-22T22:07:00Z">
              <w:rPr>
                <w:rFonts w:ascii="Courier New" w:eastAsia="Times New Roman" w:hAnsi="Courier New" w:cs="Courier New"/>
                <w:color w:val="008000"/>
                <w:sz w:val="20"/>
                <w:szCs w:val="20"/>
                <w:lang w:val="en-GB" w:eastAsia="en-GB"/>
              </w:rPr>
            </w:rPrChange>
          </w:rPr>
          <w:t xml:space="preserve">    For instance: customers cannot be simoultaneously inside two stores</w:t>
        </w:r>
      </w:ins>
    </w:p>
    <w:p w14:paraId="3666C2B8" w14:textId="77777777" w:rsidR="00E250F6" w:rsidRPr="00FE56D0" w:rsidRDefault="00E250F6" w:rsidP="00E250F6">
      <w:pPr>
        <w:shd w:val="clear" w:color="auto" w:fill="FFFFFF"/>
        <w:spacing w:line="240" w:lineRule="auto"/>
        <w:jc w:val="left"/>
        <w:rPr>
          <w:ins w:id="1454" w:author="Marco Petri" w:date="2020-12-22T22:05:00Z"/>
          <w:rFonts w:ascii="Courier New" w:eastAsia="Times New Roman" w:hAnsi="Courier New" w:cs="Courier New"/>
          <w:color w:val="000000"/>
          <w:sz w:val="16"/>
          <w:szCs w:val="16"/>
          <w:lang w:val="en-GB" w:eastAsia="en-GB"/>
          <w:rPrChange w:id="1455" w:author="Marco Petri" w:date="2020-12-22T22:07:00Z">
            <w:rPr>
              <w:ins w:id="1456" w:author="Marco Petri" w:date="2020-12-22T22:05:00Z"/>
              <w:rFonts w:ascii="Courier New" w:eastAsia="Times New Roman" w:hAnsi="Courier New" w:cs="Courier New"/>
              <w:color w:val="000000"/>
              <w:sz w:val="20"/>
              <w:szCs w:val="20"/>
              <w:lang w:val="en-GB" w:eastAsia="en-GB"/>
            </w:rPr>
          </w:rPrChange>
        </w:rPr>
      </w:pPr>
      <w:ins w:id="1457" w:author="Marco Petri" w:date="2020-12-22T22:05:00Z">
        <w:r w:rsidRPr="00FE56D0">
          <w:rPr>
            <w:rFonts w:ascii="Courier New" w:eastAsia="Times New Roman" w:hAnsi="Courier New" w:cs="Courier New"/>
            <w:color w:val="008000"/>
            <w:sz w:val="16"/>
            <w:szCs w:val="16"/>
            <w:lang w:val="en-GB" w:eastAsia="en-GB"/>
            <w:rPrChange w:id="1458" w:author="Marco Petri" w:date="2020-12-22T22:07:00Z">
              <w:rPr>
                <w:rFonts w:ascii="Courier New" w:eastAsia="Times New Roman" w:hAnsi="Courier New" w:cs="Courier New"/>
                <w:color w:val="008000"/>
                <w:sz w:val="20"/>
                <w:szCs w:val="20"/>
                <w:lang w:val="en-GB" w:eastAsia="en-GB"/>
              </w:rPr>
            </w:rPrChange>
          </w:rPr>
          <w:t xml:space="preserve">  -------------------------------------------------------------------------*/</w:t>
        </w:r>
      </w:ins>
    </w:p>
    <w:p w14:paraId="1F48D560" w14:textId="77777777" w:rsidR="00E250F6" w:rsidRPr="00FE56D0" w:rsidRDefault="00E250F6" w:rsidP="00E250F6">
      <w:pPr>
        <w:shd w:val="clear" w:color="auto" w:fill="FFFFFF"/>
        <w:spacing w:line="240" w:lineRule="auto"/>
        <w:jc w:val="left"/>
        <w:rPr>
          <w:ins w:id="1459" w:author="Marco Petri" w:date="2020-12-22T22:05:00Z"/>
          <w:rFonts w:ascii="Courier New" w:eastAsia="Times New Roman" w:hAnsi="Courier New" w:cs="Courier New"/>
          <w:color w:val="008000"/>
          <w:sz w:val="16"/>
          <w:szCs w:val="16"/>
          <w:lang w:val="en-GB" w:eastAsia="en-GB"/>
          <w:rPrChange w:id="1460" w:author="Marco Petri" w:date="2020-12-22T22:07:00Z">
            <w:rPr>
              <w:ins w:id="1461" w:author="Marco Petri" w:date="2020-12-22T22:05:00Z"/>
              <w:rFonts w:ascii="Courier New" w:eastAsia="Times New Roman" w:hAnsi="Courier New" w:cs="Courier New"/>
              <w:color w:val="008000"/>
              <w:sz w:val="20"/>
              <w:szCs w:val="20"/>
              <w:lang w:val="en-GB" w:eastAsia="en-GB"/>
            </w:rPr>
          </w:rPrChange>
        </w:rPr>
      </w:pPr>
      <w:ins w:id="1462" w:author="Marco Petri" w:date="2020-12-22T22:05:00Z">
        <w:r w:rsidRPr="00FE56D0">
          <w:rPr>
            <w:rFonts w:ascii="Courier New" w:eastAsia="Times New Roman" w:hAnsi="Courier New" w:cs="Courier New"/>
            <w:color w:val="008000"/>
            <w:sz w:val="16"/>
            <w:szCs w:val="16"/>
            <w:lang w:val="en-GB" w:eastAsia="en-GB"/>
            <w:rPrChange w:id="1463" w:author="Marco Petri" w:date="2020-12-22T22:07:00Z">
              <w:rPr>
                <w:rFonts w:ascii="Courier New" w:eastAsia="Times New Roman" w:hAnsi="Courier New" w:cs="Courier New"/>
                <w:color w:val="008000"/>
                <w:sz w:val="20"/>
                <w:szCs w:val="20"/>
                <w:lang w:val="en-GB" w:eastAsia="en-GB"/>
              </w:rPr>
            </w:rPrChange>
          </w:rPr>
          <w:t>/* No customer has superpowers that allow them to be in two stores at the</w:t>
        </w:r>
      </w:ins>
    </w:p>
    <w:p w14:paraId="482E971F" w14:textId="77777777" w:rsidR="00E250F6" w:rsidRPr="00FE56D0" w:rsidRDefault="00E250F6" w:rsidP="00E250F6">
      <w:pPr>
        <w:shd w:val="clear" w:color="auto" w:fill="FFFFFF"/>
        <w:spacing w:line="240" w:lineRule="auto"/>
        <w:jc w:val="left"/>
        <w:rPr>
          <w:ins w:id="1464" w:author="Marco Petri" w:date="2020-12-22T22:05:00Z"/>
          <w:rFonts w:ascii="Courier New" w:eastAsia="Times New Roman" w:hAnsi="Courier New" w:cs="Courier New"/>
          <w:color w:val="000000"/>
          <w:sz w:val="16"/>
          <w:szCs w:val="16"/>
          <w:lang w:val="en-GB" w:eastAsia="en-GB"/>
          <w:rPrChange w:id="1465" w:author="Marco Petri" w:date="2020-12-22T22:07:00Z">
            <w:rPr>
              <w:ins w:id="1466" w:author="Marco Petri" w:date="2020-12-22T22:05:00Z"/>
              <w:rFonts w:ascii="Courier New" w:eastAsia="Times New Roman" w:hAnsi="Courier New" w:cs="Courier New"/>
              <w:color w:val="000000"/>
              <w:sz w:val="20"/>
              <w:szCs w:val="20"/>
              <w:lang w:val="en-GB" w:eastAsia="en-GB"/>
            </w:rPr>
          </w:rPrChange>
        </w:rPr>
      </w:pPr>
      <w:ins w:id="1467" w:author="Marco Petri" w:date="2020-12-22T22:05:00Z">
        <w:r w:rsidRPr="00FE56D0">
          <w:rPr>
            <w:rFonts w:ascii="Courier New" w:eastAsia="Times New Roman" w:hAnsi="Courier New" w:cs="Courier New"/>
            <w:color w:val="008000"/>
            <w:sz w:val="16"/>
            <w:szCs w:val="16"/>
            <w:lang w:val="en-GB" w:eastAsia="en-GB"/>
            <w:rPrChange w:id="1468" w:author="Marco Petri" w:date="2020-12-22T22:07:00Z">
              <w:rPr>
                <w:rFonts w:ascii="Courier New" w:eastAsia="Times New Roman" w:hAnsi="Courier New" w:cs="Courier New"/>
                <w:color w:val="008000"/>
                <w:sz w:val="20"/>
                <w:szCs w:val="20"/>
                <w:lang w:val="en-GB" w:eastAsia="en-GB"/>
              </w:rPr>
            </w:rPrChange>
          </w:rPr>
          <w:t xml:space="preserve">    same time */</w:t>
        </w:r>
      </w:ins>
    </w:p>
    <w:p w14:paraId="3E685289" w14:textId="77777777" w:rsidR="00E250F6" w:rsidRPr="00FE56D0" w:rsidRDefault="00E250F6" w:rsidP="00E250F6">
      <w:pPr>
        <w:shd w:val="clear" w:color="auto" w:fill="FFFFFF"/>
        <w:spacing w:line="240" w:lineRule="auto"/>
        <w:jc w:val="left"/>
        <w:rPr>
          <w:ins w:id="1469" w:author="Marco Petri" w:date="2020-12-22T22:05:00Z"/>
          <w:rFonts w:ascii="Courier New" w:eastAsia="Times New Roman" w:hAnsi="Courier New" w:cs="Courier New"/>
          <w:color w:val="000000"/>
          <w:sz w:val="16"/>
          <w:szCs w:val="16"/>
          <w:lang w:val="en-GB" w:eastAsia="en-GB"/>
          <w:rPrChange w:id="1470" w:author="Marco Petri" w:date="2020-12-22T22:07:00Z">
            <w:rPr>
              <w:ins w:id="1471" w:author="Marco Petri" w:date="2020-12-22T22:05:00Z"/>
              <w:rFonts w:ascii="Courier New" w:eastAsia="Times New Roman" w:hAnsi="Courier New" w:cs="Courier New"/>
              <w:color w:val="000000"/>
              <w:sz w:val="20"/>
              <w:szCs w:val="20"/>
              <w:lang w:val="en-GB" w:eastAsia="en-GB"/>
            </w:rPr>
          </w:rPrChange>
        </w:rPr>
      </w:pPr>
      <w:ins w:id="1472" w:author="Marco Petri" w:date="2020-12-22T22:05:00Z">
        <w:r w:rsidRPr="00FE56D0">
          <w:rPr>
            <w:rFonts w:ascii="Courier New" w:eastAsia="Times New Roman" w:hAnsi="Courier New" w:cs="Courier New"/>
            <w:b/>
            <w:bCs/>
            <w:color w:val="0000FF"/>
            <w:sz w:val="16"/>
            <w:szCs w:val="16"/>
            <w:lang w:val="en-GB" w:eastAsia="en-GB"/>
            <w:rPrChange w:id="1473"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474" w:author="Marco Petri" w:date="2020-12-22T22:07:00Z">
              <w:rPr>
                <w:rFonts w:ascii="Courier New" w:eastAsia="Times New Roman" w:hAnsi="Courier New" w:cs="Courier New"/>
                <w:color w:val="000000"/>
                <w:sz w:val="20"/>
                <w:szCs w:val="20"/>
                <w:lang w:val="en-GB" w:eastAsia="en-GB"/>
              </w:rPr>
            </w:rPrChange>
          </w:rPr>
          <w:t xml:space="preserve"> noUbiquitySuperpowers{</w:t>
        </w:r>
      </w:ins>
    </w:p>
    <w:p w14:paraId="4333162E" w14:textId="77777777" w:rsidR="00E250F6" w:rsidRPr="00FE56D0" w:rsidRDefault="00E250F6" w:rsidP="00E250F6">
      <w:pPr>
        <w:shd w:val="clear" w:color="auto" w:fill="FFFFFF"/>
        <w:spacing w:line="240" w:lineRule="auto"/>
        <w:jc w:val="left"/>
        <w:rPr>
          <w:ins w:id="1475" w:author="Marco Petri" w:date="2020-12-22T22:05:00Z"/>
          <w:rFonts w:ascii="Courier New" w:eastAsia="Times New Roman" w:hAnsi="Courier New" w:cs="Courier New"/>
          <w:color w:val="000000"/>
          <w:sz w:val="16"/>
          <w:szCs w:val="16"/>
          <w:lang w:val="en-GB" w:eastAsia="en-GB"/>
          <w:rPrChange w:id="1476" w:author="Marco Petri" w:date="2020-12-22T22:07:00Z">
            <w:rPr>
              <w:ins w:id="1477" w:author="Marco Petri" w:date="2020-12-22T22:05:00Z"/>
              <w:rFonts w:ascii="Courier New" w:eastAsia="Times New Roman" w:hAnsi="Courier New" w:cs="Courier New"/>
              <w:color w:val="000000"/>
              <w:sz w:val="20"/>
              <w:szCs w:val="20"/>
              <w:lang w:val="en-GB" w:eastAsia="en-GB"/>
            </w:rPr>
          </w:rPrChange>
        </w:rPr>
      </w:pPr>
      <w:ins w:id="1478" w:author="Marco Petri" w:date="2020-12-22T22:05:00Z">
        <w:r w:rsidRPr="00FE56D0">
          <w:rPr>
            <w:rFonts w:ascii="Courier New" w:eastAsia="Times New Roman" w:hAnsi="Courier New" w:cs="Courier New"/>
            <w:color w:val="000000"/>
            <w:sz w:val="16"/>
            <w:szCs w:val="16"/>
            <w:lang w:val="en-GB" w:eastAsia="en-GB"/>
            <w:rPrChange w:id="147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48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481" w:author="Marco Petri" w:date="2020-12-22T22:07:00Z">
              <w:rPr>
                <w:rFonts w:ascii="Courier New" w:eastAsia="Times New Roman" w:hAnsi="Courier New" w:cs="Courier New"/>
                <w:color w:val="000000"/>
                <w:sz w:val="20"/>
                <w:szCs w:val="20"/>
                <w:lang w:val="en-GB" w:eastAsia="en-GB"/>
              </w:rPr>
            </w:rPrChange>
          </w:rPr>
          <w:t xml:space="preserve"> t:Time | </w:t>
        </w:r>
        <w:r w:rsidRPr="00FE56D0">
          <w:rPr>
            <w:rFonts w:ascii="Courier New" w:eastAsia="Times New Roman" w:hAnsi="Courier New" w:cs="Courier New"/>
            <w:b/>
            <w:bCs/>
            <w:color w:val="0000FF"/>
            <w:sz w:val="16"/>
            <w:szCs w:val="16"/>
            <w:lang w:val="en-GB" w:eastAsia="en-GB"/>
            <w:rPrChange w:id="1482"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148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484" w:author="Marco Petri" w:date="2020-12-22T22:07:00Z">
              <w:rPr>
                <w:rFonts w:ascii="Courier New" w:eastAsia="Times New Roman" w:hAnsi="Courier New" w:cs="Courier New"/>
                <w:b/>
                <w:bCs/>
                <w:color w:val="0000FF"/>
                <w:sz w:val="20"/>
                <w:szCs w:val="20"/>
                <w:lang w:val="en-GB" w:eastAsia="en-GB"/>
              </w:rPr>
            </w:rPrChange>
          </w:rPr>
          <w:t>disj</w:t>
        </w:r>
        <w:r w:rsidRPr="00FE56D0">
          <w:rPr>
            <w:rFonts w:ascii="Courier New" w:eastAsia="Times New Roman" w:hAnsi="Courier New" w:cs="Courier New"/>
            <w:color w:val="000000"/>
            <w:sz w:val="16"/>
            <w:szCs w:val="16"/>
            <w:lang w:val="en-GB" w:eastAsia="en-GB"/>
            <w:rPrChange w:id="1485" w:author="Marco Petri" w:date="2020-12-22T22:07:00Z">
              <w:rPr>
                <w:rFonts w:ascii="Courier New" w:eastAsia="Times New Roman" w:hAnsi="Courier New" w:cs="Courier New"/>
                <w:color w:val="000000"/>
                <w:sz w:val="20"/>
                <w:szCs w:val="20"/>
                <w:lang w:val="en-GB" w:eastAsia="en-GB"/>
              </w:rPr>
            </w:rPrChange>
          </w:rPr>
          <w:t xml:space="preserve"> s1,s2:Store |</w:t>
        </w:r>
      </w:ins>
    </w:p>
    <w:p w14:paraId="19E6B655" w14:textId="77777777" w:rsidR="00E250F6" w:rsidRPr="00FE56D0" w:rsidRDefault="00E250F6" w:rsidP="00E250F6">
      <w:pPr>
        <w:shd w:val="clear" w:color="auto" w:fill="FFFFFF"/>
        <w:spacing w:line="240" w:lineRule="auto"/>
        <w:jc w:val="left"/>
        <w:rPr>
          <w:ins w:id="1486" w:author="Marco Petri" w:date="2020-12-22T22:05:00Z"/>
          <w:rFonts w:ascii="Courier New" w:eastAsia="Times New Roman" w:hAnsi="Courier New" w:cs="Courier New"/>
          <w:color w:val="000000"/>
          <w:sz w:val="16"/>
          <w:szCs w:val="16"/>
          <w:lang w:val="en-GB" w:eastAsia="en-GB"/>
          <w:rPrChange w:id="1487" w:author="Marco Petri" w:date="2020-12-22T22:07:00Z">
            <w:rPr>
              <w:ins w:id="1488" w:author="Marco Petri" w:date="2020-12-22T22:05:00Z"/>
              <w:rFonts w:ascii="Courier New" w:eastAsia="Times New Roman" w:hAnsi="Courier New" w:cs="Courier New"/>
              <w:color w:val="000000"/>
              <w:sz w:val="20"/>
              <w:szCs w:val="20"/>
              <w:lang w:val="en-GB" w:eastAsia="en-GB"/>
            </w:rPr>
          </w:rPrChange>
        </w:rPr>
      </w:pPr>
      <w:ins w:id="1489" w:author="Marco Petri" w:date="2020-12-22T22:05:00Z">
        <w:r w:rsidRPr="00FE56D0">
          <w:rPr>
            <w:rFonts w:ascii="Courier New" w:eastAsia="Times New Roman" w:hAnsi="Courier New" w:cs="Courier New"/>
            <w:color w:val="000000"/>
            <w:sz w:val="16"/>
            <w:szCs w:val="16"/>
            <w:lang w:val="en-GB" w:eastAsia="en-GB"/>
            <w:rPrChange w:id="1490" w:author="Marco Petri" w:date="2020-12-22T22:07:00Z">
              <w:rPr>
                <w:rFonts w:ascii="Courier New" w:eastAsia="Times New Roman" w:hAnsi="Courier New" w:cs="Courier New"/>
                <w:color w:val="000000"/>
                <w:sz w:val="20"/>
                <w:szCs w:val="20"/>
                <w:lang w:val="en-GB" w:eastAsia="en-GB"/>
              </w:rPr>
            </w:rPrChange>
          </w:rPr>
          <w:t xml:space="preserve">        #(s1.storeCustomersInStore.t &amp; s2.storeCustomersInStore.t) &gt; </w:t>
        </w:r>
        <w:r w:rsidRPr="00FE56D0">
          <w:rPr>
            <w:rFonts w:ascii="Courier New" w:eastAsia="Times New Roman" w:hAnsi="Courier New" w:cs="Courier New"/>
            <w:color w:val="FF0000"/>
            <w:sz w:val="16"/>
            <w:szCs w:val="16"/>
            <w:lang w:val="en-GB" w:eastAsia="en-GB"/>
            <w:rPrChange w:id="1491" w:author="Marco Petri" w:date="2020-12-22T22:07:00Z">
              <w:rPr>
                <w:rFonts w:ascii="Courier New" w:eastAsia="Times New Roman" w:hAnsi="Courier New" w:cs="Courier New"/>
                <w:color w:val="FF0000"/>
                <w:sz w:val="20"/>
                <w:szCs w:val="20"/>
                <w:lang w:val="en-GB" w:eastAsia="en-GB"/>
              </w:rPr>
            </w:rPrChange>
          </w:rPr>
          <w:t>0</w:t>
        </w:r>
      </w:ins>
    </w:p>
    <w:p w14:paraId="42EDA9A1" w14:textId="77777777" w:rsidR="00E250F6" w:rsidRPr="00FE56D0" w:rsidRDefault="00E250F6" w:rsidP="00E250F6">
      <w:pPr>
        <w:shd w:val="clear" w:color="auto" w:fill="FFFFFF"/>
        <w:spacing w:line="240" w:lineRule="auto"/>
        <w:jc w:val="left"/>
        <w:rPr>
          <w:ins w:id="1492" w:author="Marco Petri" w:date="2020-12-22T22:05:00Z"/>
          <w:rFonts w:ascii="Courier New" w:eastAsia="Times New Roman" w:hAnsi="Courier New" w:cs="Courier New"/>
          <w:color w:val="000000"/>
          <w:sz w:val="16"/>
          <w:szCs w:val="16"/>
          <w:lang w:val="en-GB" w:eastAsia="en-GB"/>
          <w:rPrChange w:id="1493" w:author="Marco Petri" w:date="2020-12-22T22:07:00Z">
            <w:rPr>
              <w:ins w:id="1494" w:author="Marco Petri" w:date="2020-12-22T22:05:00Z"/>
              <w:rFonts w:ascii="Courier New" w:eastAsia="Times New Roman" w:hAnsi="Courier New" w:cs="Courier New"/>
              <w:color w:val="000000"/>
              <w:sz w:val="20"/>
              <w:szCs w:val="20"/>
              <w:lang w:val="en-GB" w:eastAsia="en-GB"/>
            </w:rPr>
          </w:rPrChange>
        </w:rPr>
      </w:pPr>
      <w:ins w:id="1495" w:author="Marco Petri" w:date="2020-12-22T22:05:00Z">
        <w:r w:rsidRPr="00FE56D0">
          <w:rPr>
            <w:rFonts w:ascii="Courier New" w:eastAsia="Times New Roman" w:hAnsi="Courier New" w:cs="Courier New"/>
            <w:color w:val="000000"/>
            <w:sz w:val="16"/>
            <w:szCs w:val="16"/>
            <w:lang w:val="en-GB" w:eastAsia="en-GB"/>
            <w:rPrChange w:id="1496" w:author="Marco Petri" w:date="2020-12-22T22:07:00Z">
              <w:rPr>
                <w:rFonts w:ascii="Courier New" w:eastAsia="Times New Roman" w:hAnsi="Courier New" w:cs="Courier New"/>
                <w:color w:val="000000"/>
                <w:sz w:val="20"/>
                <w:szCs w:val="20"/>
                <w:lang w:val="en-GB" w:eastAsia="en-GB"/>
              </w:rPr>
            </w:rPrChange>
          </w:rPr>
          <w:t>}</w:t>
        </w:r>
      </w:ins>
    </w:p>
    <w:p w14:paraId="32915BA8" w14:textId="77777777" w:rsidR="00E250F6" w:rsidRPr="00FE56D0" w:rsidRDefault="00E250F6" w:rsidP="00E250F6">
      <w:pPr>
        <w:shd w:val="clear" w:color="auto" w:fill="FFFFFF"/>
        <w:spacing w:line="240" w:lineRule="auto"/>
        <w:jc w:val="left"/>
        <w:rPr>
          <w:ins w:id="1497" w:author="Marco Petri" w:date="2020-12-22T22:05:00Z"/>
          <w:rFonts w:ascii="Courier New" w:eastAsia="Times New Roman" w:hAnsi="Courier New" w:cs="Courier New"/>
          <w:color w:val="000000"/>
          <w:sz w:val="16"/>
          <w:szCs w:val="16"/>
          <w:lang w:val="en-GB" w:eastAsia="en-GB"/>
          <w:rPrChange w:id="1498" w:author="Marco Petri" w:date="2020-12-22T22:07:00Z">
            <w:rPr>
              <w:ins w:id="1499" w:author="Marco Petri" w:date="2020-12-22T22:05:00Z"/>
              <w:rFonts w:ascii="Courier New" w:eastAsia="Times New Roman" w:hAnsi="Courier New" w:cs="Courier New"/>
              <w:color w:val="000000"/>
              <w:sz w:val="20"/>
              <w:szCs w:val="20"/>
              <w:lang w:val="en-GB" w:eastAsia="en-GB"/>
            </w:rPr>
          </w:rPrChange>
        </w:rPr>
      </w:pPr>
    </w:p>
    <w:p w14:paraId="0D761187" w14:textId="77777777" w:rsidR="00E250F6" w:rsidRPr="00FE56D0" w:rsidRDefault="00E250F6" w:rsidP="00E250F6">
      <w:pPr>
        <w:shd w:val="clear" w:color="auto" w:fill="FFFFFF"/>
        <w:spacing w:line="240" w:lineRule="auto"/>
        <w:jc w:val="left"/>
        <w:rPr>
          <w:ins w:id="1500" w:author="Marco Petri" w:date="2020-12-22T22:05:00Z"/>
          <w:rFonts w:ascii="Courier New" w:eastAsia="Times New Roman" w:hAnsi="Courier New" w:cs="Courier New"/>
          <w:color w:val="008000"/>
          <w:sz w:val="16"/>
          <w:szCs w:val="16"/>
          <w:lang w:val="en-GB" w:eastAsia="en-GB"/>
          <w:rPrChange w:id="1501" w:author="Marco Petri" w:date="2020-12-22T22:07:00Z">
            <w:rPr>
              <w:ins w:id="1502" w:author="Marco Petri" w:date="2020-12-22T22:05:00Z"/>
              <w:rFonts w:ascii="Courier New" w:eastAsia="Times New Roman" w:hAnsi="Courier New" w:cs="Courier New"/>
              <w:color w:val="008000"/>
              <w:sz w:val="20"/>
              <w:szCs w:val="20"/>
              <w:lang w:val="en-GB" w:eastAsia="en-GB"/>
            </w:rPr>
          </w:rPrChange>
        </w:rPr>
      </w:pPr>
      <w:ins w:id="1503" w:author="Marco Petri" w:date="2020-12-22T22:05:00Z">
        <w:r w:rsidRPr="00FE56D0">
          <w:rPr>
            <w:rFonts w:ascii="Courier New" w:eastAsia="Times New Roman" w:hAnsi="Courier New" w:cs="Courier New"/>
            <w:color w:val="008000"/>
            <w:sz w:val="16"/>
            <w:szCs w:val="16"/>
            <w:lang w:val="en-GB" w:eastAsia="en-GB"/>
            <w:rPrChange w:id="1504" w:author="Marco Petri" w:date="2020-12-22T22:07:00Z">
              <w:rPr>
                <w:rFonts w:ascii="Courier New" w:eastAsia="Times New Roman" w:hAnsi="Courier New" w:cs="Courier New"/>
                <w:color w:val="008000"/>
                <w:sz w:val="20"/>
                <w:szCs w:val="20"/>
                <w:lang w:val="en-GB" w:eastAsia="en-GB"/>
              </w:rPr>
            </w:rPrChange>
          </w:rPr>
          <w:t>//No queue is owned by two stores</w:t>
        </w:r>
      </w:ins>
    </w:p>
    <w:p w14:paraId="058B2530" w14:textId="77777777" w:rsidR="00E250F6" w:rsidRPr="00FE56D0" w:rsidRDefault="00E250F6" w:rsidP="00E250F6">
      <w:pPr>
        <w:shd w:val="clear" w:color="auto" w:fill="FFFFFF"/>
        <w:spacing w:line="240" w:lineRule="auto"/>
        <w:jc w:val="left"/>
        <w:rPr>
          <w:ins w:id="1505" w:author="Marco Petri" w:date="2020-12-22T22:05:00Z"/>
          <w:rFonts w:ascii="Courier New" w:eastAsia="Times New Roman" w:hAnsi="Courier New" w:cs="Courier New"/>
          <w:color w:val="000000"/>
          <w:sz w:val="16"/>
          <w:szCs w:val="16"/>
          <w:lang w:val="en-GB" w:eastAsia="en-GB"/>
          <w:rPrChange w:id="1506" w:author="Marco Petri" w:date="2020-12-22T22:07:00Z">
            <w:rPr>
              <w:ins w:id="1507" w:author="Marco Petri" w:date="2020-12-22T22:05:00Z"/>
              <w:rFonts w:ascii="Courier New" w:eastAsia="Times New Roman" w:hAnsi="Courier New" w:cs="Courier New"/>
              <w:color w:val="000000"/>
              <w:sz w:val="20"/>
              <w:szCs w:val="20"/>
              <w:lang w:val="en-GB" w:eastAsia="en-GB"/>
            </w:rPr>
          </w:rPrChange>
        </w:rPr>
      </w:pPr>
      <w:ins w:id="1508" w:author="Marco Petri" w:date="2020-12-22T22:05:00Z">
        <w:r w:rsidRPr="00FE56D0">
          <w:rPr>
            <w:rFonts w:ascii="Courier New" w:eastAsia="Times New Roman" w:hAnsi="Courier New" w:cs="Courier New"/>
            <w:b/>
            <w:bCs/>
            <w:color w:val="0000FF"/>
            <w:sz w:val="16"/>
            <w:szCs w:val="16"/>
            <w:lang w:val="en-GB" w:eastAsia="en-GB"/>
            <w:rPrChange w:id="150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510" w:author="Marco Petri" w:date="2020-12-22T22:07:00Z">
              <w:rPr>
                <w:rFonts w:ascii="Courier New" w:eastAsia="Times New Roman" w:hAnsi="Courier New" w:cs="Courier New"/>
                <w:color w:val="000000"/>
                <w:sz w:val="20"/>
                <w:szCs w:val="20"/>
                <w:lang w:val="en-GB" w:eastAsia="en-GB"/>
              </w:rPr>
            </w:rPrChange>
          </w:rPr>
          <w:t xml:space="preserve"> noSharedQueues{</w:t>
        </w:r>
      </w:ins>
    </w:p>
    <w:p w14:paraId="461E5E4E" w14:textId="77777777" w:rsidR="00E250F6" w:rsidRPr="00FE56D0" w:rsidRDefault="00E250F6" w:rsidP="00E250F6">
      <w:pPr>
        <w:shd w:val="clear" w:color="auto" w:fill="FFFFFF"/>
        <w:spacing w:line="240" w:lineRule="auto"/>
        <w:jc w:val="left"/>
        <w:rPr>
          <w:ins w:id="1511" w:author="Marco Petri" w:date="2020-12-22T22:05:00Z"/>
          <w:rFonts w:ascii="Courier New" w:eastAsia="Times New Roman" w:hAnsi="Courier New" w:cs="Courier New"/>
          <w:color w:val="000000"/>
          <w:sz w:val="16"/>
          <w:szCs w:val="16"/>
          <w:lang w:val="en-GB" w:eastAsia="en-GB"/>
          <w:rPrChange w:id="1512" w:author="Marco Petri" w:date="2020-12-22T22:07:00Z">
            <w:rPr>
              <w:ins w:id="1513" w:author="Marco Petri" w:date="2020-12-22T22:05:00Z"/>
              <w:rFonts w:ascii="Courier New" w:eastAsia="Times New Roman" w:hAnsi="Courier New" w:cs="Courier New"/>
              <w:color w:val="000000"/>
              <w:sz w:val="20"/>
              <w:szCs w:val="20"/>
              <w:lang w:val="en-GB" w:eastAsia="en-GB"/>
            </w:rPr>
          </w:rPrChange>
        </w:rPr>
      </w:pPr>
      <w:ins w:id="1514" w:author="Marco Petri" w:date="2020-12-22T22:05:00Z">
        <w:r w:rsidRPr="00FE56D0">
          <w:rPr>
            <w:rFonts w:ascii="Courier New" w:eastAsia="Times New Roman" w:hAnsi="Courier New" w:cs="Courier New"/>
            <w:color w:val="000000"/>
            <w:sz w:val="16"/>
            <w:szCs w:val="16"/>
            <w:lang w:val="en-GB" w:eastAsia="en-GB"/>
            <w:rPrChange w:id="151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51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517" w:author="Marco Petri" w:date="2020-12-22T22:07:00Z">
              <w:rPr>
                <w:rFonts w:ascii="Courier New" w:eastAsia="Times New Roman" w:hAnsi="Courier New" w:cs="Courier New"/>
                <w:color w:val="000000"/>
                <w:sz w:val="20"/>
                <w:szCs w:val="20"/>
                <w:lang w:val="en-GB" w:eastAsia="en-GB"/>
              </w:rPr>
            </w:rPrChange>
          </w:rPr>
          <w:t xml:space="preserve">  q:Queue | </w:t>
        </w:r>
        <w:r w:rsidRPr="00FE56D0">
          <w:rPr>
            <w:rFonts w:ascii="Courier New" w:eastAsia="Times New Roman" w:hAnsi="Courier New" w:cs="Courier New"/>
            <w:b/>
            <w:bCs/>
            <w:color w:val="0000FF"/>
            <w:sz w:val="16"/>
            <w:szCs w:val="16"/>
            <w:lang w:val="en-GB" w:eastAsia="en-GB"/>
            <w:rPrChange w:id="1518"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519" w:author="Marco Petri" w:date="2020-12-22T22:07:00Z">
              <w:rPr>
                <w:rFonts w:ascii="Courier New" w:eastAsia="Times New Roman" w:hAnsi="Courier New" w:cs="Courier New"/>
                <w:color w:val="000000"/>
                <w:sz w:val="20"/>
                <w:szCs w:val="20"/>
                <w:lang w:val="en-GB" w:eastAsia="en-GB"/>
              </w:rPr>
            </w:rPrChange>
          </w:rPr>
          <w:t xml:space="preserve"> s:Store | q </w:t>
        </w:r>
        <w:r w:rsidRPr="00FE56D0">
          <w:rPr>
            <w:rFonts w:ascii="Courier New" w:eastAsia="Times New Roman" w:hAnsi="Courier New" w:cs="Courier New"/>
            <w:b/>
            <w:bCs/>
            <w:color w:val="0000FF"/>
            <w:sz w:val="16"/>
            <w:szCs w:val="16"/>
            <w:lang w:val="en-GB" w:eastAsia="en-GB"/>
            <w:rPrChange w:id="152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521" w:author="Marco Petri" w:date="2020-12-22T22:07:00Z">
              <w:rPr>
                <w:rFonts w:ascii="Courier New" w:eastAsia="Times New Roman" w:hAnsi="Courier New" w:cs="Courier New"/>
                <w:color w:val="000000"/>
                <w:sz w:val="20"/>
                <w:szCs w:val="20"/>
                <w:lang w:val="en-GB" w:eastAsia="en-GB"/>
              </w:rPr>
            </w:rPrChange>
          </w:rPr>
          <w:t xml:space="preserve"> s.storeQueue</w:t>
        </w:r>
      </w:ins>
    </w:p>
    <w:p w14:paraId="1614B533" w14:textId="77777777" w:rsidR="00E250F6" w:rsidRPr="00FE56D0" w:rsidRDefault="00E250F6" w:rsidP="00E250F6">
      <w:pPr>
        <w:shd w:val="clear" w:color="auto" w:fill="FFFFFF"/>
        <w:spacing w:line="240" w:lineRule="auto"/>
        <w:jc w:val="left"/>
        <w:rPr>
          <w:ins w:id="1522" w:author="Marco Petri" w:date="2020-12-22T22:05:00Z"/>
          <w:rFonts w:ascii="Courier New" w:eastAsia="Times New Roman" w:hAnsi="Courier New" w:cs="Courier New"/>
          <w:color w:val="000000"/>
          <w:sz w:val="16"/>
          <w:szCs w:val="16"/>
          <w:lang w:val="en-GB" w:eastAsia="en-GB"/>
          <w:rPrChange w:id="1523" w:author="Marco Petri" w:date="2020-12-22T22:07:00Z">
            <w:rPr>
              <w:ins w:id="1524" w:author="Marco Petri" w:date="2020-12-22T22:05:00Z"/>
              <w:rFonts w:ascii="Courier New" w:eastAsia="Times New Roman" w:hAnsi="Courier New" w:cs="Courier New"/>
              <w:color w:val="000000"/>
              <w:sz w:val="20"/>
              <w:szCs w:val="20"/>
              <w:lang w:val="en-GB" w:eastAsia="en-GB"/>
            </w:rPr>
          </w:rPrChange>
        </w:rPr>
      </w:pPr>
      <w:ins w:id="1525" w:author="Marco Petri" w:date="2020-12-22T22:05:00Z">
        <w:r w:rsidRPr="00FE56D0">
          <w:rPr>
            <w:rFonts w:ascii="Courier New" w:eastAsia="Times New Roman" w:hAnsi="Courier New" w:cs="Courier New"/>
            <w:color w:val="000000"/>
            <w:sz w:val="16"/>
            <w:szCs w:val="16"/>
            <w:lang w:val="en-GB" w:eastAsia="en-GB"/>
            <w:rPrChange w:id="1526" w:author="Marco Petri" w:date="2020-12-22T22:07:00Z">
              <w:rPr>
                <w:rFonts w:ascii="Courier New" w:eastAsia="Times New Roman" w:hAnsi="Courier New" w:cs="Courier New"/>
                <w:color w:val="000000"/>
                <w:sz w:val="20"/>
                <w:szCs w:val="20"/>
                <w:lang w:val="en-GB" w:eastAsia="en-GB"/>
              </w:rPr>
            </w:rPrChange>
          </w:rPr>
          <w:t>}</w:t>
        </w:r>
      </w:ins>
    </w:p>
    <w:p w14:paraId="3378175B" w14:textId="77777777" w:rsidR="00E250F6" w:rsidRPr="00FE56D0" w:rsidRDefault="00E250F6" w:rsidP="00E250F6">
      <w:pPr>
        <w:shd w:val="clear" w:color="auto" w:fill="FFFFFF"/>
        <w:spacing w:line="240" w:lineRule="auto"/>
        <w:jc w:val="left"/>
        <w:rPr>
          <w:ins w:id="1527" w:author="Marco Petri" w:date="2020-12-22T22:05:00Z"/>
          <w:rFonts w:ascii="Courier New" w:eastAsia="Times New Roman" w:hAnsi="Courier New" w:cs="Courier New"/>
          <w:color w:val="000000"/>
          <w:sz w:val="16"/>
          <w:szCs w:val="16"/>
          <w:lang w:val="en-GB" w:eastAsia="en-GB"/>
          <w:rPrChange w:id="1528" w:author="Marco Petri" w:date="2020-12-22T22:07:00Z">
            <w:rPr>
              <w:ins w:id="1529" w:author="Marco Petri" w:date="2020-12-22T22:05:00Z"/>
              <w:rFonts w:ascii="Courier New" w:eastAsia="Times New Roman" w:hAnsi="Courier New" w:cs="Courier New"/>
              <w:color w:val="000000"/>
              <w:sz w:val="20"/>
              <w:szCs w:val="20"/>
              <w:lang w:val="en-GB" w:eastAsia="en-GB"/>
            </w:rPr>
          </w:rPrChange>
        </w:rPr>
      </w:pPr>
    </w:p>
    <w:p w14:paraId="2124CFE2" w14:textId="77777777" w:rsidR="00E250F6" w:rsidRPr="00FE56D0" w:rsidRDefault="00E250F6" w:rsidP="00E250F6">
      <w:pPr>
        <w:shd w:val="clear" w:color="auto" w:fill="FFFFFF"/>
        <w:spacing w:line="240" w:lineRule="auto"/>
        <w:jc w:val="left"/>
        <w:rPr>
          <w:ins w:id="1530" w:author="Marco Petri" w:date="2020-12-22T22:05:00Z"/>
          <w:rFonts w:ascii="Courier New" w:eastAsia="Times New Roman" w:hAnsi="Courier New" w:cs="Courier New"/>
          <w:color w:val="008000"/>
          <w:sz w:val="16"/>
          <w:szCs w:val="16"/>
          <w:lang w:val="en-GB" w:eastAsia="en-GB"/>
          <w:rPrChange w:id="1531" w:author="Marco Petri" w:date="2020-12-22T22:07:00Z">
            <w:rPr>
              <w:ins w:id="1532" w:author="Marco Petri" w:date="2020-12-22T22:05:00Z"/>
              <w:rFonts w:ascii="Courier New" w:eastAsia="Times New Roman" w:hAnsi="Courier New" w:cs="Courier New"/>
              <w:color w:val="008000"/>
              <w:sz w:val="20"/>
              <w:szCs w:val="20"/>
              <w:lang w:val="en-GB" w:eastAsia="en-GB"/>
            </w:rPr>
          </w:rPrChange>
        </w:rPr>
      </w:pPr>
      <w:ins w:id="1533" w:author="Marco Petri" w:date="2020-12-22T22:05:00Z">
        <w:r w:rsidRPr="00FE56D0">
          <w:rPr>
            <w:rFonts w:ascii="Courier New" w:eastAsia="Times New Roman" w:hAnsi="Courier New" w:cs="Courier New"/>
            <w:color w:val="008000"/>
            <w:sz w:val="16"/>
            <w:szCs w:val="16"/>
            <w:lang w:val="en-GB" w:eastAsia="en-GB"/>
            <w:rPrChange w:id="1534" w:author="Marco Petri" w:date="2020-12-22T22:07:00Z">
              <w:rPr>
                <w:rFonts w:ascii="Courier New" w:eastAsia="Times New Roman" w:hAnsi="Courier New" w:cs="Courier New"/>
                <w:color w:val="008000"/>
                <w:sz w:val="20"/>
                <w:szCs w:val="20"/>
                <w:lang w:val="en-GB" w:eastAsia="en-GB"/>
              </w:rPr>
            </w:rPrChange>
          </w:rPr>
          <w:t>//No controller is owned by two stores</w:t>
        </w:r>
      </w:ins>
    </w:p>
    <w:p w14:paraId="1C47D211" w14:textId="77777777" w:rsidR="00E250F6" w:rsidRPr="00FE56D0" w:rsidRDefault="00E250F6" w:rsidP="00E250F6">
      <w:pPr>
        <w:shd w:val="clear" w:color="auto" w:fill="FFFFFF"/>
        <w:spacing w:line="240" w:lineRule="auto"/>
        <w:jc w:val="left"/>
        <w:rPr>
          <w:ins w:id="1535" w:author="Marco Petri" w:date="2020-12-22T22:05:00Z"/>
          <w:rFonts w:ascii="Courier New" w:eastAsia="Times New Roman" w:hAnsi="Courier New" w:cs="Courier New"/>
          <w:color w:val="000000"/>
          <w:sz w:val="16"/>
          <w:szCs w:val="16"/>
          <w:lang w:val="en-GB" w:eastAsia="en-GB"/>
          <w:rPrChange w:id="1536" w:author="Marco Petri" w:date="2020-12-22T22:07:00Z">
            <w:rPr>
              <w:ins w:id="1537" w:author="Marco Petri" w:date="2020-12-22T22:05:00Z"/>
              <w:rFonts w:ascii="Courier New" w:eastAsia="Times New Roman" w:hAnsi="Courier New" w:cs="Courier New"/>
              <w:color w:val="000000"/>
              <w:sz w:val="20"/>
              <w:szCs w:val="20"/>
              <w:lang w:val="en-GB" w:eastAsia="en-GB"/>
            </w:rPr>
          </w:rPrChange>
        </w:rPr>
      </w:pPr>
      <w:ins w:id="1538" w:author="Marco Petri" w:date="2020-12-22T22:05:00Z">
        <w:r w:rsidRPr="00FE56D0">
          <w:rPr>
            <w:rFonts w:ascii="Courier New" w:eastAsia="Times New Roman" w:hAnsi="Courier New" w:cs="Courier New"/>
            <w:b/>
            <w:bCs/>
            <w:color w:val="0000FF"/>
            <w:sz w:val="16"/>
            <w:szCs w:val="16"/>
            <w:lang w:val="en-GB" w:eastAsia="en-GB"/>
            <w:rPrChange w:id="153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540" w:author="Marco Petri" w:date="2020-12-22T22:07:00Z">
              <w:rPr>
                <w:rFonts w:ascii="Courier New" w:eastAsia="Times New Roman" w:hAnsi="Courier New" w:cs="Courier New"/>
                <w:color w:val="000000"/>
                <w:sz w:val="20"/>
                <w:szCs w:val="20"/>
                <w:lang w:val="en-GB" w:eastAsia="en-GB"/>
              </w:rPr>
            </w:rPrChange>
          </w:rPr>
          <w:t xml:space="preserve"> noSharedControllers{</w:t>
        </w:r>
      </w:ins>
    </w:p>
    <w:p w14:paraId="0A529C2A" w14:textId="77777777" w:rsidR="00E250F6" w:rsidRPr="00FE56D0" w:rsidRDefault="00E250F6" w:rsidP="00E250F6">
      <w:pPr>
        <w:shd w:val="clear" w:color="auto" w:fill="FFFFFF"/>
        <w:spacing w:line="240" w:lineRule="auto"/>
        <w:jc w:val="left"/>
        <w:rPr>
          <w:ins w:id="1541" w:author="Marco Petri" w:date="2020-12-22T22:05:00Z"/>
          <w:rFonts w:ascii="Courier New" w:eastAsia="Times New Roman" w:hAnsi="Courier New" w:cs="Courier New"/>
          <w:color w:val="000000"/>
          <w:sz w:val="16"/>
          <w:szCs w:val="16"/>
          <w:lang w:val="en-GB" w:eastAsia="en-GB"/>
          <w:rPrChange w:id="1542" w:author="Marco Petri" w:date="2020-12-22T22:07:00Z">
            <w:rPr>
              <w:ins w:id="1543" w:author="Marco Petri" w:date="2020-12-22T22:05:00Z"/>
              <w:rFonts w:ascii="Courier New" w:eastAsia="Times New Roman" w:hAnsi="Courier New" w:cs="Courier New"/>
              <w:color w:val="000000"/>
              <w:sz w:val="20"/>
              <w:szCs w:val="20"/>
              <w:lang w:val="en-GB" w:eastAsia="en-GB"/>
            </w:rPr>
          </w:rPrChange>
        </w:rPr>
      </w:pPr>
      <w:ins w:id="1544" w:author="Marco Petri" w:date="2020-12-22T22:05:00Z">
        <w:r w:rsidRPr="00FE56D0">
          <w:rPr>
            <w:rFonts w:ascii="Courier New" w:eastAsia="Times New Roman" w:hAnsi="Courier New" w:cs="Courier New"/>
            <w:color w:val="000000"/>
            <w:sz w:val="16"/>
            <w:szCs w:val="16"/>
            <w:lang w:val="en-GB" w:eastAsia="en-GB"/>
            <w:rPrChange w:id="154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54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547" w:author="Marco Petri" w:date="2020-12-22T22:07:00Z">
              <w:rPr>
                <w:rFonts w:ascii="Courier New" w:eastAsia="Times New Roman" w:hAnsi="Courier New" w:cs="Courier New"/>
                <w:color w:val="000000"/>
                <w:sz w:val="20"/>
                <w:szCs w:val="20"/>
                <w:lang w:val="en-GB" w:eastAsia="en-GB"/>
              </w:rPr>
            </w:rPrChange>
          </w:rPr>
          <w:t xml:space="preserve">  chk:CheckpointController | </w:t>
        </w:r>
        <w:r w:rsidRPr="00FE56D0">
          <w:rPr>
            <w:rFonts w:ascii="Courier New" w:eastAsia="Times New Roman" w:hAnsi="Courier New" w:cs="Courier New"/>
            <w:b/>
            <w:bCs/>
            <w:color w:val="0000FF"/>
            <w:sz w:val="16"/>
            <w:szCs w:val="16"/>
            <w:lang w:val="en-GB" w:eastAsia="en-GB"/>
            <w:rPrChange w:id="1548"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549" w:author="Marco Petri" w:date="2020-12-22T22:07:00Z">
              <w:rPr>
                <w:rFonts w:ascii="Courier New" w:eastAsia="Times New Roman" w:hAnsi="Courier New" w:cs="Courier New"/>
                <w:color w:val="000000"/>
                <w:sz w:val="20"/>
                <w:szCs w:val="20"/>
                <w:lang w:val="en-GB" w:eastAsia="en-GB"/>
              </w:rPr>
            </w:rPrChange>
          </w:rPr>
          <w:t xml:space="preserve"> s:Store | chk </w:t>
        </w:r>
        <w:r w:rsidRPr="00FE56D0">
          <w:rPr>
            <w:rFonts w:ascii="Courier New" w:eastAsia="Times New Roman" w:hAnsi="Courier New" w:cs="Courier New"/>
            <w:b/>
            <w:bCs/>
            <w:color w:val="0000FF"/>
            <w:sz w:val="16"/>
            <w:szCs w:val="16"/>
            <w:lang w:val="en-GB" w:eastAsia="en-GB"/>
            <w:rPrChange w:id="155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551"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1E3D9D66" w14:textId="77777777" w:rsidR="00E250F6" w:rsidRPr="00FE56D0" w:rsidRDefault="00E250F6" w:rsidP="00E250F6">
      <w:pPr>
        <w:shd w:val="clear" w:color="auto" w:fill="FFFFFF"/>
        <w:spacing w:line="240" w:lineRule="auto"/>
        <w:jc w:val="left"/>
        <w:rPr>
          <w:ins w:id="1552" w:author="Marco Petri" w:date="2020-12-22T22:05:00Z"/>
          <w:rFonts w:ascii="Courier New" w:eastAsia="Times New Roman" w:hAnsi="Courier New" w:cs="Courier New"/>
          <w:color w:val="000000"/>
          <w:sz w:val="16"/>
          <w:szCs w:val="16"/>
          <w:lang w:val="en-GB" w:eastAsia="en-GB"/>
          <w:rPrChange w:id="1553" w:author="Marco Petri" w:date="2020-12-22T22:07:00Z">
            <w:rPr>
              <w:ins w:id="1554" w:author="Marco Petri" w:date="2020-12-22T22:05:00Z"/>
              <w:rFonts w:ascii="Courier New" w:eastAsia="Times New Roman" w:hAnsi="Courier New" w:cs="Courier New"/>
              <w:color w:val="000000"/>
              <w:sz w:val="20"/>
              <w:szCs w:val="20"/>
              <w:lang w:val="en-GB" w:eastAsia="en-GB"/>
            </w:rPr>
          </w:rPrChange>
        </w:rPr>
      </w:pPr>
      <w:ins w:id="1555" w:author="Marco Petri" w:date="2020-12-22T22:05:00Z">
        <w:r w:rsidRPr="00FE56D0">
          <w:rPr>
            <w:rFonts w:ascii="Courier New" w:eastAsia="Times New Roman" w:hAnsi="Courier New" w:cs="Courier New"/>
            <w:color w:val="000000"/>
            <w:sz w:val="16"/>
            <w:szCs w:val="16"/>
            <w:lang w:val="en-GB" w:eastAsia="en-GB"/>
            <w:rPrChange w:id="1556" w:author="Marco Petri" w:date="2020-12-22T22:07:00Z">
              <w:rPr>
                <w:rFonts w:ascii="Courier New" w:eastAsia="Times New Roman" w:hAnsi="Courier New" w:cs="Courier New"/>
                <w:color w:val="000000"/>
                <w:sz w:val="20"/>
                <w:szCs w:val="20"/>
                <w:lang w:val="en-GB" w:eastAsia="en-GB"/>
              </w:rPr>
            </w:rPrChange>
          </w:rPr>
          <w:t>}</w:t>
        </w:r>
      </w:ins>
    </w:p>
    <w:p w14:paraId="3CCC16FD" w14:textId="77777777" w:rsidR="00E250F6" w:rsidRPr="00FE56D0" w:rsidRDefault="00E250F6" w:rsidP="00E250F6">
      <w:pPr>
        <w:shd w:val="clear" w:color="auto" w:fill="FFFFFF"/>
        <w:spacing w:line="240" w:lineRule="auto"/>
        <w:jc w:val="left"/>
        <w:rPr>
          <w:ins w:id="1557" w:author="Marco Petri" w:date="2020-12-22T22:05:00Z"/>
          <w:rFonts w:ascii="Courier New" w:eastAsia="Times New Roman" w:hAnsi="Courier New" w:cs="Courier New"/>
          <w:color w:val="000000"/>
          <w:sz w:val="16"/>
          <w:szCs w:val="16"/>
          <w:lang w:val="en-GB" w:eastAsia="en-GB"/>
          <w:rPrChange w:id="1558" w:author="Marco Petri" w:date="2020-12-22T22:07:00Z">
            <w:rPr>
              <w:ins w:id="1559" w:author="Marco Petri" w:date="2020-12-22T22:05:00Z"/>
              <w:rFonts w:ascii="Courier New" w:eastAsia="Times New Roman" w:hAnsi="Courier New" w:cs="Courier New"/>
              <w:color w:val="000000"/>
              <w:sz w:val="20"/>
              <w:szCs w:val="20"/>
              <w:lang w:val="en-GB" w:eastAsia="en-GB"/>
            </w:rPr>
          </w:rPrChange>
        </w:rPr>
      </w:pPr>
    </w:p>
    <w:p w14:paraId="7C9AC5F1" w14:textId="77777777" w:rsidR="00E250F6" w:rsidRPr="00FE56D0" w:rsidRDefault="00E250F6" w:rsidP="00E250F6">
      <w:pPr>
        <w:shd w:val="clear" w:color="auto" w:fill="FFFFFF"/>
        <w:spacing w:line="240" w:lineRule="auto"/>
        <w:jc w:val="left"/>
        <w:rPr>
          <w:ins w:id="1560" w:author="Marco Petri" w:date="2020-12-22T22:05:00Z"/>
          <w:rFonts w:ascii="Courier New" w:eastAsia="Times New Roman" w:hAnsi="Courier New" w:cs="Courier New"/>
          <w:color w:val="008000"/>
          <w:sz w:val="16"/>
          <w:szCs w:val="16"/>
          <w:lang w:val="en-GB" w:eastAsia="en-GB"/>
          <w:rPrChange w:id="1561" w:author="Marco Petri" w:date="2020-12-22T22:07:00Z">
            <w:rPr>
              <w:ins w:id="1562" w:author="Marco Petri" w:date="2020-12-22T22:05:00Z"/>
              <w:rFonts w:ascii="Courier New" w:eastAsia="Times New Roman" w:hAnsi="Courier New" w:cs="Courier New"/>
              <w:color w:val="008000"/>
              <w:sz w:val="20"/>
              <w:szCs w:val="20"/>
              <w:lang w:val="en-GB" w:eastAsia="en-GB"/>
            </w:rPr>
          </w:rPrChange>
        </w:rPr>
      </w:pPr>
      <w:ins w:id="1563" w:author="Marco Petri" w:date="2020-12-22T22:05:00Z">
        <w:r w:rsidRPr="00FE56D0">
          <w:rPr>
            <w:rFonts w:ascii="Courier New" w:eastAsia="Times New Roman" w:hAnsi="Courier New" w:cs="Courier New"/>
            <w:color w:val="008000"/>
            <w:sz w:val="16"/>
            <w:szCs w:val="16"/>
            <w:lang w:val="en-GB" w:eastAsia="en-GB"/>
            <w:rPrChange w:id="1564" w:author="Marco Petri" w:date="2020-12-22T22:07:00Z">
              <w:rPr>
                <w:rFonts w:ascii="Courier New" w:eastAsia="Times New Roman" w:hAnsi="Courier New" w:cs="Courier New"/>
                <w:color w:val="008000"/>
                <w:sz w:val="20"/>
                <w:szCs w:val="20"/>
                <w:lang w:val="en-GB" w:eastAsia="en-GB"/>
              </w:rPr>
            </w:rPrChange>
          </w:rPr>
          <w:t>//No ticket machine is shared by two stores</w:t>
        </w:r>
      </w:ins>
    </w:p>
    <w:p w14:paraId="58A8AD2E" w14:textId="77777777" w:rsidR="00E250F6" w:rsidRPr="00FE56D0" w:rsidRDefault="00E250F6" w:rsidP="00E250F6">
      <w:pPr>
        <w:shd w:val="clear" w:color="auto" w:fill="FFFFFF"/>
        <w:spacing w:line="240" w:lineRule="auto"/>
        <w:jc w:val="left"/>
        <w:rPr>
          <w:ins w:id="1565" w:author="Marco Petri" w:date="2020-12-22T22:05:00Z"/>
          <w:rFonts w:ascii="Courier New" w:eastAsia="Times New Roman" w:hAnsi="Courier New" w:cs="Courier New"/>
          <w:color w:val="000000"/>
          <w:sz w:val="16"/>
          <w:szCs w:val="16"/>
          <w:lang w:val="en-GB" w:eastAsia="en-GB"/>
          <w:rPrChange w:id="1566" w:author="Marco Petri" w:date="2020-12-22T22:07:00Z">
            <w:rPr>
              <w:ins w:id="1567" w:author="Marco Petri" w:date="2020-12-22T22:05:00Z"/>
              <w:rFonts w:ascii="Courier New" w:eastAsia="Times New Roman" w:hAnsi="Courier New" w:cs="Courier New"/>
              <w:color w:val="000000"/>
              <w:sz w:val="20"/>
              <w:szCs w:val="20"/>
              <w:lang w:val="en-GB" w:eastAsia="en-GB"/>
            </w:rPr>
          </w:rPrChange>
        </w:rPr>
      </w:pPr>
      <w:ins w:id="1568" w:author="Marco Petri" w:date="2020-12-22T22:05:00Z">
        <w:r w:rsidRPr="00FE56D0">
          <w:rPr>
            <w:rFonts w:ascii="Courier New" w:eastAsia="Times New Roman" w:hAnsi="Courier New" w:cs="Courier New"/>
            <w:b/>
            <w:bCs/>
            <w:color w:val="0000FF"/>
            <w:sz w:val="16"/>
            <w:szCs w:val="16"/>
            <w:lang w:val="en-GB" w:eastAsia="en-GB"/>
            <w:rPrChange w:id="156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570" w:author="Marco Petri" w:date="2020-12-22T22:07:00Z">
              <w:rPr>
                <w:rFonts w:ascii="Courier New" w:eastAsia="Times New Roman" w:hAnsi="Courier New" w:cs="Courier New"/>
                <w:color w:val="000000"/>
                <w:sz w:val="20"/>
                <w:szCs w:val="20"/>
                <w:lang w:val="en-GB" w:eastAsia="en-GB"/>
              </w:rPr>
            </w:rPrChange>
          </w:rPr>
          <w:t xml:space="preserve"> noSharedTicketMachine{</w:t>
        </w:r>
      </w:ins>
    </w:p>
    <w:p w14:paraId="5A0896A6" w14:textId="77777777" w:rsidR="00E250F6" w:rsidRPr="00FE56D0" w:rsidRDefault="00E250F6" w:rsidP="00E250F6">
      <w:pPr>
        <w:shd w:val="clear" w:color="auto" w:fill="FFFFFF"/>
        <w:spacing w:line="240" w:lineRule="auto"/>
        <w:jc w:val="left"/>
        <w:rPr>
          <w:ins w:id="1571" w:author="Marco Petri" w:date="2020-12-22T22:05:00Z"/>
          <w:rFonts w:ascii="Courier New" w:eastAsia="Times New Roman" w:hAnsi="Courier New" w:cs="Courier New"/>
          <w:color w:val="000000"/>
          <w:sz w:val="16"/>
          <w:szCs w:val="16"/>
          <w:lang w:val="en-GB" w:eastAsia="en-GB"/>
          <w:rPrChange w:id="1572" w:author="Marco Petri" w:date="2020-12-22T22:07:00Z">
            <w:rPr>
              <w:ins w:id="1573" w:author="Marco Petri" w:date="2020-12-22T22:05:00Z"/>
              <w:rFonts w:ascii="Courier New" w:eastAsia="Times New Roman" w:hAnsi="Courier New" w:cs="Courier New"/>
              <w:color w:val="000000"/>
              <w:sz w:val="20"/>
              <w:szCs w:val="20"/>
              <w:lang w:val="en-GB" w:eastAsia="en-GB"/>
            </w:rPr>
          </w:rPrChange>
        </w:rPr>
      </w:pPr>
      <w:ins w:id="1574" w:author="Marco Petri" w:date="2020-12-22T22:05:00Z">
        <w:r w:rsidRPr="00FE56D0">
          <w:rPr>
            <w:rFonts w:ascii="Courier New" w:eastAsia="Times New Roman" w:hAnsi="Courier New" w:cs="Courier New"/>
            <w:color w:val="000000"/>
            <w:sz w:val="16"/>
            <w:szCs w:val="16"/>
            <w:lang w:val="en-GB" w:eastAsia="en-GB"/>
            <w:rPrChange w:id="157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57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577" w:author="Marco Petri" w:date="2020-12-22T22:07:00Z">
              <w:rPr>
                <w:rFonts w:ascii="Courier New" w:eastAsia="Times New Roman" w:hAnsi="Courier New" w:cs="Courier New"/>
                <w:color w:val="000000"/>
                <w:sz w:val="20"/>
                <w:szCs w:val="20"/>
                <w:lang w:val="en-GB" w:eastAsia="en-GB"/>
              </w:rPr>
            </w:rPrChange>
          </w:rPr>
          <w:t xml:space="preserve">  tm:TicketMachine | </w:t>
        </w:r>
        <w:r w:rsidRPr="00FE56D0">
          <w:rPr>
            <w:rFonts w:ascii="Courier New" w:eastAsia="Times New Roman" w:hAnsi="Courier New" w:cs="Courier New"/>
            <w:b/>
            <w:bCs/>
            <w:color w:val="0000FF"/>
            <w:sz w:val="16"/>
            <w:szCs w:val="16"/>
            <w:lang w:val="en-GB" w:eastAsia="en-GB"/>
            <w:rPrChange w:id="1578"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579" w:author="Marco Petri" w:date="2020-12-22T22:07:00Z">
              <w:rPr>
                <w:rFonts w:ascii="Courier New" w:eastAsia="Times New Roman" w:hAnsi="Courier New" w:cs="Courier New"/>
                <w:color w:val="000000"/>
                <w:sz w:val="20"/>
                <w:szCs w:val="20"/>
                <w:lang w:val="en-GB" w:eastAsia="en-GB"/>
              </w:rPr>
            </w:rPrChange>
          </w:rPr>
          <w:t xml:space="preserve"> s:Store | tm </w:t>
        </w:r>
        <w:r w:rsidRPr="00FE56D0">
          <w:rPr>
            <w:rFonts w:ascii="Courier New" w:eastAsia="Times New Roman" w:hAnsi="Courier New" w:cs="Courier New"/>
            <w:b/>
            <w:bCs/>
            <w:color w:val="0000FF"/>
            <w:sz w:val="16"/>
            <w:szCs w:val="16"/>
            <w:lang w:val="en-GB" w:eastAsia="en-GB"/>
            <w:rPrChange w:id="158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581" w:author="Marco Petri" w:date="2020-12-22T22:07:00Z">
              <w:rPr>
                <w:rFonts w:ascii="Courier New" w:eastAsia="Times New Roman" w:hAnsi="Courier New" w:cs="Courier New"/>
                <w:color w:val="000000"/>
                <w:sz w:val="20"/>
                <w:szCs w:val="20"/>
                <w:lang w:val="en-GB" w:eastAsia="en-GB"/>
              </w:rPr>
            </w:rPrChange>
          </w:rPr>
          <w:t xml:space="preserve"> s.storeTicketMachines</w:t>
        </w:r>
      </w:ins>
    </w:p>
    <w:p w14:paraId="16884F73" w14:textId="77777777" w:rsidR="00E250F6" w:rsidRPr="00FE56D0" w:rsidRDefault="00E250F6" w:rsidP="00E250F6">
      <w:pPr>
        <w:shd w:val="clear" w:color="auto" w:fill="FFFFFF"/>
        <w:spacing w:line="240" w:lineRule="auto"/>
        <w:jc w:val="left"/>
        <w:rPr>
          <w:ins w:id="1582" w:author="Marco Petri" w:date="2020-12-22T22:05:00Z"/>
          <w:rFonts w:ascii="Courier New" w:eastAsia="Times New Roman" w:hAnsi="Courier New" w:cs="Courier New"/>
          <w:color w:val="000000"/>
          <w:sz w:val="16"/>
          <w:szCs w:val="16"/>
          <w:lang w:val="en-GB" w:eastAsia="en-GB"/>
          <w:rPrChange w:id="1583" w:author="Marco Petri" w:date="2020-12-22T22:07:00Z">
            <w:rPr>
              <w:ins w:id="1584" w:author="Marco Petri" w:date="2020-12-22T22:05:00Z"/>
              <w:rFonts w:ascii="Courier New" w:eastAsia="Times New Roman" w:hAnsi="Courier New" w:cs="Courier New"/>
              <w:color w:val="000000"/>
              <w:sz w:val="20"/>
              <w:szCs w:val="20"/>
              <w:lang w:val="en-GB" w:eastAsia="en-GB"/>
            </w:rPr>
          </w:rPrChange>
        </w:rPr>
      </w:pPr>
      <w:ins w:id="1585" w:author="Marco Petri" w:date="2020-12-22T22:05:00Z">
        <w:r w:rsidRPr="00FE56D0">
          <w:rPr>
            <w:rFonts w:ascii="Courier New" w:eastAsia="Times New Roman" w:hAnsi="Courier New" w:cs="Courier New"/>
            <w:color w:val="000000"/>
            <w:sz w:val="16"/>
            <w:szCs w:val="16"/>
            <w:lang w:val="en-GB" w:eastAsia="en-GB"/>
            <w:rPrChange w:id="1586" w:author="Marco Petri" w:date="2020-12-22T22:07:00Z">
              <w:rPr>
                <w:rFonts w:ascii="Courier New" w:eastAsia="Times New Roman" w:hAnsi="Courier New" w:cs="Courier New"/>
                <w:color w:val="000000"/>
                <w:sz w:val="20"/>
                <w:szCs w:val="20"/>
                <w:lang w:val="en-GB" w:eastAsia="en-GB"/>
              </w:rPr>
            </w:rPrChange>
          </w:rPr>
          <w:t>}</w:t>
        </w:r>
      </w:ins>
    </w:p>
    <w:p w14:paraId="065CACE6" w14:textId="77777777" w:rsidR="00E250F6" w:rsidRPr="00FE56D0" w:rsidRDefault="00E250F6" w:rsidP="00E250F6">
      <w:pPr>
        <w:shd w:val="clear" w:color="auto" w:fill="FFFFFF"/>
        <w:spacing w:line="240" w:lineRule="auto"/>
        <w:jc w:val="left"/>
        <w:rPr>
          <w:ins w:id="1587" w:author="Marco Petri" w:date="2020-12-22T22:05:00Z"/>
          <w:rFonts w:ascii="Courier New" w:eastAsia="Times New Roman" w:hAnsi="Courier New" w:cs="Courier New"/>
          <w:color w:val="000000"/>
          <w:sz w:val="16"/>
          <w:szCs w:val="16"/>
          <w:lang w:val="en-GB" w:eastAsia="en-GB"/>
          <w:rPrChange w:id="1588" w:author="Marco Petri" w:date="2020-12-22T22:07:00Z">
            <w:rPr>
              <w:ins w:id="1589" w:author="Marco Petri" w:date="2020-12-22T22:05:00Z"/>
              <w:rFonts w:ascii="Courier New" w:eastAsia="Times New Roman" w:hAnsi="Courier New" w:cs="Courier New"/>
              <w:color w:val="000000"/>
              <w:sz w:val="20"/>
              <w:szCs w:val="20"/>
              <w:lang w:val="en-GB" w:eastAsia="en-GB"/>
            </w:rPr>
          </w:rPrChange>
        </w:rPr>
      </w:pPr>
    </w:p>
    <w:p w14:paraId="2C6196EC" w14:textId="77777777" w:rsidR="00E250F6" w:rsidRPr="00FE56D0" w:rsidRDefault="00E250F6" w:rsidP="00E250F6">
      <w:pPr>
        <w:shd w:val="clear" w:color="auto" w:fill="FFFFFF"/>
        <w:spacing w:line="240" w:lineRule="auto"/>
        <w:jc w:val="left"/>
        <w:rPr>
          <w:ins w:id="1590" w:author="Marco Petri" w:date="2020-12-22T22:05:00Z"/>
          <w:rFonts w:ascii="Courier New" w:eastAsia="Times New Roman" w:hAnsi="Courier New" w:cs="Courier New"/>
          <w:color w:val="008000"/>
          <w:sz w:val="16"/>
          <w:szCs w:val="16"/>
          <w:lang w:val="en-GB" w:eastAsia="en-GB"/>
          <w:rPrChange w:id="1591" w:author="Marco Petri" w:date="2020-12-22T22:07:00Z">
            <w:rPr>
              <w:ins w:id="1592" w:author="Marco Petri" w:date="2020-12-22T22:05:00Z"/>
              <w:rFonts w:ascii="Courier New" w:eastAsia="Times New Roman" w:hAnsi="Courier New" w:cs="Courier New"/>
              <w:color w:val="008000"/>
              <w:sz w:val="20"/>
              <w:szCs w:val="20"/>
              <w:lang w:val="en-GB" w:eastAsia="en-GB"/>
            </w:rPr>
          </w:rPrChange>
        </w:rPr>
      </w:pPr>
      <w:ins w:id="1593" w:author="Marco Petri" w:date="2020-12-22T22:05:00Z">
        <w:r w:rsidRPr="00FE56D0">
          <w:rPr>
            <w:rFonts w:ascii="Courier New" w:eastAsia="Times New Roman" w:hAnsi="Courier New" w:cs="Courier New"/>
            <w:color w:val="008000"/>
            <w:sz w:val="16"/>
            <w:szCs w:val="16"/>
            <w:lang w:val="en-GB" w:eastAsia="en-GB"/>
            <w:rPrChange w:id="1594" w:author="Marco Petri" w:date="2020-12-22T22:07:00Z">
              <w:rPr>
                <w:rFonts w:ascii="Courier New" w:eastAsia="Times New Roman" w:hAnsi="Courier New" w:cs="Courier New"/>
                <w:color w:val="008000"/>
                <w:sz w:val="20"/>
                <w:szCs w:val="20"/>
                <w:lang w:val="en-GB" w:eastAsia="en-GB"/>
              </w:rPr>
            </w:rPrChange>
          </w:rPr>
          <w:t>//Each booking ticket is for one booking only</w:t>
        </w:r>
      </w:ins>
    </w:p>
    <w:p w14:paraId="36E7AB62" w14:textId="77777777" w:rsidR="00E250F6" w:rsidRPr="00FE56D0" w:rsidRDefault="00E250F6" w:rsidP="00E250F6">
      <w:pPr>
        <w:shd w:val="clear" w:color="auto" w:fill="FFFFFF"/>
        <w:spacing w:line="240" w:lineRule="auto"/>
        <w:jc w:val="left"/>
        <w:rPr>
          <w:ins w:id="1595" w:author="Marco Petri" w:date="2020-12-22T22:05:00Z"/>
          <w:rFonts w:ascii="Courier New" w:eastAsia="Times New Roman" w:hAnsi="Courier New" w:cs="Courier New"/>
          <w:color w:val="000000"/>
          <w:sz w:val="16"/>
          <w:szCs w:val="16"/>
          <w:lang w:val="en-GB" w:eastAsia="en-GB"/>
          <w:rPrChange w:id="1596" w:author="Marco Petri" w:date="2020-12-22T22:07:00Z">
            <w:rPr>
              <w:ins w:id="1597" w:author="Marco Petri" w:date="2020-12-22T22:05:00Z"/>
              <w:rFonts w:ascii="Courier New" w:eastAsia="Times New Roman" w:hAnsi="Courier New" w:cs="Courier New"/>
              <w:color w:val="000000"/>
              <w:sz w:val="20"/>
              <w:szCs w:val="20"/>
              <w:lang w:val="en-GB" w:eastAsia="en-GB"/>
            </w:rPr>
          </w:rPrChange>
        </w:rPr>
      </w:pPr>
      <w:ins w:id="1598" w:author="Marco Petri" w:date="2020-12-22T22:05:00Z">
        <w:r w:rsidRPr="00FE56D0">
          <w:rPr>
            <w:rFonts w:ascii="Courier New" w:eastAsia="Times New Roman" w:hAnsi="Courier New" w:cs="Courier New"/>
            <w:b/>
            <w:bCs/>
            <w:color w:val="0000FF"/>
            <w:sz w:val="16"/>
            <w:szCs w:val="16"/>
            <w:lang w:val="en-GB" w:eastAsia="en-GB"/>
            <w:rPrChange w:id="159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600" w:author="Marco Petri" w:date="2020-12-22T22:07:00Z">
              <w:rPr>
                <w:rFonts w:ascii="Courier New" w:eastAsia="Times New Roman" w:hAnsi="Courier New" w:cs="Courier New"/>
                <w:color w:val="000000"/>
                <w:sz w:val="20"/>
                <w:szCs w:val="20"/>
                <w:lang w:val="en-GB" w:eastAsia="en-GB"/>
              </w:rPr>
            </w:rPrChange>
          </w:rPr>
          <w:t xml:space="preserve"> noSharedBookingTicket{</w:t>
        </w:r>
      </w:ins>
    </w:p>
    <w:p w14:paraId="70A6ABA9" w14:textId="77777777" w:rsidR="00E250F6" w:rsidRPr="00FE56D0" w:rsidRDefault="00E250F6" w:rsidP="00E250F6">
      <w:pPr>
        <w:shd w:val="clear" w:color="auto" w:fill="FFFFFF"/>
        <w:spacing w:line="240" w:lineRule="auto"/>
        <w:jc w:val="left"/>
        <w:rPr>
          <w:ins w:id="1601" w:author="Marco Petri" w:date="2020-12-22T22:05:00Z"/>
          <w:rFonts w:ascii="Courier New" w:eastAsia="Times New Roman" w:hAnsi="Courier New" w:cs="Courier New"/>
          <w:color w:val="000000"/>
          <w:sz w:val="16"/>
          <w:szCs w:val="16"/>
          <w:lang w:val="en-GB" w:eastAsia="en-GB"/>
          <w:rPrChange w:id="1602" w:author="Marco Petri" w:date="2020-12-22T22:07:00Z">
            <w:rPr>
              <w:ins w:id="1603" w:author="Marco Petri" w:date="2020-12-22T22:05:00Z"/>
              <w:rFonts w:ascii="Courier New" w:eastAsia="Times New Roman" w:hAnsi="Courier New" w:cs="Courier New"/>
              <w:color w:val="000000"/>
              <w:sz w:val="20"/>
              <w:szCs w:val="20"/>
              <w:lang w:val="en-GB" w:eastAsia="en-GB"/>
            </w:rPr>
          </w:rPrChange>
        </w:rPr>
      </w:pPr>
      <w:ins w:id="1604" w:author="Marco Petri" w:date="2020-12-22T22:05:00Z">
        <w:r w:rsidRPr="00FE56D0">
          <w:rPr>
            <w:rFonts w:ascii="Courier New" w:eastAsia="Times New Roman" w:hAnsi="Courier New" w:cs="Courier New"/>
            <w:color w:val="000000"/>
            <w:sz w:val="16"/>
            <w:szCs w:val="16"/>
            <w:lang w:val="en-GB" w:eastAsia="en-GB"/>
            <w:rPrChange w:id="160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60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607" w:author="Marco Petri" w:date="2020-12-22T22:07:00Z">
              <w:rPr>
                <w:rFonts w:ascii="Courier New" w:eastAsia="Times New Roman" w:hAnsi="Courier New" w:cs="Courier New"/>
                <w:color w:val="000000"/>
                <w:sz w:val="20"/>
                <w:szCs w:val="20"/>
                <w:lang w:val="en-GB" w:eastAsia="en-GB"/>
              </w:rPr>
            </w:rPrChange>
          </w:rPr>
          <w:t xml:space="preserve"> bt:BookingTicket | </w:t>
        </w:r>
        <w:r w:rsidRPr="00FE56D0">
          <w:rPr>
            <w:rFonts w:ascii="Courier New" w:eastAsia="Times New Roman" w:hAnsi="Courier New" w:cs="Courier New"/>
            <w:b/>
            <w:bCs/>
            <w:color w:val="0000FF"/>
            <w:sz w:val="16"/>
            <w:szCs w:val="16"/>
            <w:lang w:val="en-GB" w:eastAsia="en-GB"/>
            <w:rPrChange w:id="1608"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609" w:author="Marco Petri" w:date="2020-12-22T22:07:00Z">
              <w:rPr>
                <w:rFonts w:ascii="Courier New" w:eastAsia="Times New Roman" w:hAnsi="Courier New" w:cs="Courier New"/>
                <w:color w:val="000000"/>
                <w:sz w:val="20"/>
                <w:szCs w:val="20"/>
                <w:lang w:val="en-GB" w:eastAsia="en-GB"/>
              </w:rPr>
            </w:rPrChange>
          </w:rPr>
          <w:t xml:space="preserve"> b:Booking | b.bookingTicket = bt</w:t>
        </w:r>
      </w:ins>
    </w:p>
    <w:p w14:paraId="45146329" w14:textId="77777777" w:rsidR="00E250F6" w:rsidRPr="00FE56D0" w:rsidRDefault="00E250F6" w:rsidP="00E250F6">
      <w:pPr>
        <w:shd w:val="clear" w:color="auto" w:fill="FFFFFF"/>
        <w:spacing w:line="240" w:lineRule="auto"/>
        <w:jc w:val="left"/>
        <w:rPr>
          <w:ins w:id="1610" w:author="Marco Petri" w:date="2020-12-22T22:05:00Z"/>
          <w:rFonts w:ascii="Courier New" w:eastAsia="Times New Roman" w:hAnsi="Courier New" w:cs="Courier New"/>
          <w:color w:val="000000"/>
          <w:sz w:val="16"/>
          <w:szCs w:val="16"/>
          <w:lang w:val="en-GB" w:eastAsia="en-GB"/>
          <w:rPrChange w:id="1611" w:author="Marco Petri" w:date="2020-12-22T22:07:00Z">
            <w:rPr>
              <w:ins w:id="1612" w:author="Marco Petri" w:date="2020-12-22T22:05:00Z"/>
              <w:rFonts w:ascii="Courier New" w:eastAsia="Times New Roman" w:hAnsi="Courier New" w:cs="Courier New"/>
              <w:color w:val="000000"/>
              <w:sz w:val="20"/>
              <w:szCs w:val="20"/>
              <w:lang w:val="en-GB" w:eastAsia="en-GB"/>
            </w:rPr>
          </w:rPrChange>
        </w:rPr>
      </w:pPr>
      <w:ins w:id="1613" w:author="Marco Petri" w:date="2020-12-22T22:05:00Z">
        <w:r w:rsidRPr="00FE56D0">
          <w:rPr>
            <w:rFonts w:ascii="Courier New" w:eastAsia="Times New Roman" w:hAnsi="Courier New" w:cs="Courier New"/>
            <w:color w:val="000000"/>
            <w:sz w:val="16"/>
            <w:szCs w:val="16"/>
            <w:lang w:val="en-GB" w:eastAsia="en-GB"/>
            <w:rPrChange w:id="1614" w:author="Marco Petri" w:date="2020-12-22T22:07:00Z">
              <w:rPr>
                <w:rFonts w:ascii="Courier New" w:eastAsia="Times New Roman" w:hAnsi="Courier New" w:cs="Courier New"/>
                <w:color w:val="000000"/>
                <w:sz w:val="20"/>
                <w:szCs w:val="20"/>
                <w:lang w:val="en-GB" w:eastAsia="en-GB"/>
              </w:rPr>
            </w:rPrChange>
          </w:rPr>
          <w:t>}</w:t>
        </w:r>
      </w:ins>
    </w:p>
    <w:p w14:paraId="3A2D03F8" w14:textId="77777777" w:rsidR="00E250F6" w:rsidRPr="00FE56D0" w:rsidRDefault="00E250F6" w:rsidP="00E250F6">
      <w:pPr>
        <w:shd w:val="clear" w:color="auto" w:fill="FFFFFF"/>
        <w:spacing w:line="240" w:lineRule="auto"/>
        <w:jc w:val="left"/>
        <w:rPr>
          <w:ins w:id="1615" w:author="Marco Petri" w:date="2020-12-22T22:05:00Z"/>
          <w:rFonts w:ascii="Courier New" w:eastAsia="Times New Roman" w:hAnsi="Courier New" w:cs="Courier New"/>
          <w:color w:val="000000"/>
          <w:sz w:val="16"/>
          <w:szCs w:val="16"/>
          <w:lang w:val="en-GB" w:eastAsia="en-GB"/>
          <w:rPrChange w:id="1616" w:author="Marco Petri" w:date="2020-12-22T22:07:00Z">
            <w:rPr>
              <w:ins w:id="1617" w:author="Marco Petri" w:date="2020-12-22T22:05:00Z"/>
              <w:rFonts w:ascii="Courier New" w:eastAsia="Times New Roman" w:hAnsi="Courier New" w:cs="Courier New"/>
              <w:color w:val="000000"/>
              <w:sz w:val="20"/>
              <w:szCs w:val="20"/>
              <w:lang w:val="en-GB" w:eastAsia="en-GB"/>
            </w:rPr>
          </w:rPrChange>
        </w:rPr>
      </w:pPr>
    </w:p>
    <w:p w14:paraId="6BFE2665" w14:textId="77777777" w:rsidR="00E250F6" w:rsidRPr="00FE56D0" w:rsidRDefault="00E250F6" w:rsidP="00E250F6">
      <w:pPr>
        <w:shd w:val="clear" w:color="auto" w:fill="FFFFFF"/>
        <w:spacing w:line="240" w:lineRule="auto"/>
        <w:jc w:val="left"/>
        <w:rPr>
          <w:ins w:id="1618" w:author="Marco Petri" w:date="2020-12-22T22:05:00Z"/>
          <w:rFonts w:ascii="Courier New" w:eastAsia="Times New Roman" w:hAnsi="Courier New" w:cs="Courier New"/>
          <w:color w:val="008000"/>
          <w:sz w:val="16"/>
          <w:szCs w:val="16"/>
          <w:lang w:val="en-GB" w:eastAsia="en-GB"/>
          <w:rPrChange w:id="1619" w:author="Marco Petri" w:date="2020-12-22T22:07:00Z">
            <w:rPr>
              <w:ins w:id="1620" w:author="Marco Petri" w:date="2020-12-22T22:05:00Z"/>
              <w:rFonts w:ascii="Courier New" w:eastAsia="Times New Roman" w:hAnsi="Courier New" w:cs="Courier New"/>
              <w:color w:val="008000"/>
              <w:sz w:val="20"/>
              <w:szCs w:val="20"/>
              <w:lang w:val="en-GB" w:eastAsia="en-GB"/>
            </w:rPr>
          </w:rPrChange>
        </w:rPr>
      </w:pPr>
      <w:ins w:id="1621" w:author="Marco Petri" w:date="2020-12-22T22:05:00Z">
        <w:r w:rsidRPr="00FE56D0">
          <w:rPr>
            <w:rFonts w:ascii="Courier New" w:eastAsia="Times New Roman" w:hAnsi="Courier New" w:cs="Courier New"/>
            <w:color w:val="008000"/>
            <w:sz w:val="16"/>
            <w:szCs w:val="16"/>
            <w:lang w:val="en-GB" w:eastAsia="en-GB"/>
            <w:rPrChange w:id="1622" w:author="Marco Petri" w:date="2020-12-22T22:07:00Z">
              <w:rPr>
                <w:rFonts w:ascii="Courier New" w:eastAsia="Times New Roman" w:hAnsi="Courier New" w:cs="Courier New"/>
                <w:color w:val="008000"/>
                <w:sz w:val="20"/>
                <w:szCs w:val="20"/>
                <w:lang w:val="en-GB" w:eastAsia="en-GB"/>
              </w:rPr>
            </w:rPrChange>
          </w:rPr>
          <w:t>//Every ticket is for only one store</w:t>
        </w:r>
      </w:ins>
    </w:p>
    <w:p w14:paraId="1013E0B6" w14:textId="77777777" w:rsidR="00E250F6" w:rsidRPr="00FE56D0" w:rsidRDefault="00E250F6" w:rsidP="00E250F6">
      <w:pPr>
        <w:shd w:val="clear" w:color="auto" w:fill="FFFFFF"/>
        <w:spacing w:line="240" w:lineRule="auto"/>
        <w:jc w:val="left"/>
        <w:rPr>
          <w:ins w:id="1623" w:author="Marco Petri" w:date="2020-12-22T22:05:00Z"/>
          <w:rFonts w:ascii="Courier New" w:eastAsia="Times New Roman" w:hAnsi="Courier New" w:cs="Courier New"/>
          <w:color w:val="000000"/>
          <w:sz w:val="16"/>
          <w:szCs w:val="16"/>
          <w:lang w:val="en-GB" w:eastAsia="en-GB"/>
          <w:rPrChange w:id="1624" w:author="Marco Petri" w:date="2020-12-22T22:07:00Z">
            <w:rPr>
              <w:ins w:id="1625" w:author="Marco Petri" w:date="2020-12-22T22:05:00Z"/>
              <w:rFonts w:ascii="Courier New" w:eastAsia="Times New Roman" w:hAnsi="Courier New" w:cs="Courier New"/>
              <w:color w:val="000000"/>
              <w:sz w:val="20"/>
              <w:szCs w:val="20"/>
              <w:lang w:val="en-GB" w:eastAsia="en-GB"/>
            </w:rPr>
          </w:rPrChange>
        </w:rPr>
      </w:pPr>
      <w:ins w:id="1626" w:author="Marco Petri" w:date="2020-12-22T22:05:00Z">
        <w:r w:rsidRPr="00FE56D0">
          <w:rPr>
            <w:rFonts w:ascii="Courier New" w:eastAsia="Times New Roman" w:hAnsi="Courier New" w:cs="Courier New"/>
            <w:b/>
            <w:bCs/>
            <w:color w:val="0000FF"/>
            <w:sz w:val="16"/>
            <w:szCs w:val="16"/>
            <w:lang w:val="en-GB" w:eastAsia="en-GB"/>
            <w:rPrChange w:id="1627"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628" w:author="Marco Petri" w:date="2020-12-22T22:07:00Z">
              <w:rPr>
                <w:rFonts w:ascii="Courier New" w:eastAsia="Times New Roman" w:hAnsi="Courier New" w:cs="Courier New"/>
                <w:color w:val="000000"/>
                <w:sz w:val="20"/>
                <w:szCs w:val="20"/>
                <w:lang w:val="en-GB" w:eastAsia="en-GB"/>
              </w:rPr>
            </w:rPrChange>
          </w:rPr>
          <w:t xml:space="preserve"> ticketsAreForAtMostOneStore {</w:t>
        </w:r>
      </w:ins>
    </w:p>
    <w:p w14:paraId="65A06EDF" w14:textId="77777777" w:rsidR="00E250F6" w:rsidRPr="00FE56D0" w:rsidRDefault="00E250F6" w:rsidP="00E250F6">
      <w:pPr>
        <w:shd w:val="clear" w:color="auto" w:fill="FFFFFF"/>
        <w:spacing w:line="240" w:lineRule="auto"/>
        <w:jc w:val="left"/>
        <w:rPr>
          <w:ins w:id="1629" w:author="Marco Petri" w:date="2020-12-22T22:05:00Z"/>
          <w:rFonts w:ascii="Courier New" w:eastAsia="Times New Roman" w:hAnsi="Courier New" w:cs="Courier New"/>
          <w:color w:val="000000"/>
          <w:sz w:val="16"/>
          <w:szCs w:val="16"/>
          <w:lang w:val="en-GB" w:eastAsia="en-GB"/>
          <w:rPrChange w:id="1630" w:author="Marco Petri" w:date="2020-12-22T22:07:00Z">
            <w:rPr>
              <w:ins w:id="1631" w:author="Marco Petri" w:date="2020-12-22T22:05:00Z"/>
              <w:rFonts w:ascii="Courier New" w:eastAsia="Times New Roman" w:hAnsi="Courier New" w:cs="Courier New"/>
              <w:color w:val="000000"/>
              <w:sz w:val="20"/>
              <w:szCs w:val="20"/>
              <w:lang w:val="en-GB" w:eastAsia="en-GB"/>
            </w:rPr>
          </w:rPrChange>
        </w:rPr>
      </w:pPr>
      <w:ins w:id="1632" w:author="Marco Petri" w:date="2020-12-22T22:05:00Z">
        <w:r w:rsidRPr="00FE56D0">
          <w:rPr>
            <w:rFonts w:ascii="Courier New" w:eastAsia="Times New Roman" w:hAnsi="Courier New" w:cs="Courier New"/>
            <w:color w:val="000000"/>
            <w:sz w:val="16"/>
            <w:szCs w:val="16"/>
            <w:lang w:val="en-GB" w:eastAsia="en-GB"/>
            <w:rPrChange w:id="163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63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635" w:author="Marco Petri" w:date="2020-12-22T22:07:00Z">
              <w:rPr>
                <w:rFonts w:ascii="Courier New" w:eastAsia="Times New Roman" w:hAnsi="Courier New" w:cs="Courier New"/>
                <w:color w:val="000000"/>
                <w:sz w:val="20"/>
                <w:szCs w:val="20"/>
                <w:lang w:val="en-GB" w:eastAsia="en-GB"/>
              </w:rPr>
            </w:rPrChange>
          </w:rPr>
          <w:t xml:space="preserve"> t: Ticket, time:Time | </w:t>
        </w:r>
        <w:r w:rsidRPr="00FE56D0">
          <w:rPr>
            <w:rFonts w:ascii="Courier New" w:eastAsia="Times New Roman" w:hAnsi="Courier New" w:cs="Courier New"/>
            <w:b/>
            <w:bCs/>
            <w:color w:val="0000FF"/>
            <w:sz w:val="16"/>
            <w:szCs w:val="16"/>
            <w:lang w:val="en-GB" w:eastAsia="en-GB"/>
            <w:rPrChange w:id="1636"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1637" w:author="Marco Petri" w:date="2020-12-22T22:07:00Z">
              <w:rPr>
                <w:rFonts w:ascii="Courier New" w:eastAsia="Times New Roman" w:hAnsi="Courier New" w:cs="Courier New"/>
                <w:color w:val="000000"/>
                <w:sz w:val="20"/>
                <w:szCs w:val="20"/>
                <w:lang w:val="en-GB" w:eastAsia="en-GB"/>
              </w:rPr>
            </w:rPrChange>
          </w:rPr>
          <w:t xml:space="preserve"> s: Store |</w:t>
        </w:r>
      </w:ins>
    </w:p>
    <w:p w14:paraId="56CA4929" w14:textId="77777777" w:rsidR="00E250F6" w:rsidRPr="00FE56D0" w:rsidRDefault="00E250F6" w:rsidP="00E250F6">
      <w:pPr>
        <w:shd w:val="clear" w:color="auto" w:fill="FFFFFF"/>
        <w:spacing w:line="240" w:lineRule="auto"/>
        <w:jc w:val="left"/>
        <w:rPr>
          <w:ins w:id="1638" w:author="Marco Petri" w:date="2020-12-22T22:05:00Z"/>
          <w:rFonts w:ascii="Courier New" w:eastAsia="Times New Roman" w:hAnsi="Courier New" w:cs="Courier New"/>
          <w:color w:val="000000"/>
          <w:sz w:val="16"/>
          <w:szCs w:val="16"/>
          <w:lang w:val="en-GB" w:eastAsia="en-GB"/>
          <w:rPrChange w:id="1639" w:author="Marco Petri" w:date="2020-12-22T22:07:00Z">
            <w:rPr>
              <w:ins w:id="1640" w:author="Marco Petri" w:date="2020-12-22T22:05:00Z"/>
              <w:rFonts w:ascii="Courier New" w:eastAsia="Times New Roman" w:hAnsi="Courier New" w:cs="Courier New"/>
              <w:color w:val="000000"/>
              <w:sz w:val="20"/>
              <w:szCs w:val="20"/>
              <w:lang w:val="en-GB" w:eastAsia="en-GB"/>
            </w:rPr>
          </w:rPrChange>
        </w:rPr>
      </w:pPr>
      <w:ins w:id="1641" w:author="Marco Petri" w:date="2020-12-22T22:05:00Z">
        <w:r w:rsidRPr="00FE56D0">
          <w:rPr>
            <w:rFonts w:ascii="Courier New" w:eastAsia="Times New Roman" w:hAnsi="Courier New" w:cs="Courier New"/>
            <w:color w:val="000000"/>
            <w:sz w:val="16"/>
            <w:szCs w:val="16"/>
            <w:lang w:val="en-GB" w:eastAsia="en-GB"/>
            <w:rPrChange w:id="1642"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64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644" w:author="Marco Petri" w:date="2020-12-22T22:07:00Z">
              <w:rPr>
                <w:rFonts w:ascii="Courier New" w:eastAsia="Times New Roman" w:hAnsi="Courier New" w:cs="Courier New"/>
                <w:color w:val="000000"/>
                <w:sz w:val="20"/>
                <w:szCs w:val="20"/>
                <w:lang w:val="en-GB" w:eastAsia="en-GB"/>
              </w:rPr>
            </w:rPrChange>
          </w:rPr>
          <w:t xml:space="preserve"> (s.storeUsedTickets.time + s.storeNotUsedInvalidTickets.time +</w:t>
        </w:r>
      </w:ins>
    </w:p>
    <w:p w14:paraId="2965962B" w14:textId="77777777" w:rsidR="00E250F6" w:rsidRPr="00FE56D0" w:rsidRDefault="00E250F6" w:rsidP="00E250F6">
      <w:pPr>
        <w:shd w:val="clear" w:color="auto" w:fill="FFFFFF"/>
        <w:spacing w:line="240" w:lineRule="auto"/>
        <w:jc w:val="left"/>
        <w:rPr>
          <w:ins w:id="1645" w:author="Marco Petri" w:date="2020-12-22T22:05:00Z"/>
          <w:rFonts w:ascii="Courier New" w:eastAsia="Times New Roman" w:hAnsi="Courier New" w:cs="Courier New"/>
          <w:color w:val="000000"/>
          <w:sz w:val="16"/>
          <w:szCs w:val="16"/>
          <w:lang w:val="en-GB" w:eastAsia="en-GB"/>
          <w:rPrChange w:id="1646" w:author="Marco Petri" w:date="2020-12-22T22:07:00Z">
            <w:rPr>
              <w:ins w:id="1647" w:author="Marco Petri" w:date="2020-12-22T22:05:00Z"/>
              <w:rFonts w:ascii="Courier New" w:eastAsia="Times New Roman" w:hAnsi="Courier New" w:cs="Courier New"/>
              <w:color w:val="000000"/>
              <w:sz w:val="20"/>
              <w:szCs w:val="20"/>
              <w:lang w:val="en-GB" w:eastAsia="en-GB"/>
            </w:rPr>
          </w:rPrChange>
        </w:rPr>
      </w:pPr>
      <w:ins w:id="1648" w:author="Marco Petri" w:date="2020-12-22T22:05:00Z">
        <w:r w:rsidRPr="00FE56D0">
          <w:rPr>
            <w:rFonts w:ascii="Courier New" w:eastAsia="Times New Roman" w:hAnsi="Courier New" w:cs="Courier New"/>
            <w:color w:val="000000"/>
            <w:sz w:val="16"/>
            <w:szCs w:val="16"/>
            <w:lang w:val="en-GB" w:eastAsia="en-GB"/>
            <w:rPrChange w:id="1649" w:author="Marco Petri" w:date="2020-12-22T22:07:00Z">
              <w:rPr>
                <w:rFonts w:ascii="Courier New" w:eastAsia="Times New Roman" w:hAnsi="Courier New" w:cs="Courier New"/>
                <w:color w:val="000000"/>
                <w:sz w:val="20"/>
                <w:szCs w:val="20"/>
                <w:lang w:val="en-GB" w:eastAsia="en-GB"/>
              </w:rPr>
            </w:rPrChange>
          </w:rPr>
          <w:t xml:space="preserve">        s.storeBookings.time.bookingTicket + s.storeQueue.queueTickets.time)</w:t>
        </w:r>
      </w:ins>
    </w:p>
    <w:p w14:paraId="393EB528" w14:textId="77777777" w:rsidR="00E250F6" w:rsidRPr="00FE56D0" w:rsidRDefault="00E250F6" w:rsidP="00E250F6">
      <w:pPr>
        <w:shd w:val="clear" w:color="auto" w:fill="FFFFFF"/>
        <w:spacing w:line="240" w:lineRule="auto"/>
        <w:jc w:val="left"/>
        <w:rPr>
          <w:ins w:id="1650" w:author="Marco Petri" w:date="2020-12-22T22:05:00Z"/>
          <w:rFonts w:ascii="Courier New" w:eastAsia="Times New Roman" w:hAnsi="Courier New" w:cs="Courier New"/>
          <w:color w:val="000000"/>
          <w:sz w:val="16"/>
          <w:szCs w:val="16"/>
          <w:lang w:val="en-GB" w:eastAsia="en-GB"/>
          <w:rPrChange w:id="1651" w:author="Marco Petri" w:date="2020-12-22T22:07:00Z">
            <w:rPr>
              <w:ins w:id="1652" w:author="Marco Petri" w:date="2020-12-22T22:05:00Z"/>
              <w:rFonts w:ascii="Courier New" w:eastAsia="Times New Roman" w:hAnsi="Courier New" w:cs="Courier New"/>
              <w:color w:val="000000"/>
              <w:sz w:val="20"/>
              <w:szCs w:val="20"/>
              <w:lang w:val="en-GB" w:eastAsia="en-GB"/>
            </w:rPr>
          </w:rPrChange>
        </w:rPr>
      </w:pPr>
      <w:ins w:id="1653" w:author="Marco Petri" w:date="2020-12-22T22:05:00Z">
        <w:r w:rsidRPr="00FE56D0">
          <w:rPr>
            <w:rFonts w:ascii="Courier New" w:eastAsia="Times New Roman" w:hAnsi="Courier New" w:cs="Courier New"/>
            <w:color w:val="000000"/>
            <w:sz w:val="16"/>
            <w:szCs w:val="16"/>
            <w:lang w:val="en-GB" w:eastAsia="en-GB"/>
            <w:rPrChange w:id="1654" w:author="Marco Petri" w:date="2020-12-22T22:07:00Z">
              <w:rPr>
                <w:rFonts w:ascii="Courier New" w:eastAsia="Times New Roman" w:hAnsi="Courier New" w:cs="Courier New"/>
                <w:color w:val="000000"/>
                <w:sz w:val="20"/>
                <w:szCs w:val="20"/>
                <w:lang w:val="en-GB" w:eastAsia="en-GB"/>
              </w:rPr>
            </w:rPrChange>
          </w:rPr>
          <w:t>}</w:t>
        </w:r>
      </w:ins>
    </w:p>
    <w:p w14:paraId="35B88896" w14:textId="77777777" w:rsidR="00E250F6" w:rsidRPr="00FE56D0" w:rsidRDefault="00E250F6" w:rsidP="00E250F6">
      <w:pPr>
        <w:shd w:val="clear" w:color="auto" w:fill="FFFFFF"/>
        <w:spacing w:line="240" w:lineRule="auto"/>
        <w:jc w:val="left"/>
        <w:rPr>
          <w:ins w:id="1655" w:author="Marco Petri" w:date="2020-12-22T22:05:00Z"/>
          <w:rFonts w:ascii="Courier New" w:eastAsia="Times New Roman" w:hAnsi="Courier New" w:cs="Courier New"/>
          <w:color w:val="000000"/>
          <w:sz w:val="16"/>
          <w:szCs w:val="16"/>
          <w:lang w:val="en-GB" w:eastAsia="en-GB"/>
          <w:rPrChange w:id="1656" w:author="Marco Petri" w:date="2020-12-22T22:07:00Z">
            <w:rPr>
              <w:ins w:id="1657" w:author="Marco Petri" w:date="2020-12-22T22:05:00Z"/>
              <w:rFonts w:ascii="Courier New" w:eastAsia="Times New Roman" w:hAnsi="Courier New" w:cs="Courier New"/>
              <w:color w:val="000000"/>
              <w:sz w:val="20"/>
              <w:szCs w:val="20"/>
              <w:lang w:val="en-GB" w:eastAsia="en-GB"/>
            </w:rPr>
          </w:rPrChange>
        </w:rPr>
      </w:pPr>
    </w:p>
    <w:p w14:paraId="035CC028" w14:textId="77777777" w:rsidR="00E250F6" w:rsidRPr="00FE56D0" w:rsidRDefault="00E250F6" w:rsidP="00E250F6">
      <w:pPr>
        <w:shd w:val="clear" w:color="auto" w:fill="FFFFFF"/>
        <w:spacing w:line="240" w:lineRule="auto"/>
        <w:jc w:val="left"/>
        <w:rPr>
          <w:ins w:id="1658" w:author="Marco Petri" w:date="2020-12-22T22:05:00Z"/>
          <w:rFonts w:ascii="Courier New" w:eastAsia="Times New Roman" w:hAnsi="Courier New" w:cs="Courier New"/>
          <w:color w:val="008000"/>
          <w:sz w:val="16"/>
          <w:szCs w:val="16"/>
          <w:lang w:val="en-GB" w:eastAsia="en-GB"/>
          <w:rPrChange w:id="1659" w:author="Marco Petri" w:date="2020-12-22T22:07:00Z">
            <w:rPr>
              <w:ins w:id="1660" w:author="Marco Petri" w:date="2020-12-22T22:05:00Z"/>
              <w:rFonts w:ascii="Courier New" w:eastAsia="Times New Roman" w:hAnsi="Courier New" w:cs="Courier New"/>
              <w:color w:val="008000"/>
              <w:sz w:val="20"/>
              <w:szCs w:val="20"/>
              <w:lang w:val="en-GB" w:eastAsia="en-GB"/>
            </w:rPr>
          </w:rPrChange>
        </w:rPr>
      </w:pPr>
      <w:ins w:id="1661" w:author="Marco Petri" w:date="2020-12-22T22:05:00Z">
        <w:r w:rsidRPr="00FE56D0">
          <w:rPr>
            <w:rFonts w:ascii="Courier New" w:eastAsia="Times New Roman" w:hAnsi="Courier New" w:cs="Courier New"/>
            <w:color w:val="008000"/>
            <w:sz w:val="16"/>
            <w:szCs w:val="16"/>
            <w:lang w:val="en-GB" w:eastAsia="en-GB"/>
            <w:rPrChange w:id="1662" w:author="Marco Petri" w:date="2020-12-22T22:07:00Z">
              <w:rPr>
                <w:rFonts w:ascii="Courier New" w:eastAsia="Times New Roman" w:hAnsi="Courier New" w:cs="Courier New"/>
                <w:color w:val="008000"/>
                <w:sz w:val="20"/>
                <w:szCs w:val="20"/>
                <w:lang w:val="en-GB" w:eastAsia="en-GB"/>
              </w:rPr>
            </w:rPrChange>
          </w:rPr>
          <w:t>//Every booking is for only one store</w:t>
        </w:r>
      </w:ins>
    </w:p>
    <w:p w14:paraId="184473F5" w14:textId="77777777" w:rsidR="00E250F6" w:rsidRPr="00FE56D0" w:rsidRDefault="00E250F6" w:rsidP="00E250F6">
      <w:pPr>
        <w:shd w:val="clear" w:color="auto" w:fill="FFFFFF"/>
        <w:spacing w:line="240" w:lineRule="auto"/>
        <w:jc w:val="left"/>
        <w:rPr>
          <w:ins w:id="1663" w:author="Marco Petri" w:date="2020-12-22T22:05:00Z"/>
          <w:rFonts w:ascii="Courier New" w:eastAsia="Times New Roman" w:hAnsi="Courier New" w:cs="Courier New"/>
          <w:color w:val="000000"/>
          <w:sz w:val="16"/>
          <w:szCs w:val="16"/>
          <w:lang w:val="en-GB" w:eastAsia="en-GB"/>
          <w:rPrChange w:id="1664" w:author="Marco Petri" w:date="2020-12-22T22:07:00Z">
            <w:rPr>
              <w:ins w:id="1665" w:author="Marco Petri" w:date="2020-12-22T22:05:00Z"/>
              <w:rFonts w:ascii="Courier New" w:eastAsia="Times New Roman" w:hAnsi="Courier New" w:cs="Courier New"/>
              <w:color w:val="000000"/>
              <w:sz w:val="20"/>
              <w:szCs w:val="20"/>
              <w:lang w:val="en-GB" w:eastAsia="en-GB"/>
            </w:rPr>
          </w:rPrChange>
        </w:rPr>
      </w:pPr>
      <w:ins w:id="1666" w:author="Marco Petri" w:date="2020-12-22T22:05:00Z">
        <w:r w:rsidRPr="00FE56D0">
          <w:rPr>
            <w:rFonts w:ascii="Courier New" w:eastAsia="Times New Roman" w:hAnsi="Courier New" w:cs="Courier New"/>
            <w:b/>
            <w:bCs/>
            <w:color w:val="0000FF"/>
            <w:sz w:val="16"/>
            <w:szCs w:val="16"/>
            <w:lang w:val="en-GB" w:eastAsia="en-GB"/>
            <w:rPrChange w:id="1667"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668" w:author="Marco Petri" w:date="2020-12-22T22:07:00Z">
              <w:rPr>
                <w:rFonts w:ascii="Courier New" w:eastAsia="Times New Roman" w:hAnsi="Courier New" w:cs="Courier New"/>
                <w:color w:val="000000"/>
                <w:sz w:val="20"/>
                <w:szCs w:val="20"/>
                <w:lang w:val="en-GB" w:eastAsia="en-GB"/>
              </w:rPr>
            </w:rPrChange>
          </w:rPr>
          <w:t xml:space="preserve"> bookingsAreForAtMostOneStore {</w:t>
        </w:r>
      </w:ins>
    </w:p>
    <w:p w14:paraId="1521450A" w14:textId="77777777" w:rsidR="00E250F6" w:rsidRPr="00FE56D0" w:rsidRDefault="00E250F6" w:rsidP="00E250F6">
      <w:pPr>
        <w:shd w:val="clear" w:color="auto" w:fill="FFFFFF"/>
        <w:spacing w:line="240" w:lineRule="auto"/>
        <w:jc w:val="left"/>
        <w:rPr>
          <w:ins w:id="1669" w:author="Marco Petri" w:date="2020-12-22T22:05:00Z"/>
          <w:rFonts w:ascii="Courier New" w:eastAsia="Times New Roman" w:hAnsi="Courier New" w:cs="Courier New"/>
          <w:color w:val="000000"/>
          <w:sz w:val="16"/>
          <w:szCs w:val="16"/>
          <w:lang w:val="en-GB" w:eastAsia="en-GB"/>
          <w:rPrChange w:id="1670" w:author="Marco Petri" w:date="2020-12-22T22:07:00Z">
            <w:rPr>
              <w:ins w:id="1671" w:author="Marco Petri" w:date="2020-12-22T22:05:00Z"/>
              <w:rFonts w:ascii="Courier New" w:eastAsia="Times New Roman" w:hAnsi="Courier New" w:cs="Courier New"/>
              <w:color w:val="000000"/>
              <w:sz w:val="20"/>
              <w:szCs w:val="20"/>
              <w:lang w:val="en-GB" w:eastAsia="en-GB"/>
            </w:rPr>
          </w:rPrChange>
        </w:rPr>
      </w:pPr>
      <w:ins w:id="1672" w:author="Marco Petri" w:date="2020-12-22T22:05:00Z">
        <w:r w:rsidRPr="00FE56D0">
          <w:rPr>
            <w:rFonts w:ascii="Courier New" w:eastAsia="Times New Roman" w:hAnsi="Courier New" w:cs="Courier New"/>
            <w:color w:val="000000"/>
            <w:sz w:val="16"/>
            <w:szCs w:val="16"/>
            <w:lang w:val="en-GB" w:eastAsia="en-GB"/>
            <w:rPrChange w:id="167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67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675" w:author="Marco Petri" w:date="2020-12-22T22:07:00Z">
              <w:rPr>
                <w:rFonts w:ascii="Courier New" w:eastAsia="Times New Roman" w:hAnsi="Courier New" w:cs="Courier New"/>
                <w:color w:val="000000"/>
                <w:sz w:val="20"/>
                <w:szCs w:val="20"/>
                <w:lang w:val="en-GB" w:eastAsia="en-GB"/>
              </w:rPr>
            </w:rPrChange>
          </w:rPr>
          <w:t xml:space="preserve"> b: Booking, t:Time| </w:t>
        </w:r>
        <w:r w:rsidRPr="00FE56D0">
          <w:rPr>
            <w:rFonts w:ascii="Courier New" w:eastAsia="Times New Roman" w:hAnsi="Courier New" w:cs="Courier New"/>
            <w:b/>
            <w:bCs/>
            <w:color w:val="0000FF"/>
            <w:sz w:val="16"/>
            <w:szCs w:val="16"/>
            <w:lang w:val="en-GB" w:eastAsia="en-GB"/>
            <w:rPrChange w:id="1676" w:author="Marco Petri" w:date="2020-12-22T22:07:00Z">
              <w:rPr>
                <w:rFonts w:ascii="Courier New" w:eastAsia="Times New Roman" w:hAnsi="Courier New" w:cs="Courier New"/>
                <w:b/>
                <w:bCs/>
                <w:color w:val="0000FF"/>
                <w:sz w:val="20"/>
                <w:szCs w:val="20"/>
                <w:lang w:val="en-GB" w:eastAsia="en-GB"/>
              </w:rPr>
            </w:rPrChange>
          </w:rPr>
          <w:t>lone</w:t>
        </w:r>
        <w:r w:rsidRPr="00FE56D0">
          <w:rPr>
            <w:rFonts w:ascii="Courier New" w:eastAsia="Times New Roman" w:hAnsi="Courier New" w:cs="Courier New"/>
            <w:color w:val="000000"/>
            <w:sz w:val="16"/>
            <w:szCs w:val="16"/>
            <w:lang w:val="en-GB" w:eastAsia="en-GB"/>
            <w:rPrChange w:id="1677" w:author="Marco Petri" w:date="2020-12-22T22:07:00Z">
              <w:rPr>
                <w:rFonts w:ascii="Courier New" w:eastAsia="Times New Roman" w:hAnsi="Courier New" w:cs="Courier New"/>
                <w:color w:val="000000"/>
                <w:sz w:val="20"/>
                <w:szCs w:val="20"/>
                <w:lang w:val="en-GB" w:eastAsia="en-GB"/>
              </w:rPr>
            </w:rPrChange>
          </w:rPr>
          <w:t xml:space="preserve"> s: Store | b </w:t>
        </w:r>
        <w:r w:rsidRPr="00FE56D0">
          <w:rPr>
            <w:rFonts w:ascii="Courier New" w:eastAsia="Times New Roman" w:hAnsi="Courier New" w:cs="Courier New"/>
            <w:b/>
            <w:bCs/>
            <w:color w:val="0000FF"/>
            <w:sz w:val="16"/>
            <w:szCs w:val="16"/>
            <w:lang w:val="en-GB" w:eastAsia="en-GB"/>
            <w:rPrChange w:id="167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679" w:author="Marco Petri" w:date="2020-12-22T22:07:00Z">
              <w:rPr>
                <w:rFonts w:ascii="Courier New" w:eastAsia="Times New Roman" w:hAnsi="Courier New" w:cs="Courier New"/>
                <w:color w:val="000000"/>
                <w:sz w:val="20"/>
                <w:szCs w:val="20"/>
                <w:lang w:val="en-GB" w:eastAsia="en-GB"/>
              </w:rPr>
            </w:rPrChange>
          </w:rPr>
          <w:t xml:space="preserve"> s.storeBookings.t</w:t>
        </w:r>
      </w:ins>
    </w:p>
    <w:p w14:paraId="38624B9A" w14:textId="77777777" w:rsidR="00E250F6" w:rsidRPr="00FE56D0" w:rsidRDefault="00E250F6" w:rsidP="00E250F6">
      <w:pPr>
        <w:shd w:val="clear" w:color="auto" w:fill="FFFFFF"/>
        <w:spacing w:line="240" w:lineRule="auto"/>
        <w:jc w:val="left"/>
        <w:rPr>
          <w:ins w:id="1680" w:author="Marco Petri" w:date="2020-12-22T22:05:00Z"/>
          <w:rFonts w:ascii="Courier New" w:eastAsia="Times New Roman" w:hAnsi="Courier New" w:cs="Courier New"/>
          <w:color w:val="000000"/>
          <w:sz w:val="16"/>
          <w:szCs w:val="16"/>
          <w:lang w:val="en-GB" w:eastAsia="en-GB"/>
          <w:rPrChange w:id="1681" w:author="Marco Petri" w:date="2020-12-22T22:07:00Z">
            <w:rPr>
              <w:ins w:id="1682" w:author="Marco Petri" w:date="2020-12-22T22:05:00Z"/>
              <w:rFonts w:ascii="Courier New" w:eastAsia="Times New Roman" w:hAnsi="Courier New" w:cs="Courier New"/>
              <w:color w:val="000000"/>
              <w:sz w:val="20"/>
              <w:szCs w:val="20"/>
              <w:lang w:val="en-GB" w:eastAsia="en-GB"/>
            </w:rPr>
          </w:rPrChange>
        </w:rPr>
      </w:pPr>
      <w:ins w:id="1683" w:author="Marco Petri" w:date="2020-12-22T22:05:00Z">
        <w:r w:rsidRPr="00FE56D0">
          <w:rPr>
            <w:rFonts w:ascii="Courier New" w:eastAsia="Times New Roman" w:hAnsi="Courier New" w:cs="Courier New"/>
            <w:color w:val="000000"/>
            <w:sz w:val="16"/>
            <w:szCs w:val="16"/>
            <w:lang w:val="en-GB" w:eastAsia="en-GB"/>
            <w:rPrChange w:id="1684" w:author="Marco Petri" w:date="2020-12-22T22:07:00Z">
              <w:rPr>
                <w:rFonts w:ascii="Courier New" w:eastAsia="Times New Roman" w:hAnsi="Courier New" w:cs="Courier New"/>
                <w:color w:val="000000"/>
                <w:sz w:val="20"/>
                <w:szCs w:val="20"/>
                <w:lang w:val="en-GB" w:eastAsia="en-GB"/>
              </w:rPr>
            </w:rPrChange>
          </w:rPr>
          <w:t>}</w:t>
        </w:r>
      </w:ins>
    </w:p>
    <w:p w14:paraId="2DFB2AEA" w14:textId="77777777" w:rsidR="00E250F6" w:rsidRPr="00FE56D0" w:rsidRDefault="00E250F6" w:rsidP="00E250F6">
      <w:pPr>
        <w:shd w:val="clear" w:color="auto" w:fill="FFFFFF"/>
        <w:spacing w:line="240" w:lineRule="auto"/>
        <w:jc w:val="left"/>
        <w:rPr>
          <w:ins w:id="1685" w:author="Marco Petri" w:date="2020-12-22T22:05:00Z"/>
          <w:rFonts w:ascii="Courier New" w:eastAsia="Times New Roman" w:hAnsi="Courier New" w:cs="Courier New"/>
          <w:color w:val="000000"/>
          <w:sz w:val="16"/>
          <w:szCs w:val="16"/>
          <w:lang w:val="en-GB" w:eastAsia="en-GB"/>
          <w:rPrChange w:id="1686" w:author="Marco Petri" w:date="2020-12-22T22:07:00Z">
            <w:rPr>
              <w:ins w:id="1687" w:author="Marco Petri" w:date="2020-12-22T22:05:00Z"/>
              <w:rFonts w:ascii="Courier New" w:eastAsia="Times New Roman" w:hAnsi="Courier New" w:cs="Courier New"/>
              <w:color w:val="000000"/>
              <w:sz w:val="20"/>
              <w:szCs w:val="20"/>
              <w:lang w:val="en-GB" w:eastAsia="en-GB"/>
            </w:rPr>
          </w:rPrChange>
        </w:rPr>
      </w:pPr>
    </w:p>
    <w:p w14:paraId="17AA0FED" w14:textId="77777777" w:rsidR="00E250F6" w:rsidRPr="00FE56D0" w:rsidRDefault="00E250F6" w:rsidP="00E250F6">
      <w:pPr>
        <w:shd w:val="clear" w:color="auto" w:fill="FFFFFF"/>
        <w:spacing w:line="240" w:lineRule="auto"/>
        <w:jc w:val="left"/>
        <w:rPr>
          <w:ins w:id="1688" w:author="Marco Petri" w:date="2020-12-22T22:05:00Z"/>
          <w:rFonts w:ascii="Courier New" w:eastAsia="Times New Roman" w:hAnsi="Courier New" w:cs="Courier New"/>
          <w:color w:val="000000"/>
          <w:sz w:val="16"/>
          <w:szCs w:val="16"/>
          <w:lang w:val="en-GB" w:eastAsia="en-GB"/>
          <w:rPrChange w:id="1689" w:author="Marco Petri" w:date="2020-12-22T22:07:00Z">
            <w:rPr>
              <w:ins w:id="1690" w:author="Marco Petri" w:date="2020-12-22T22:05:00Z"/>
              <w:rFonts w:ascii="Courier New" w:eastAsia="Times New Roman" w:hAnsi="Courier New" w:cs="Courier New"/>
              <w:color w:val="000000"/>
              <w:sz w:val="20"/>
              <w:szCs w:val="20"/>
              <w:lang w:val="en-GB" w:eastAsia="en-GB"/>
            </w:rPr>
          </w:rPrChange>
        </w:rPr>
      </w:pPr>
    </w:p>
    <w:p w14:paraId="7231C46C" w14:textId="77777777" w:rsidR="00E250F6" w:rsidRPr="00FE56D0" w:rsidRDefault="00E250F6" w:rsidP="00E250F6">
      <w:pPr>
        <w:shd w:val="clear" w:color="auto" w:fill="FFFFFF"/>
        <w:spacing w:line="240" w:lineRule="auto"/>
        <w:jc w:val="left"/>
        <w:rPr>
          <w:ins w:id="1691" w:author="Marco Petri" w:date="2020-12-22T22:05:00Z"/>
          <w:rFonts w:ascii="Courier New" w:eastAsia="Times New Roman" w:hAnsi="Courier New" w:cs="Courier New"/>
          <w:color w:val="000000"/>
          <w:sz w:val="16"/>
          <w:szCs w:val="16"/>
          <w:lang w:val="en-GB" w:eastAsia="en-GB"/>
          <w:rPrChange w:id="1692" w:author="Marco Petri" w:date="2020-12-22T22:07:00Z">
            <w:rPr>
              <w:ins w:id="1693" w:author="Marco Petri" w:date="2020-12-22T22:05:00Z"/>
              <w:rFonts w:ascii="Courier New" w:eastAsia="Times New Roman" w:hAnsi="Courier New" w:cs="Courier New"/>
              <w:color w:val="000000"/>
              <w:sz w:val="20"/>
              <w:szCs w:val="20"/>
              <w:lang w:val="en-GB" w:eastAsia="en-GB"/>
            </w:rPr>
          </w:rPrChange>
        </w:rPr>
      </w:pPr>
      <w:ins w:id="1694" w:author="Marco Petri" w:date="2020-12-22T22:05:00Z">
        <w:r w:rsidRPr="00FE56D0">
          <w:rPr>
            <w:rFonts w:ascii="Courier New" w:eastAsia="Times New Roman" w:hAnsi="Courier New" w:cs="Courier New"/>
            <w:b/>
            <w:bCs/>
            <w:color w:val="0000FF"/>
            <w:sz w:val="16"/>
            <w:szCs w:val="16"/>
            <w:lang w:val="en-GB" w:eastAsia="en-GB"/>
            <w:rPrChange w:id="1695"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696" w:author="Marco Petri" w:date="2020-12-22T22:07:00Z">
              <w:rPr>
                <w:rFonts w:ascii="Courier New" w:eastAsia="Times New Roman" w:hAnsi="Courier New" w:cs="Courier New"/>
                <w:color w:val="000000"/>
                <w:sz w:val="20"/>
                <w:szCs w:val="20"/>
                <w:lang w:val="en-GB" w:eastAsia="en-GB"/>
              </w:rPr>
            </w:rPrChange>
          </w:rPr>
          <w:t xml:space="preserve"> ticketMustBeOnlyOfOneType {</w:t>
        </w:r>
      </w:ins>
    </w:p>
    <w:p w14:paraId="7A494E74" w14:textId="77777777" w:rsidR="00E250F6" w:rsidRPr="00FE56D0" w:rsidRDefault="00E250F6" w:rsidP="00E250F6">
      <w:pPr>
        <w:shd w:val="clear" w:color="auto" w:fill="FFFFFF"/>
        <w:spacing w:line="240" w:lineRule="auto"/>
        <w:jc w:val="left"/>
        <w:rPr>
          <w:ins w:id="1697" w:author="Marco Petri" w:date="2020-12-22T22:05:00Z"/>
          <w:rFonts w:ascii="Courier New" w:eastAsia="Times New Roman" w:hAnsi="Courier New" w:cs="Courier New"/>
          <w:color w:val="008000"/>
          <w:sz w:val="16"/>
          <w:szCs w:val="16"/>
          <w:lang w:val="en-GB" w:eastAsia="en-GB"/>
          <w:rPrChange w:id="1698" w:author="Marco Petri" w:date="2020-12-22T22:07:00Z">
            <w:rPr>
              <w:ins w:id="1699" w:author="Marco Petri" w:date="2020-12-22T22:05:00Z"/>
              <w:rFonts w:ascii="Courier New" w:eastAsia="Times New Roman" w:hAnsi="Courier New" w:cs="Courier New"/>
              <w:color w:val="008000"/>
              <w:sz w:val="20"/>
              <w:szCs w:val="20"/>
              <w:lang w:val="en-GB" w:eastAsia="en-GB"/>
            </w:rPr>
          </w:rPrChange>
        </w:rPr>
      </w:pPr>
      <w:ins w:id="1700" w:author="Marco Petri" w:date="2020-12-22T22:05:00Z">
        <w:r w:rsidRPr="00FE56D0">
          <w:rPr>
            <w:rFonts w:ascii="Courier New" w:eastAsia="Times New Roman" w:hAnsi="Courier New" w:cs="Courier New"/>
            <w:color w:val="000000"/>
            <w:sz w:val="16"/>
            <w:szCs w:val="16"/>
            <w:lang w:val="en-GB" w:eastAsia="en-GB"/>
            <w:rPrChange w:id="170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702" w:author="Marco Petri" w:date="2020-12-22T22:07:00Z">
              <w:rPr>
                <w:rFonts w:ascii="Courier New" w:eastAsia="Times New Roman" w:hAnsi="Courier New" w:cs="Courier New"/>
                <w:color w:val="008000"/>
                <w:sz w:val="20"/>
                <w:szCs w:val="20"/>
                <w:lang w:val="en-GB" w:eastAsia="en-GB"/>
              </w:rPr>
            </w:rPrChange>
          </w:rPr>
          <w:t>//tickets can either be:</w:t>
        </w:r>
      </w:ins>
    </w:p>
    <w:p w14:paraId="6953B5A5" w14:textId="77777777" w:rsidR="00E250F6" w:rsidRPr="00FE56D0" w:rsidRDefault="00E250F6" w:rsidP="00E250F6">
      <w:pPr>
        <w:shd w:val="clear" w:color="auto" w:fill="FFFFFF"/>
        <w:spacing w:line="240" w:lineRule="auto"/>
        <w:jc w:val="left"/>
        <w:rPr>
          <w:ins w:id="1703" w:author="Marco Petri" w:date="2020-12-22T22:05:00Z"/>
          <w:rFonts w:ascii="Courier New" w:eastAsia="Times New Roman" w:hAnsi="Courier New" w:cs="Courier New"/>
          <w:color w:val="000000"/>
          <w:sz w:val="16"/>
          <w:szCs w:val="16"/>
          <w:lang w:val="en-GB" w:eastAsia="en-GB"/>
          <w:rPrChange w:id="1704" w:author="Marco Petri" w:date="2020-12-22T22:07:00Z">
            <w:rPr>
              <w:ins w:id="1705" w:author="Marco Petri" w:date="2020-12-22T22:05:00Z"/>
              <w:rFonts w:ascii="Courier New" w:eastAsia="Times New Roman" w:hAnsi="Courier New" w:cs="Courier New"/>
              <w:color w:val="000000"/>
              <w:sz w:val="20"/>
              <w:szCs w:val="20"/>
              <w:lang w:val="en-GB" w:eastAsia="en-GB"/>
            </w:rPr>
          </w:rPrChange>
        </w:rPr>
      </w:pPr>
      <w:ins w:id="1706" w:author="Marco Petri" w:date="2020-12-22T22:05:00Z">
        <w:r w:rsidRPr="00FE56D0">
          <w:rPr>
            <w:rFonts w:ascii="Courier New" w:eastAsia="Times New Roman" w:hAnsi="Courier New" w:cs="Courier New"/>
            <w:color w:val="000000"/>
            <w:sz w:val="16"/>
            <w:szCs w:val="16"/>
            <w:lang w:val="en-GB" w:eastAsia="en-GB"/>
            <w:rPrChange w:id="170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708"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709" w:author="Marco Petri" w:date="2020-12-22T22:07:00Z">
              <w:rPr>
                <w:rFonts w:ascii="Courier New" w:eastAsia="Times New Roman" w:hAnsi="Courier New" w:cs="Courier New"/>
                <w:color w:val="000000"/>
                <w:sz w:val="20"/>
                <w:szCs w:val="20"/>
                <w:lang w:val="en-GB" w:eastAsia="en-GB"/>
              </w:rPr>
            </w:rPrChange>
          </w:rPr>
          <w:t xml:space="preserve"> t: Ticket, s: Store, time:Time |</w:t>
        </w:r>
      </w:ins>
    </w:p>
    <w:p w14:paraId="4B6C5E5F" w14:textId="77777777" w:rsidR="00E250F6" w:rsidRPr="00FE56D0" w:rsidRDefault="00E250F6" w:rsidP="00E250F6">
      <w:pPr>
        <w:shd w:val="clear" w:color="auto" w:fill="FFFFFF"/>
        <w:spacing w:line="240" w:lineRule="auto"/>
        <w:jc w:val="left"/>
        <w:rPr>
          <w:ins w:id="1710" w:author="Marco Petri" w:date="2020-12-22T22:05:00Z"/>
          <w:rFonts w:ascii="Courier New" w:eastAsia="Times New Roman" w:hAnsi="Courier New" w:cs="Courier New"/>
          <w:color w:val="008000"/>
          <w:sz w:val="16"/>
          <w:szCs w:val="16"/>
          <w:lang w:val="en-GB" w:eastAsia="en-GB"/>
          <w:rPrChange w:id="1711" w:author="Marco Petri" w:date="2020-12-22T22:07:00Z">
            <w:rPr>
              <w:ins w:id="1712" w:author="Marco Petri" w:date="2020-12-22T22:05:00Z"/>
              <w:rFonts w:ascii="Courier New" w:eastAsia="Times New Roman" w:hAnsi="Courier New" w:cs="Courier New"/>
              <w:color w:val="008000"/>
              <w:sz w:val="20"/>
              <w:szCs w:val="20"/>
              <w:lang w:val="en-GB" w:eastAsia="en-GB"/>
            </w:rPr>
          </w:rPrChange>
        </w:rPr>
      </w:pPr>
      <w:ins w:id="1713" w:author="Marco Petri" w:date="2020-12-22T22:05:00Z">
        <w:r w:rsidRPr="00FE56D0">
          <w:rPr>
            <w:rFonts w:ascii="Courier New" w:eastAsia="Times New Roman" w:hAnsi="Courier New" w:cs="Courier New"/>
            <w:color w:val="000000"/>
            <w:sz w:val="16"/>
            <w:szCs w:val="16"/>
            <w:lang w:val="en-GB" w:eastAsia="en-GB"/>
            <w:rPrChange w:id="171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715" w:author="Marco Petri" w:date="2020-12-22T22:07:00Z">
              <w:rPr>
                <w:rFonts w:ascii="Courier New" w:eastAsia="Times New Roman" w:hAnsi="Courier New" w:cs="Courier New"/>
                <w:color w:val="008000"/>
                <w:sz w:val="20"/>
                <w:szCs w:val="20"/>
                <w:lang w:val="en-GB" w:eastAsia="en-GB"/>
              </w:rPr>
            </w:rPrChange>
          </w:rPr>
          <w:t>//used</w:t>
        </w:r>
      </w:ins>
    </w:p>
    <w:p w14:paraId="176D3DC7" w14:textId="77777777" w:rsidR="00E250F6" w:rsidRPr="00FE56D0" w:rsidRDefault="00E250F6" w:rsidP="00E250F6">
      <w:pPr>
        <w:shd w:val="clear" w:color="auto" w:fill="FFFFFF"/>
        <w:spacing w:line="240" w:lineRule="auto"/>
        <w:jc w:val="left"/>
        <w:rPr>
          <w:ins w:id="1716" w:author="Marco Petri" w:date="2020-12-22T22:05:00Z"/>
          <w:rFonts w:ascii="Courier New" w:eastAsia="Times New Roman" w:hAnsi="Courier New" w:cs="Courier New"/>
          <w:color w:val="000000"/>
          <w:sz w:val="16"/>
          <w:szCs w:val="16"/>
          <w:lang w:val="en-GB" w:eastAsia="en-GB"/>
          <w:rPrChange w:id="1717" w:author="Marco Petri" w:date="2020-12-22T22:07:00Z">
            <w:rPr>
              <w:ins w:id="1718" w:author="Marco Petri" w:date="2020-12-22T22:05:00Z"/>
              <w:rFonts w:ascii="Courier New" w:eastAsia="Times New Roman" w:hAnsi="Courier New" w:cs="Courier New"/>
              <w:color w:val="000000"/>
              <w:sz w:val="20"/>
              <w:szCs w:val="20"/>
              <w:lang w:val="en-GB" w:eastAsia="en-GB"/>
            </w:rPr>
          </w:rPrChange>
        </w:rPr>
      </w:pPr>
      <w:ins w:id="1719" w:author="Marco Petri" w:date="2020-12-22T22:05:00Z">
        <w:r w:rsidRPr="00FE56D0">
          <w:rPr>
            <w:rFonts w:ascii="Courier New" w:eastAsia="Times New Roman" w:hAnsi="Courier New" w:cs="Courier New"/>
            <w:color w:val="000000"/>
            <w:sz w:val="16"/>
            <w:szCs w:val="16"/>
            <w:lang w:val="en-GB" w:eastAsia="en-GB"/>
            <w:rPrChange w:id="1720"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72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722" w:author="Marco Petri" w:date="2020-12-22T22:07:00Z">
              <w:rPr>
                <w:rFonts w:ascii="Courier New" w:eastAsia="Times New Roman" w:hAnsi="Courier New" w:cs="Courier New"/>
                <w:color w:val="000000"/>
                <w:sz w:val="20"/>
                <w:szCs w:val="20"/>
                <w:lang w:val="en-GB" w:eastAsia="en-GB"/>
              </w:rPr>
            </w:rPrChange>
          </w:rPr>
          <w:t xml:space="preserve"> s.storeUsedTickets.time </w:t>
        </w:r>
        <w:r w:rsidRPr="00FE56D0">
          <w:rPr>
            <w:rFonts w:ascii="Courier New" w:eastAsia="Times New Roman" w:hAnsi="Courier New" w:cs="Courier New"/>
            <w:b/>
            <w:bCs/>
            <w:color w:val="0000FF"/>
            <w:sz w:val="16"/>
            <w:szCs w:val="16"/>
            <w:lang w:val="en-GB" w:eastAsia="en-GB"/>
            <w:rPrChange w:id="1723" w:author="Marco Petri" w:date="2020-12-22T22:07:00Z">
              <w:rPr>
                <w:rFonts w:ascii="Courier New" w:eastAsia="Times New Roman" w:hAnsi="Courier New" w:cs="Courier New"/>
                <w:b/>
                <w:bCs/>
                <w:color w:val="0000FF"/>
                <w:sz w:val="20"/>
                <w:szCs w:val="20"/>
                <w:lang w:val="en-GB" w:eastAsia="en-GB"/>
              </w:rPr>
            </w:rPrChange>
          </w:rPr>
          <w:t>implies</w:t>
        </w:r>
      </w:ins>
    </w:p>
    <w:p w14:paraId="54E7B7E9" w14:textId="77777777" w:rsidR="00E250F6" w:rsidRPr="00FE56D0" w:rsidRDefault="00E250F6" w:rsidP="00E250F6">
      <w:pPr>
        <w:shd w:val="clear" w:color="auto" w:fill="FFFFFF"/>
        <w:spacing w:line="240" w:lineRule="auto"/>
        <w:jc w:val="left"/>
        <w:rPr>
          <w:ins w:id="1724" w:author="Marco Petri" w:date="2020-12-22T22:05:00Z"/>
          <w:rFonts w:ascii="Courier New" w:eastAsia="Times New Roman" w:hAnsi="Courier New" w:cs="Courier New"/>
          <w:color w:val="000000"/>
          <w:sz w:val="16"/>
          <w:szCs w:val="16"/>
          <w:lang w:val="en-GB" w:eastAsia="en-GB"/>
          <w:rPrChange w:id="1725" w:author="Marco Petri" w:date="2020-12-22T22:07:00Z">
            <w:rPr>
              <w:ins w:id="1726" w:author="Marco Petri" w:date="2020-12-22T22:05:00Z"/>
              <w:rFonts w:ascii="Courier New" w:eastAsia="Times New Roman" w:hAnsi="Courier New" w:cs="Courier New"/>
              <w:color w:val="000000"/>
              <w:sz w:val="20"/>
              <w:szCs w:val="20"/>
              <w:lang w:val="en-GB" w:eastAsia="en-GB"/>
            </w:rPr>
          </w:rPrChange>
        </w:rPr>
      </w:pPr>
      <w:ins w:id="1727" w:author="Marco Petri" w:date="2020-12-22T22:05:00Z">
        <w:r w:rsidRPr="00FE56D0">
          <w:rPr>
            <w:rFonts w:ascii="Courier New" w:eastAsia="Times New Roman" w:hAnsi="Courier New" w:cs="Courier New"/>
            <w:color w:val="000000"/>
            <w:sz w:val="16"/>
            <w:szCs w:val="16"/>
            <w:lang w:val="en-GB" w:eastAsia="en-GB"/>
            <w:rPrChange w:id="1728"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729"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173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73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732" w:author="Marco Petri" w:date="2020-12-22T22:07:00Z">
              <w:rPr>
                <w:rFonts w:ascii="Courier New" w:eastAsia="Times New Roman" w:hAnsi="Courier New" w:cs="Courier New"/>
                <w:color w:val="000000"/>
                <w:sz w:val="20"/>
                <w:szCs w:val="20"/>
                <w:lang w:val="en-GB" w:eastAsia="en-GB"/>
              </w:rPr>
            </w:rPrChange>
          </w:rPr>
          <w:t xml:space="preserve"> (s.storeNotUsedInvalidTickets.time + </w:t>
        </w:r>
      </w:ins>
    </w:p>
    <w:p w14:paraId="58873D76" w14:textId="77777777" w:rsidR="00E250F6" w:rsidRPr="00FE56D0" w:rsidRDefault="00E250F6" w:rsidP="00E250F6">
      <w:pPr>
        <w:shd w:val="clear" w:color="auto" w:fill="FFFFFF"/>
        <w:spacing w:line="240" w:lineRule="auto"/>
        <w:jc w:val="left"/>
        <w:rPr>
          <w:ins w:id="1733" w:author="Marco Petri" w:date="2020-12-22T22:05:00Z"/>
          <w:rFonts w:ascii="Courier New" w:eastAsia="Times New Roman" w:hAnsi="Courier New" w:cs="Courier New"/>
          <w:color w:val="000000"/>
          <w:sz w:val="16"/>
          <w:szCs w:val="16"/>
          <w:lang w:val="en-GB" w:eastAsia="en-GB"/>
          <w:rPrChange w:id="1734" w:author="Marco Petri" w:date="2020-12-22T22:07:00Z">
            <w:rPr>
              <w:ins w:id="1735" w:author="Marco Petri" w:date="2020-12-22T22:05:00Z"/>
              <w:rFonts w:ascii="Courier New" w:eastAsia="Times New Roman" w:hAnsi="Courier New" w:cs="Courier New"/>
              <w:color w:val="000000"/>
              <w:sz w:val="20"/>
              <w:szCs w:val="20"/>
              <w:lang w:val="en-GB" w:eastAsia="en-GB"/>
            </w:rPr>
          </w:rPrChange>
        </w:rPr>
      </w:pPr>
      <w:ins w:id="1736" w:author="Marco Petri" w:date="2020-12-22T22:05:00Z">
        <w:r w:rsidRPr="00FE56D0">
          <w:rPr>
            <w:rFonts w:ascii="Courier New" w:eastAsia="Times New Roman" w:hAnsi="Courier New" w:cs="Courier New"/>
            <w:color w:val="000000"/>
            <w:sz w:val="16"/>
            <w:szCs w:val="16"/>
            <w:lang w:val="en-GB" w:eastAsia="en-GB"/>
            <w:rPrChange w:id="1737" w:author="Marco Petri" w:date="2020-12-22T22:07:00Z">
              <w:rPr>
                <w:rFonts w:ascii="Courier New" w:eastAsia="Times New Roman" w:hAnsi="Courier New" w:cs="Courier New"/>
                <w:color w:val="000000"/>
                <w:sz w:val="20"/>
                <w:szCs w:val="20"/>
                <w:lang w:val="en-GB" w:eastAsia="en-GB"/>
              </w:rPr>
            </w:rPrChange>
          </w:rPr>
          <w:t xml:space="preserve">            s.storeQueue.queueTickets.time +</w:t>
        </w:r>
      </w:ins>
    </w:p>
    <w:p w14:paraId="574DAD36" w14:textId="77777777" w:rsidR="00E250F6" w:rsidRPr="00FE56D0" w:rsidRDefault="00E250F6" w:rsidP="00E250F6">
      <w:pPr>
        <w:shd w:val="clear" w:color="auto" w:fill="FFFFFF"/>
        <w:spacing w:line="240" w:lineRule="auto"/>
        <w:jc w:val="left"/>
        <w:rPr>
          <w:ins w:id="1738" w:author="Marco Petri" w:date="2020-12-22T22:05:00Z"/>
          <w:rFonts w:ascii="Courier New" w:eastAsia="Times New Roman" w:hAnsi="Courier New" w:cs="Courier New"/>
          <w:color w:val="000000"/>
          <w:sz w:val="16"/>
          <w:szCs w:val="16"/>
          <w:lang w:val="en-GB" w:eastAsia="en-GB"/>
          <w:rPrChange w:id="1739" w:author="Marco Petri" w:date="2020-12-22T22:07:00Z">
            <w:rPr>
              <w:ins w:id="1740" w:author="Marco Petri" w:date="2020-12-22T22:05:00Z"/>
              <w:rFonts w:ascii="Courier New" w:eastAsia="Times New Roman" w:hAnsi="Courier New" w:cs="Courier New"/>
              <w:color w:val="000000"/>
              <w:sz w:val="20"/>
              <w:szCs w:val="20"/>
              <w:lang w:val="en-GB" w:eastAsia="en-GB"/>
            </w:rPr>
          </w:rPrChange>
        </w:rPr>
      </w:pPr>
      <w:ins w:id="1741" w:author="Marco Petri" w:date="2020-12-22T22:05:00Z">
        <w:r w:rsidRPr="00FE56D0">
          <w:rPr>
            <w:rFonts w:ascii="Courier New" w:eastAsia="Times New Roman" w:hAnsi="Courier New" w:cs="Courier New"/>
            <w:color w:val="000000"/>
            <w:sz w:val="16"/>
            <w:szCs w:val="16"/>
            <w:lang w:val="en-GB" w:eastAsia="en-GB"/>
            <w:rPrChange w:id="1742" w:author="Marco Petri" w:date="2020-12-22T22:07:00Z">
              <w:rPr>
                <w:rFonts w:ascii="Courier New" w:eastAsia="Times New Roman" w:hAnsi="Courier New" w:cs="Courier New"/>
                <w:color w:val="000000"/>
                <w:sz w:val="20"/>
                <w:szCs w:val="20"/>
                <w:lang w:val="en-GB" w:eastAsia="en-GB"/>
              </w:rPr>
            </w:rPrChange>
          </w:rPr>
          <w:t xml:space="preserve">            s.storeBookings.time.bookingTicket))</w:t>
        </w:r>
      </w:ins>
    </w:p>
    <w:p w14:paraId="59FAC62F" w14:textId="77777777" w:rsidR="00E250F6" w:rsidRPr="00FE56D0" w:rsidRDefault="00E250F6" w:rsidP="00E250F6">
      <w:pPr>
        <w:shd w:val="clear" w:color="auto" w:fill="FFFFFF"/>
        <w:spacing w:line="240" w:lineRule="auto"/>
        <w:jc w:val="left"/>
        <w:rPr>
          <w:ins w:id="1743" w:author="Marco Petri" w:date="2020-12-22T22:05:00Z"/>
          <w:rFonts w:ascii="Courier New" w:eastAsia="Times New Roman" w:hAnsi="Courier New" w:cs="Courier New"/>
          <w:color w:val="000000"/>
          <w:sz w:val="16"/>
          <w:szCs w:val="16"/>
          <w:lang w:val="en-GB" w:eastAsia="en-GB"/>
          <w:rPrChange w:id="1744" w:author="Marco Petri" w:date="2020-12-22T22:07:00Z">
            <w:rPr>
              <w:ins w:id="1745" w:author="Marco Petri" w:date="2020-12-22T22:05:00Z"/>
              <w:rFonts w:ascii="Courier New" w:eastAsia="Times New Roman" w:hAnsi="Courier New" w:cs="Courier New"/>
              <w:color w:val="000000"/>
              <w:sz w:val="20"/>
              <w:szCs w:val="20"/>
              <w:lang w:val="en-GB" w:eastAsia="en-GB"/>
            </w:rPr>
          </w:rPrChange>
        </w:rPr>
      </w:pPr>
      <w:ins w:id="1746" w:author="Marco Petri" w:date="2020-12-22T22:05:00Z">
        <w:r w:rsidRPr="00FE56D0">
          <w:rPr>
            <w:rFonts w:ascii="Courier New" w:eastAsia="Times New Roman" w:hAnsi="Courier New" w:cs="Courier New"/>
            <w:color w:val="000000"/>
            <w:sz w:val="16"/>
            <w:szCs w:val="16"/>
            <w:lang w:val="en-GB" w:eastAsia="en-GB"/>
            <w:rPrChange w:id="174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748" w:author="Marco Petri" w:date="2020-12-22T22:07:00Z">
              <w:rPr>
                <w:rFonts w:ascii="Courier New" w:eastAsia="Times New Roman" w:hAnsi="Courier New" w:cs="Courier New"/>
                <w:b/>
                <w:bCs/>
                <w:color w:val="0000FF"/>
                <w:sz w:val="20"/>
                <w:szCs w:val="20"/>
                <w:lang w:val="en-GB" w:eastAsia="en-GB"/>
              </w:rPr>
            </w:rPrChange>
          </w:rPr>
          <w:t>and</w:t>
        </w:r>
      </w:ins>
    </w:p>
    <w:p w14:paraId="0491E38D" w14:textId="77777777" w:rsidR="00E250F6" w:rsidRPr="00FE56D0" w:rsidRDefault="00E250F6" w:rsidP="00E250F6">
      <w:pPr>
        <w:shd w:val="clear" w:color="auto" w:fill="FFFFFF"/>
        <w:spacing w:line="240" w:lineRule="auto"/>
        <w:jc w:val="left"/>
        <w:rPr>
          <w:ins w:id="1749" w:author="Marco Petri" w:date="2020-12-22T22:05:00Z"/>
          <w:rFonts w:ascii="Courier New" w:eastAsia="Times New Roman" w:hAnsi="Courier New" w:cs="Courier New"/>
          <w:color w:val="008000"/>
          <w:sz w:val="16"/>
          <w:szCs w:val="16"/>
          <w:lang w:val="en-GB" w:eastAsia="en-GB"/>
          <w:rPrChange w:id="1750" w:author="Marco Petri" w:date="2020-12-22T22:07:00Z">
            <w:rPr>
              <w:ins w:id="1751" w:author="Marco Petri" w:date="2020-12-22T22:05:00Z"/>
              <w:rFonts w:ascii="Courier New" w:eastAsia="Times New Roman" w:hAnsi="Courier New" w:cs="Courier New"/>
              <w:color w:val="008000"/>
              <w:sz w:val="20"/>
              <w:szCs w:val="20"/>
              <w:lang w:val="en-GB" w:eastAsia="en-GB"/>
            </w:rPr>
          </w:rPrChange>
        </w:rPr>
      </w:pPr>
      <w:ins w:id="1752" w:author="Marco Petri" w:date="2020-12-22T22:05:00Z">
        <w:r w:rsidRPr="00FE56D0">
          <w:rPr>
            <w:rFonts w:ascii="Courier New" w:eastAsia="Times New Roman" w:hAnsi="Courier New" w:cs="Courier New"/>
            <w:color w:val="000000"/>
            <w:sz w:val="16"/>
            <w:szCs w:val="16"/>
            <w:lang w:val="en-GB" w:eastAsia="en-GB"/>
            <w:rPrChange w:id="175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754" w:author="Marco Petri" w:date="2020-12-22T22:07:00Z">
              <w:rPr>
                <w:rFonts w:ascii="Courier New" w:eastAsia="Times New Roman" w:hAnsi="Courier New" w:cs="Courier New"/>
                <w:color w:val="008000"/>
                <w:sz w:val="20"/>
                <w:szCs w:val="20"/>
                <w:lang w:val="en-GB" w:eastAsia="en-GB"/>
              </w:rPr>
            </w:rPrChange>
          </w:rPr>
          <w:t>//not used and invalid</w:t>
        </w:r>
      </w:ins>
    </w:p>
    <w:p w14:paraId="6BD34FF8" w14:textId="77777777" w:rsidR="00E250F6" w:rsidRPr="00FE56D0" w:rsidRDefault="00E250F6" w:rsidP="00E250F6">
      <w:pPr>
        <w:shd w:val="clear" w:color="auto" w:fill="FFFFFF"/>
        <w:spacing w:line="240" w:lineRule="auto"/>
        <w:jc w:val="left"/>
        <w:rPr>
          <w:ins w:id="1755" w:author="Marco Petri" w:date="2020-12-22T22:05:00Z"/>
          <w:rFonts w:ascii="Courier New" w:eastAsia="Times New Roman" w:hAnsi="Courier New" w:cs="Courier New"/>
          <w:color w:val="000000"/>
          <w:sz w:val="16"/>
          <w:szCs w:val="16"/>
          <w:lang w:val="en-GB" w:eastAsia="en-GB"/>
          <w:rPrChange w:id="1756" w:author="Marco Petri" w:date="2020-12-22T22:07:00Z">
            <w:rPr>
              <w:ins w:id="1757" w:author="Marco Petri" w:date="2020-12-22T22:05:00Z"/>
              <w:rFonts w:ascii="Courier New" w:eastAsia="Times New Roman" w:hAnsi="Courier New" w:cs="Courier New"/>
              <w:color w:val="000000"/>
              <w:sz w:val="20"/>
              <w:szCs w:val="20"/>
              <w:lang w:val="en-GB" w:eastAsia="en-GB"/>
            </w:rPr>
          </w:rPrChange>
        </w:rPr>
      </w:pPr>
      <w:ins w:id="1758" w:author="Marco Petri" w:date="2020-12-22T22:05:00Z">
        <w:r w:rsidRPr="00FE56D0">
          <w:rPr>
            <w:rFonts w:ascii="Courier New" w:eastAsia="Times New Roman" w:hAnsi="Courier New" w:cs="Courier New"/>
            <w:color w:val="000000"/>
            <w:sz w:val="16"/>
            <w:szCs w:val="16"/>
            <w:lang w:val="en-GB" w:eastAsia="en-GB"/>
            <w:rPrChange w:id="1759"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76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761" w:author="Marco Petri" w:date="2020-12-22T22:07:00Z">
              <w:rPr>
                <w:rFonts w:ascii="Courier New" w:eastAsia="Times New Roman" w:hAnsi="Courier New" w:cs="Courier New"/>
                <w:color w:val="000000"/>
                <w:sz w:val="20"/>
                <w:szCs w:val="20"/>
                <w:lang w:val="en-GB" w:eastAsia="en-GB"/>
              </w:rPr>
            </w:rPrChange>
          </w:rPr>
          <w:t xml:space="preserve"> s.storeNotUsedInvalidTickets.time </w:t>
        </w:r>
        <w:r w:rsidRPr="00FE56D0">
          <w:rPr>
            <w:rFonts w:ascii="Courier New" w:eastAsia="Times New Roman" w:hAnsi="Courier New" w:cs="Courier New"/>
            <w:b/>
            <w:bCs/>
            <w:color w:val="0000FF"/>
            <w:sz w:val="16"/>
            <w:szCs w:val="16"/>
            <w:lang w:val="en-GB" w:eastAsia="en-GB"/>
            <w:rPrChange w:id="1762" w:author="Marco Petri" w:date="2020-12-22T22:07:00Z">
              <w:rPr>
                <w:rFonts w:ascii="Courier New" w:eastAsia="Times New Roman" w:hAnsi="Courier New" w:cs="Courier New"/>
                <w:b/>
                <w:bCs/>
                <w:color w:val="0000FF"/>
                <w:sz w:val="20"/>
                <w:szCs w:val="20"/>
                <w:lang w:val="en-GB" w:eastAsia="en-GB"/>
              </w:rPr>
            </w:rPrChange>
          </w:rPr>
          <w:t>implies</w:t>
        </w:r>
      </w:ins>
    </w:p>
    <w:p w14:paraId="24AFBC54" w14:textId="77777777" w:rsidR="00E250F6" w:rsidRPr="00FE56D0" w:rsidRDefault="00E250F6" w:rsidP="00E250F6">
      <w:pPr>
        <w:shd w:val="clear" w:color="auto" w:fill="FFFFFF"/>
        <w:spacing w:line="240" w:lineRule="auto"/>
        <w:jc w:val="left"/>
        <w:rPr>
          <w:ins w:id="1763" w:author="Marco Petri" w:date="2020-12-22T22:05:00Z"/>
          <w:rFonts w:ascii="Courier New" w:eastAsia="Times New Roman" w:hAnsi="Courier New" w:cs="Courier New"/>
          <w:color w:val="000000"/>
          <w:sz w:val="16"/>
          <w:szCs w:val="16"/>
          <w:lang w:val="en-GB" w:eastAsia="en-GB"/>
          <w:rPrChange w:id="1764" w:author="Marco Petri" w:date="2020-12-22T22:07:00Z">
            <w:rPr>
              <w:ins w:id="1765" w:author="Marco Petri" w:date="2020-12-22T22:05:00Z"/>
              <w:rFonts w:ascii="Courier New" w:eastAsia="Times New Roman" w:hAnsi="Courier New" w:cs="Courier New"/>
              <w:color w:val="000000"/>
              <w:sz w:val="20"/>
              <w:szCs w:val="20"/>
              <w:lang w:val="en-GB" w:eastAsia="en-GB"/>
            </w:rPr>
          </w:rPrChange>
        </w:rPr>
      </w:pPr>
      <w:ins w:id="1766" w:author="Marco Petri" w:date="2020-12-22T22:05:00Z">
        <w:r w:rsidRPr="00FE56D0">
          <w:rPr>
            <w:rFonts w:ascii="Courier New" w:eastAsia="Times New Roman" w:hAnsi="Courier New" w:cs="Courier New"/>
            <w:color w:val="000000"/>
            <w:sz w:val="16"/>
            <w:szCs w:val="16"/>
            <w:lang w:val="en-GB" w:eastAsia="en-GB"/>
            <w:rPrChange w:id="1767"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768"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176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77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771" w:author="Marco Petri" w:date="2020-12-22T22:07:00Z">
              <w:rPr>
                <w:rFonts w:ascii="Courier New" w:eastAsia="Times New Roman" w:hAnsi="Courier New" w:cs="Courier New"/>
                <w:color w:val="000000"/>
                <w:sz w:val="20"/>
                <w:szCs w:val="20"/>
                <w:lang w:val="en-GB" w:eastAsia="en-GB"/>
              </w:rPr>
            </w:rPrChange>
          </w:rPr>
          <w:t xml:space="preserve"> (s.storeUsedTickets.time + s.storeQueue.queueTickets.time</w:t>
        </w:r>
      </w:ins>
    </w:p>
    <w:p w14:paraId="04D8B743" w14:textId="77777777" w:rsidR="00E250F6" w:rsidRPr="00FE56D0" w:rsidRDefault="00E250F6" w:rsidP="00E250F6">
      <w:pPr>
        <w:shd w:val="clear" w:color="auto" w:fill="FFFFFF"/>
        <w:spacing w:line="240" w:lineRule="auto"/>
        <w:jc w:val="left"/>
        <w:rPr>
          <w:ins w:id="1772" w:author="Marco Petri" w:date="2020-12-22T22:05:00Z"/>
          <w:rFonts w:ascii="Courier New" w:eastAsia="Times New Roman" w:hAnsi="Courier New" w:cs="Courier New"/>
          <w:color w:val="000000"/>
          <w:sz w:val="16"/>
          <w:szCs w:val="16"/>
          <w:lang w:val="en-GB" w:eastAsia="en-GB"/>
          <w:rPrChange w:id="1773" w:author="Marco Petri" w:date="2020-12-22T22:07:00Z">
            <w:rPr>
              <w:ins w:id="1774" w:author="Marco Petri" w:date="2020-12-22T22:05:00Z"/>
              <w:rFonts w:ascii="Courier New" w:eastAsia="Times New Roman" w:hAnsi="Courier New" w:cs="Courier New"/>
              <w:color w:val="000000"/>
              <w:sz w:val="20"/>
              <w:szCs w:val="20"/>
              <w:lang w:val="en-GB" w:eastAsia="en-GB"/>
            </w:rPr>
          </w:rPrChange>
        </w:rPr>
      </w:pPr>
      <w:ins w:id="1775" w:author="Marco Petri" w:date="2020-12-22T22:05:00Z">
        <w:r w:rsidRPr="00FE56D0">
          <w:rPr>
            <w:rFonts w:ascii="Courier New" w:eastAsia="Times New Roman" w:hAnsi="Courier New" w:cs="Courier New"/>
            <w:color w:val="000000"/>
            <w:sz w:val="16"/>
            <w:szCs w:val="16"/>
            <w:lang w:val="en-GB" w:eastAsia="en-GB"/>
            <w:rPrChange w:id="1776" w:author="Marco Petri" w:date="2020-12-22T22:07:00Z">
              <w:rPr>
                <w:rFonts w:ascii="Courier New" w:eastAsia="Times New Roman" w:hAnsi="Courier New" w:cs="Courier New"/>
                <w:color w:val="000000"/>
                <w:sz w:val="20"/>
                <w:szCs w:val="20"/>
                <w:lang w:val="en-GB" w:eastAsia="en-GB"/>
              </w:rPr>
            </w:rPrChange>
          </w:rPr>
          <w:t xml:space="preserve">            + s.storeBookings.time.bookingTicket))</w:t>
        </w:r>
      </w:ins>
    </w:p>
    <w:p w14:paraId="08FB4987" w14:textId="77777777" w:rsidR="00E250F6" w:rsidRPr="00FE56D0" w:rsidRDefault="00E250F6" w:rsidP="00E250F6">
      <w:pPr>
        <w:shd w:val="clear" w:color="auto" w:fill="FFFFFF"/>
        <w:spacing w:line="240" w:lineRule="auto"/>
        <w:jc w:val="left"/>
        <w:rPr>
          <w:ins w:id="1777" w:author="Marco Petri" w:date="2020-12-22T22:05:00Z"/>
          <w:rFonts w:ascii="Courier New" w:eastAsia="Times New Roman" w:hAnsi="Courier New" w:cs="Courier New"/>
          <w:color w:val="000000"/>
          <w:sz w:val="16"/>
          <w:szCs w:val="16"/>
          <w:lang w:val="en-GB" w:eastAsia="en-GB"/>
          <w:rPrChange w:id="1778" w:author="Marco Petri" w:date="2020-12-22T22:07:00Z">
            <w:rPr>
              <w:ins w:id="1779" w:author="Marco Petri" w:date="2020-12-22T22:05:00Z"/>
              <w:rFonts w:ascii="Courier New" w:eastAsia="Times New Roman" w:hAnsi="Courier New" w:cs="Courier New"/>
              <w:color w:val="000000"/>
              <w:sz w:val="20"/>
              <w:szCs w:val="20"/>
              <w:lang w:val="en-GB" w:eastAsia="en-GB"/>
            </w:rPr>
          </w:rPrChange>
        </w:rPr>
      </w:pPr>
      <w:ins w:id="1780" w:author="Marco Petri" w:date="2020-12-22T22:05:00Z">
        <w:r w:rsidRPr="00FE56D0">
          <w:rPr>
            <w:rFonts w:ascii="Courier New" w:eastAsia="Times New Roman" w:hAnsi="Courier New" w:cs="Courier New"/>
            <w:color w:val="000000"/>
            <w:sz w:val="16"/>
            <w:szCs w:val="16"/>
            <w:lang w:val="en-GB" w:eastAsia="en-GB"/>
            <w:rPrChange w:id="178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782" w:author="Marco Petri" w:date="2020-12-22T22:07:00Z">
              <w:rPr>
                <w:rFonts w:ascii="Courier New" w:eastAsia="Times New Roman" w:hAnsi="Courier New" w:cs="Courier New"/>
                <w:b/>
                <w:bCs/>
                <w:color w:val="0000FF"/>
                <w:sz w:val="20"/>
                <w:szCs w:val="20"/>
                <w:lang w:val="en-GB" w:eastAsia="en-GB"/>
              </w:rPr>
            </w:rPrChange>
          </w:rPr>
          <w:t>and</w:t>
        </w:r>
      </w:ins>
    </w:p>
    <w:p w14:paraId="2B407EC2" w14:textId="77777777" w:rsidR="00E250F6" w:rsidRPr="00FE56D0" w:rsidRDefault="00E250F6" w:rsidP="00E250F6">
      <w:pPr>
        <w:shd w:val="clear" w:color="auto" w:fill="FFFFFF"/>
        <w:spacing w:line="240" w:lineRule="auto"/>
        <w:jc w:val="left"/>
        <w:rPr>
          <w:ins w:id="1783" w:author="Marco Petri" w:date="2020-12-22T22:05:00Z"/>
          <w:rFonts w:ascii="Courier New" w:eastAsia="Times New Roman" w:hAnsi="Courier New" w:cs="Courier New"/>
          <w:color w:val="008000"/>
          <w:sz w:val="16"/>
          <w:szCs w:val="16"/>
          <w:lang w:val="en-GB" w:eastAsia="en-GB"/>
          <w:rPrChange w:id="1784" w:author="Marco Petri" w:date="2020-12-22T22:07:00Z">
            <w:rPr>
              <w:ins w:id="1785" w:author="Marco Petri" w:date="2020-12-22T22:05:00Z"/>
              <w:rFonts w:ascii="Courier New" w:eastAsia="Times New Roman" w:hAnsi="Courier New" w:cs="Courier New"/>
              <w:color w:val="008000"/>
              <w:sz w:val="20"/>
              <w:szCs w:val="20"/>
              <w:lang w:val="en-GB" w:eastAsia="en-GB"/>
            </w:rPr>
          </w:rPrChange>
        </w:rPr>
      </w:pPr>
      <w:ins w:id="1786" w:author="Marco Petri" w:date="2020-12-22T22:05:00Z">
        <w:r w:rsidRPr="00FE56D0">
          <w:rPr>
            <w:rFonts w:ascii="Courier New" w:eastAsia="Times New Roman" w:hAnsi="Courier New" w:cs="Courier New"/>
            <w:color w:val="000000"/>
            <w:sz w:val="16"/>
            <w:szCs w:val="16"/>
            <w:lang w:val="en-GB" w:eastAsia="en-GB"/>
            <w:rPrChange w:id="178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788" w:author="Marco Petri" w:date="2020-12-22T22:07:00Z">
              <w:rPr>
                <w:rFonts w:ascii="Courier New" w:eastAsia="Times New Roman" w:hAnsi="Courier New" w:cs="Courier New"/>
                <w:color w:val="008000"/>
                <w:sz w:val="20"/>
                <w:szCs w:val="20"/>
                <w:lang w:val="en-GB" w:eastAsia="en-GB"/>
              </w:rPr>
            </w:rPrChange>
          </w:rPr>
          <w:t>//valid for booking</w:t>
        </w:r>
      </w:ins>
    </w:p>
    <w:p w14:paraId="644BB396" w14:textId="77777777" w:rsidR="00E250F6" w:rsidRPr="00FE56D0" w:rsidRDefault="00E250F6" w:rsidP="00E250F6">
      <w:pPr>
        <w:shd w:val="clear" w:color="auto" w:fill="FFFFFF"/>
        <w:spacing w:line="240" w:lineRule="auto"/>
        <w:jc w:val="left"/>
        <w:rPr>
          <w:ins w:id="1789" w:author="Marco Petri" w:date="2020-12-22T22:05:00Z"/>
          <w:rFonts w:ascii="Courier New" w:eastAsia="Times New Roman" w:hAnsi="Courier New" w:cs="Courier New"/>
          <w:color w:val="000000"/>
          <w:sz w:val="16"/>
          <w:szCs w:val="16"/>
          <w:lang w:val="en-GB" w:eastAsia="en-GB"/>
          <w:rPrChange w:id="1790" w:author="Marco Petri" w:date="2020-12-22T22:07:00Z">
            <w:rPr>
              <w:ins w:id="1791" w:author="Marco Petri" w:date="2020-12-22T22:05:00Z"/>
              <w:rFonts w:ascii="Courier New" w:eastAsia="Times New Roman" w:hAnsi="Courier New" w:cs="Courier New"/>
              <w:color w:val="000000"/>
              <w:sz w:val="20"/>
              <w:szCs w:val="20"/>
              <w:lang w:val="en-GB" w:eastAsia="en-GB"/>
            </w:rPr>
          </w:rPrChange>
        </w:rPr>
      </w:pPr>
      <w:ins w:id="1792" w:author="Marco Petri" w:date="2020-12-22T22:05:00Z">
        <w:r w:rsidRPr="00FE56D0">
          <w:rPr>
            <w:rFonts w:ascii="Courier New" w:eastAsia="Times New Roman" w:hAnsi="Courier New" w:cs="Courier New"/>
            <w:color w:val="000000"/>
            <w:sz w:val="16"/>
            <w:szCs w:val="16"/>
            <w:lang w:val="en-GB" w:eastAsia="en-GB"/>
            <w:rPrChange w:id="1793"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79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795" w:author="Marco Petri" w:date="2020-12-22T22:07:00Z">
              <w:rPr>
                <w:rFonts w:ascii="Courier New" w:eastAsia="Times New Roman" w:hAnsi="Courier New" w:cs="Courier New"/>
                <w:color w:val="000000"/>
                <w:sz w:val="20"/>
                <w:szCs w:val="20"/>
                <w:lang w:val="en-GB" w:eastAsia="en-GB"/>
              </w:rPr>
            </w:rPrChange>
          </w:rPr>
          <w:t xml:space="preserve"> s.storeBookings.time.bookingTicket </w:t>
        </w:r>
        <w:r w:rsidRPr="00FE56D0">
          <w:rPr>
            <w:rFonts w:ascii="Courier New" w:eastAsia="Times New Roman" w:hAnsi="Courier New" w:cs="Courier New"/>
            <w:b/>
            <w:bCs/>
            <w:color w:val="0000FF"/>
            <w:sz w:val="16"/>
            <w:szCs w:val="16"/>
            <w:lang w:val="en-GB" w:eastAsia="en-GB"/>
            <w:rPrChange w:id="1796" w:author="Marco Petri" w:date="2020-12-22T22:07:00Z">
              <w:rPr>
                <w:rFonts w:ascii="Courier New" w:eastAsia="Times New Roman" w:hAnsi="Courier New" w:cs="Courier New"/>
                <w:b/>
                <w:bCs/>
                <w:color w:val="0000FF"/>
                <w:sz w:val="20"/>
                <w:szCs w:val="20"/>
                <w:lang w:val="en-GB" w:eastAsia="en-GB"/>
              </w:rPr>
            </w:rPrChange>
          </w:rPr>
          <w:t>implies</w:t>
        </w:r>
      </w:ins>
    </w:p>
    <w:p w14:paraId="47357CE6" w14:textId="77777777" w:rsidR="00E250F6" w:rsidRPr="00FE56D0" w:rsidRDefault="00E250F6" w:rsidP="00E250F6">
      <w:pPr>
        <w:shd w:val="clear" w:color="auto" w:fill="FFFFFF"/>
        <w:spacing w:line="240" w:lineRule="auto"/>
        <w:jc w:val="left"/>
        <w:rPr>
          <w:ins w:id="1797" w:author="Marco Petri" w:date="2020-12-22T22:05:00Z"/>
          <w:rFonts w:ascii="Courier New" w:eastAsia="Times New Roman" w:hAnsi="Courier New" w:cs="Courier New"/>
          <w:color w:val="000000"/>
          <w:sz w:val="16"/>
          <w:szCs w:val="16"/>
          <w:lang w:val="en-GB" w:eastAsia="en-GB"/>
          <w:rPrChange w:id="1798" w:author="Marco Petri" w:date="2020-12-22T22:07:00Z">
            <w:rPr>
              <w:ins w:id="1799" w:author="Marco Petri" w:date="2020-12-22T22:05:00Z"/>
              <w:rFonts w:ascii="Courier New" w:eastAsia="Times New Roman" w:hAnsi="Courier New" w:cs="Courier New"/>
              <w:color w:val="000000"/>
              <w:sz w:val="20"/>
              <w:szCs w:val="20"/>
              <w:lang w:val="en-GB" w:eastAsia="en-GB"/>
            </w:rPr>
          </w:rPrChange>
        </w:rPr>
      </w:pPr>
      <w:ins w:id="1800" w:author="Marco Petri" w:date="2020-12-22T22:05:00Z">
        <w:r w:rsidRPr="00FE56D0">
          <w:rPr>
            <w:rFonts w:ascii="Courier New" w:eastAsia="Times New Roman" w:hAnsi="Courier New" w:cs="Courier New"/>
            <w:color w:val="000000"/>
            <w:sz w:val="16"/>
            <w:szCs w:val="16"/>
            <w:lang w:val="en-GB" w:eastAsia="en-GB"/>
            <w:rPrChange w:id="1801"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802"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180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80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805" w:author="Marco Petri" w:date="2020-12-22T22:07:00Z">
              <w:rPr>
                <w:rFonts w:ascii="Courier New" w:eastAsia="Times New Roman" w:hAnsi="Courier New" w:cs="Courier New"/>
                <w:color w:val="000000"/>
                <w:sz w:val="20"/>
                <w:szCs w:val="20"/>
                <w:lang w:val="en-GB" w:eastAsia="en-GB"/>
              </w:rPr>
            </w:rPrChange>
          </w:rPr>
          <w:t xml:space="preserve"> (s.storeNotUsedInvalidTickets.time + </w:t>
        </w:r>
      </w:ins>
    </w:p>
    <w:p w14:paraId="6A05639C" w14:textId="77777777" w:rsidR="00E250F6" w:rsidRPr="00FE56D0" w:rsidRDefault="00E250F6" w:rsidP="00E250F6">
      <w:pPr>
        <w:shd w:val="clear" w:color="auto" w:fill="FFFFFF"/>
        <w:spacing w:line="240" w:lineRule="auto"/>
        <w:jc w:val="left"/>
        <w:rPr>
          <w:ins w:id="1806" w:author="Marco Petri" w:date="2020-12-22T22:05:00Z"/>
          <w:rFonts w:ascii="Courier New" w:eastAsia="Times New Roman" w:hAnsi="Courier New" w:cs="Courier New"/>
          <w:color w:val="000000"/>
          <w:sz w:val="16"/>
          <w:szCs w:val="16"/>
          <w:lang w:val="en-GB" w:eastAsia="en-GB"/>
          <w:rPrChange w:id="1807" w:author="Marco Petri" w:date="2020-12-22T22:07:00Z">
            <w:rPr>
              <w:ins w:id="1808" w:author="Marco Petri" w:date="2020-12-22T22:05:00Z"/>
              <w:rFonts w:ascii="Courier New" w:eastAsia="Times New Roman" w:hAnsi="Courier New" w:cs="Courier New"/>
              <w:color w:val="000000"/>
              <w:sz w:val="20"/>
              <w:szCs w:val="20"/>
              <w:lang w:val="en-GB" w:eastAsia="en-GB"/>
            </w:rPr>
          </w:rPrChange>
        </w:rPr>
      </w:pPr>
      <w:ins w:id="1809" w:author="Marco Petri" w:date="2020-12-22T22:05:00Z">
        <w:r w:rsidRPr="00FE56D0">
          <w:rPr>
            <w:rFonts w:ascii="Courier New" w:eastAsia="Times New Roman" w:hAnsi="Courier New" w:cs="Courier New"/>
            <w:color w:val="000000"/>
            <w:sz w:val="16"/>
            <w:szCs w:val="16"/>
            <w:lang w:val="en-GB" w:eastAsia="en-GB"/>
            <w:rPrChange w:id="1810" w:author="Marco Petri" w:date="2020-12-22T22:07:00Z">
              <w:rPr>
                <w:rFonts w:ascii="Courier New" w:eastAsia="Times New Roman" w:hAnsi="Courier New" w:cs="Courier New"/>
                <w:color w:val="000000"/>
                <w:sz w:val="20"/>
                <w:szCs w:val="20"/>
                <w:lang w:val="en-GB" w:eastAsia="en-GB"/>
              </w:rPr>
            </w:rPrChange>
          </w:rPr>
          <w:t xml:space="preserve">            s.storeQueue.queueTickets.time + s.storeUsedTickets.time))</w:t>
        </w:r>
      </w:ins>
    </w:p>
    <w:p w14:paraId="6BCB52A0" w14:textId="77777777" w:rsidR="00E250F6" w:rsidRPr="00FE56D0" w:rsidRDefault="00E250F6" w:rsidP="00E250F6">
      <w:pPr>
        <w:shd w:val="clear" w:color="auto" w:fill="FFFFFF"/>
        <w:spacing w:line="240" w:lineRule="auto"/>
        <w:jc w:val="left"/>
        <w:rPr>
          <w:ins w:id="1811" w:author="Marco Petri" w:date="2020-12-22T22:05:00Z"/>
          <w:rFonts w:ascii="Courier New" w:eastAsia="Times New Roman" w:hAnsi="Courier New" w:cs="Courier New"/>
          <w:color w:val="000000"/>
          <w:sz w:val="16"/>
          <w:szCs w:val="16"/>
          <w:lang w:val="en-GB" w:eastAsia="en-GB"/>
          <w:rPrChange w:id="1812" w:author="Marco Petri" w:date="2020-12-22T22:07:00Z">
            <w:rPr>
              <w:ins w:id="1813" w:author="Marco Petri" w:date="2020-12-22T22:05:00Z"/>
              <w:rFonts w:ascii="Courier New" w:eastAsia="Times New Roman" w:hAnsi="Courier New" w:cs="Courier New"/>
              <w:color w:val="000000"/>
              <w:sz w:val="20"/>
              <w:szCs w:val="20"/>
              <w:lang w:val="en-GB" w:eastAsia="en-GB"/>
            </w:rPr>
          </w:rPrChange>
        </w:rPr>
      </w:pPr>
      <w:ins w:id="1814" w:author="Marco Petri" w:date="2020-12-22T22:05:00Z">
        <w:r w:rsidRPr="00FE56D0">
          <w:rPr>
            <w:rFonts w:ascii="Courier New" w:eastAsia="Times New Roman" w:hAnsi="Courier New" w:cs="Courier New"/>
            <w:color w:val="000000"/>
            <w:sz w:val="16"/>
            <w:szCs w:val="16"/>
            <w:lang w:val="en-GB" w:eastAsia="en-GB"/>
            <w:rPrChange w:id="181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816" w:author="Marco Petri" w:date="2020-12-22T22:07:00Z">
              <w:rPr>
                <w:rFonts w:ascii="Courier New" w:eastAsia="Times New Roman" w:hAnsi="Courier New" w:cs="Courier New"/>
                <w:b/>
                <w:bCs/>
                <w:color w:val="0000FF"/>
                <w:sz w:val="20"/>
                <w:szCs w:val="20"/>
                <w:lang w:val="en-GB" w:eastAsia="en-GB"/>
              </w:rPr>
            </w:rPrChange>
          </w:rPr>
          <w:t>and</w:t>
        </w:r>
      </w:ins>
    </w:p>
    <w:p w14:paraId="722DC719" w14:textId="77777777" w:rsidR="00E250F6" w:rsidRPr="00FE56D0" w:rsidRDefault="00E250F6" w:rsidP="00E250F6">
      <w:pPr>
        <w:shd w:val="clear" w:color="auto" w:fill="FFFFFF"/>
        <w:spacing w:line="240" w:lineRule="auto"/>
        <w:jc w:val="left"/>
        <w:rPr>
          <w:ins w:id="1817" w:author="Marco Petri" w:date="2020-12-22T22:05:00Z"/>
          <w:rFonts w:ascii="Courier New" w:eastAsia="Times New Roman" w:hAnsi="Courier New" w:cs="Courier New"/>
          <w:color w:val="008000"/>
          <w:sz w:val="16"/>
          <w:szCs w:val="16"/>
          <w:lang w:val="en-GB" w:eastAsia="en-GB"/>
          <w:rPrChange w:id="1818" w:author="Marco Petri" w:date="2020-12-22T22:07:00Z">
            <w:rPr>
              <w:ins w:id="1819" w:author="Marco Petri" w:date="2020-12-22T22:05:00Z"/>
              <w:rFonts w:ascii="Courier New" w:eastAsia="Times New Roman" w:hAnsi="Courier New" w:cs="Courier New"/>
              <w:color w:val="008000"/>
              <w:sz w:val="20"/>
              <w:szCs w:val="20"/>
              <w:lang w:val="en-GB" w:eastAsia="en-GB"/>
            </w:rPr>
          </w:rPrChange>
        </w:rPr>
      </w:pPr>
      <w:ins w:id="1820" w:author="Marco Petri" w:date="2020-12-22T22:05:00Z">
        <w:r w:rsidRPr="00FE56D0">
          <w:rPr>
            <w:rFonts w:ascii="Courier New" w:eastAsia="Times New Roman" w:hAnsi="Courier New" w:cs="Courier New"/>
            <w:color w:val="000000"/>
            <w:sz w:val="16"/>
            <w:szCs w:val="16"/>
            <w:lang w:val="en-GB" w:eastAsia="en-GB"/>
            <w:rPrChange w:id="182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1822" w:author="Marco Petri" w:date="2020-12-22T22:07:00Z">
              <w:rPr>
                <w:rFonts w:ascii="Courier New" w:eastAsia="Times New Roman" w:hAnsi="Courier New" w:cs="Courier New"/>
                <w:color w:val="008000"/>
                <w:sz w:val="20"/>
                <w:szCs w:val="20"/>
                <w:lang w:val="en-GB" w:eastAsia="en-GB"/>
              </w:rPr>
            </w:rPrChange>
          </w:rPr>
          <w:t>//valid for queueing</w:t>
        </w:r>
      </w:ins>
    </w:p>
    <w:p w14:paraId="613BF767" w14:textId="77777777" w:rsidR="00E250F6" w:rsidRPr="00FE56D0" w:rsidRDefault="00E250F6" w:rsidP="00E250F6">
      <w:pPr>
        <w:shd w:val="clear" w:color="auto" w:fill="FFFFFF"/>
        <w:spacing w:line="240" w:lineRule="auto"/>
        <w:jc w:val="left"/>
        <w:rPr>
          <w:ins w:id="1823" w:author="Marco Petri" w:date="2020-12-22T22:05:00Z"/>
          <w:rFonts w:ascii="Courier New" w:eastAsia="Times New Roman" w:hAnsi="Courier New" w:cs="Courier New"/>
          <w:color w:val="000000"/>
          <w:sz w:val="16"/>
          <w:szCs w:val="16"/>
          <w:lang w:val="en-GB" w:eastAsia="en-GB"/>
          <w:rPrChange w:id="1824" w:author="Marco Petri" w:date="2020-12-22T22:07:00Z">
            <w:rPr>
              <w:ins w:id="1825" w:author="Marco Petri" w:date="2020-12-22T22:05:00Z"/>
              <w:rFonts w:ascii="Courier New" w:eastAsia="Times New Roman" w:hAnsi="Courier New" w:cs="Courier New"/>
              <w:color w:val="000000"/>
              <w:sz w:val="20"/>
              <w:szCs w:val="20"/>
              <w:lang w:val="en-GB" w:eastAsia="en-GB"/>
            </w:rPr>
          </w:rPrChange>
        </w:rPr>
      </w:pPr>
      <w:ins w:id="1826" w:author="Marco Petri" w:date="2020-12-22T22:05:00Z">
        <w:r w:rsidRPr="00FE56D0">
          <w:rPr>
            <w:rFonts w:ascii="Courier New" w:eastAsia="Times New Roman" w:hAnsi="Courier New" w:cs="Courier New"/>
            <w:color w:val="000000"/>
            <w:sz w:val="16"/>
            <w:szCs w:val="16"/>
            <w:lang w:val="en-GB" w:eastAsia="en-GB"/>
            <w:rPrChange w:id="1827"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82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829" w:author="Marco Petri" w:date="2020-12-22T22:07:00Z">
              <w:rPr>
                <w:rFonts w:ascii="Courier New" w:eastAsia="Times New Roman" w:hAnsi="Courier New" w:cs="Courier New"/>
                <w:color w:val="000000"/>
                <w:sz w:val="20"/>
                <w:szCs w:val="20"/>
                <w:lang w:val="en-GB" w:eastAsia="en-GB"/>
              </w:rPr>
            </w:rPrChange>
          </w:rPr>
          <w:t xml:space="preserve"> s.storeQueue.queueTickets.time </w:t>
        </w:r>
        <w:r w:rsidRPr="00FE56D0">
          <w:rPr>
            <w:rFonts w:ascii="Courier New" w:eastAsia="Times New Roman" w:hAnsi="Courier New" w:cs="Courier New"/>
            <w:b/>
            <w:bCs/>
            <w:color w:val="0000FF"/>
            <w:sz w:val="16"/>
            <w:szCs w:val="16"/>
            <w:lang w:val="en-GB" w:eastAsia="en-GB"/>
            <w:rPrChange w:id="1830" w:author="Marco Petri" w:date="2020-12-22T22:07:00Z">
              <w:rPr>
                <w:rFonts w:ascii="Courier New" w:eastAsia="Times New Roman" w:hAnsi="Courier New" w:cs="Courier New"/>
                <w:b/>
                <w:bCs/>
                <w:color w:val="0000FF"/>
                <w:sz w:val="20"/>
                <w:szCs w:val="20"/>
                <w:lang w:val="en-GB" w:eastAsia="en-GB"/>
              </w:rPr>
            </w:rPrChange>
          </w:rPr>
          <w:t>implies</w:t>
        </w:r>
      </w:ins>
    </w:p>
    <w:p w14:paraId="548F04DB" w14:textId="77777777" w:rsidR="00E250F6" w:rsidRPr="00FE56D0" w:rsidRDefault="00E250F6" w:rsidP="00E250F6">
      <w:pPr>
        <w:shd w:val="clear" w:color="auto" w:fill="FFFFFF"/>
        <w:spacing w:line="240" w:lineRule="auto"/>
        <w:jc w:val="left"/>
        <w:rPr>
          <w:ins w:id="1831" w:author="Marco Petri" w:date="2020-12-22T22:05:00Z"/>
          <w:rFonts w:ascii="Courier New" w:eastAsia="Times New Roman" w:hAnsi="Courier New" w:cs="Courier New"/>
          <w:color w:val="000000"/>
          <w:sz w:val="16"/>
          <w:szCs w:val="16"/>
          <w:lang w:val="en-GB" w:eastAsia="en-GB"/>
          <w:rPrChange w:id="1832" w:author="Marco Petri" w:date="2020-12-22T22:07:00Z">
            <w:rPr>
              <w:ins w:id="1833" w:author="Marco Petri" w:date="2020-12-22T22:05:00Z"/>
              <w:rFonts w:ascii="Courier New" w:eastAsia="Times New Roman" w:hAnsi="Courier New" w:cs="Courier New"/>
              <w:color w:val="000000"/>
              <w:sz w:val="20"/>
              <w:szCs w:val="20"/>
              <w:lang w:val="en-GB" w:eastAsia="en-GB"/>
            </w:rPr>
          </w:rPrChange>
        </w:rPr>
      </w:pPr>
      <w:ins w:id="1834" w:author="Marco Petri" w:date="2020-12-22T22:05:00Z">
        <w:r w:rsidRPr="00FE56D0">
          <w:rPr>
            <w:rFonts w:ascii="Courier New" w:eastAsia="Times New Roman" w:hAnsi="Courier New" w:cs="Courier New"/>
            <w:color w:val="000000"/>
            <w:sz w:val="16"/>
            <w:szCs w:val="16"/>
            <w:lang w:val="en-GB" w:eastAsia="en-GB"/>
            <w:rPrChange w:id="1835"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836"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183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83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839" w:author="Marco Petri" w:date="2020-12-22T22:07:00Z">
              <w:rPr>
                <w:rFonts w:ascii="Courier New" w:eastAsia="Times New Roman" w:hAnsi="Courier New" w:cs="Courier New"/>
                <w:color w:val="000000"/>
                <w:sz w:val="20"/>
                <w:szCs w:val="20"/>
                <w:lang w:val="en-GB" w:eastAsia="en-GB"/>
              </w:rPr>
            </w:rPrChange>
          </w:rPr>
          <w:t xml:space="preserve"> (s.storeNotUsedInvalidTickets.time +</w:t>
        </w:r>
      </w:ins>
    </w:p>
    <w:p w14:paraId="0DBA289E" w14:textId="77777777" w:rsidR="00E250F6" w:rsidRPr="00FE56D0" w:rsidRDefault="00E250F6" w:rsidP="00E250F6">
      <w:pPr>
        <w:shd w:val="clear" w:color="auto" w:fill="FFFFFF"/>
        <w:spacing w:line="240" w:lineRule="auto"/>
        <w:jc w:val="left"/>
        <w:rPr>
          <w:ins w:id="1840" w:author="Marco Petri" w:date="2020-12-22T22:05:00Z"/>
          <w:rFonts w:ascii="Courier New" w:eastAsia="Times New Roman" w:hAnsi="Courier New" w:cs="Courier New"/>
          <w:color w:val="000000"/>
          <w:sz w:val="16"/>
          <w:szCs w:val="16"/>
          <w:lang w:val="en-GB" w:eastAsia="en-GB"/>
          <w:rPrChange w:id="1841" w:author="Marco Petri" w:date="2020-12-22T22:07:00Z">
            <w:rPr>
              <w:ins w:id="1842" w:author="Marco Petri" w:date="2020-12-22T22:05:00Z"/>
              <w:rFonts w:ascii="Courier New" w:eastAsia="Times New Roman" w:hAnsi="Courier New" w:cs="Courier New"/>
              <w:color w:val="000000"/>
              <w:sz w:val="20"/>
              <w:szCs w:val="20"/>
              <w:lang w:val="en-GB" w:eastAsia="en-GB"/>
            </w:rPr>
          </w:rPrChange>
        </w:rPr>
      </w:pPr>
      <w:ins w:id="1843" w:author="Marco Petri" w:date="2020-12-22T22:05:00Z">
        <w:r w:rsidRPr="00FE56D0">
          <w:rPr>
            <w:rFonts w:ascii="Courier New" w:eastAsia="Times New Roman" w:hAnsi="Courier New" w:cs="Courier New"/>
            <w:color w:val="000000"/>
            <w:sz w:val="16"/>
            <w:szCs w:val="16"/>
            <w:lang w:val="en-GB" w:eastAsia="en-GB"/>
            <w:rPrChange w:id="1844" w:author="Marco Petri" w:date="2020-12-22T22:07:00Z">
              <w:rPr>
                <w:rFonts w:ascii="Courier New" w:eastAsia="Times New Roman" w:hAnsi="Courier New" w:cs="Courier New"/>
                <w:color w:val="000000"/>
                <w:sz w:val="20"/>
                <w:szCs w:val="20"/>
                <w:lang w:val="en-GB" w:eastAsia="en-GB"/>
              </w:rPr>
            </w:rPrChange>
          </w:rPr>
          <w:t xml:space="preserve">            s.storeUsedTickets.time + s.storeBookings.time.bookingTicket))</w:t>
        </w:r>
      </w:ins>
    </w:p>
    <w:p w14:paraId="39B4EDD2" w14:textId="77777777" w:rsidR="00E250F6" w:rsidRPr="00FE56D0" w:rsidRDefault="00E250F6" w:rsidP="00E250F6">
      <w:pPr>
        <w:shd w:val="clear" w:color="auto" w:fill="FFFFFF"/>
        <w:spacing w:line="240" w:lineRule="auto"/>
        <w:jc w:val="left"/>
        <w:rPr>
          <w:ins w:id="1845" w:author="Marco Petri" w:date="2020-12-22T22:05:00Z"/>
          <w:rFonts w:ascii="Courier New" w:eastAsia="Times New Roman" w:hAnsi="Courier New" w:cs="Courier New"/>
          <w:color w:val="000000"/>
          <w:sz w:val="16"/>
          <w:szCs w:val="16"/>
          <w:lang w:val="en-GB" w:eastAsia="en-GB"/>
          <w:rPrChange w:id="1846" w:author="Marco Petri" w:date="2020-12-22T22:07:00Z">
            <w:rPr>
              <w:ins w:id="1847" w:author="Marco Petri" w:date="2020-12-22T22:05:00Z"/>
              <w:rFonts w:ascii="Courier New" w:eastAsia="Times New Roman" w:hAnsi="Courier New" w:cs="Courier New"/>
              <w:color w:val="000000"/>
              <w:sz w:val="20"/>
              <w:szCs w:val="20"/>
              <w:lang w:val="en-GB" w:eastAsia="en-GB"/>
            </w:rPr>
          </w:rPrChange>
        </w:rPr>
      </w:pPr>
      <w:ins w:id="1848" w:author="Marco Petri" w:date="2020-12-22T22:05:00Z">
        <w:r w:rsidRPr="00FE56D0">
          <w:rPr>
            <w:rFonts w:ascii="Courier New" w:eastAsia="Times New Roman" w:hAnsi="Courier New" w:cs="Courier New"/>
            <w:color w:val="000000"/>
            <w:sz w:val="16"/>
            <w:szCs w:val="16"/>
            <w:lang w:val="en-GB" w:eastAsia="en-GB"/>
            <w:rPrChange w:id="1849" w:author="Marco Petri" w:date="2020-12-22T22:07:00Z">
              <w:rPr>
                <w:rFonts w:ascii="Courier New" w:eastAsia="Times New Roman" w:hAnsi="Courier New" w:cs="Courier New"/>
                <w:color w:val="000000"/>
                <w:sz w:val="20"/>
                <w:szCs w:val="20"/>
                <w:lang w:val="en-GB" w:eastAsia="en-GB"/>
              </w:rPr>
            </w:rPrChange>
          </w:rPr>
          <w:t>}</w:t>
        </w:r>
      </w:ins>
    </w:p>
    <w:p w14:paraId="6D146282" w14:textId="77777777" w:rsidR="00E250F6" w:rsidRPr="00FE56D0" w:rsidRDefault="00E250F6" w:rsidP="00E250F6">
      <w:pPr>
        <w:shd w:val="clear" w:color="auto" w:fill="FFFFFF"/>
        <w:spacing w:line="240" w:lineRule="auto"/>
        <w:jc w:val="left"/>
        <w:rPr>
          <w:ins w:id="1850" w:author="Marco Petri" w:date="2020-12-22T22:05:00Z"/>
          <w:rFonts w:ascii="Courier New" w:eastAsia="Times New Roman" w:hAnsi="Courier New" w:cs="Courier New"/>
          <w:color w:val="000000"/>
          <w:sz w:val="16"/>
          <w:szCs w:val="16"/>
          <w:lang w:val="en-GB" w:eastAsia="en-GB"/>
          <w:rPrChange w:id="1851" w:author="Marco Petri" w:date="2020-12-22T22:07:00Z">
            <w:rPr>
              <w:ins w:id="1852" w:author="Marco Petri" w:date="2020-12-22T22:05:00Z"/>
              <w:rFonts w:ascii="Courier New" w:eastAsia="Times New Roman" w:hAnsi="Courier New" w:cs="Courier New"/>
              <w:color w:val="000000"/>
              <w:sz w:val="20"/>
              <w:szCs w:val="20"/>
              <w:lang w:val="en-GB" w:eastAsia="en-GB"/>
            </w:rPr>
          </w:rPrChange>
        </w:rPr>
      </w:pPr>
    </w:p>
    <w:p w14:paraId="42141188" w14:textId="77777777" w:rsidR="00E250F6" w:rsidRPr="00FE56D0" w:rsidRDefault="00E250F6" w:rsidP="00E250F6">
      <w:pPr>
        <w:shd w:val="clear" w:color="auto" w:fill="FFFFFF"/>
        <w:spacing w:line="240" w:lineRule="auto"/>
        <w:jc w:val="left"/>
        <w:rPr>
          <w:ins w:id="1853" w:author="Marco Petri" w:date="2020-12-22T22:05:00Z"/>
          <w:rFonts w:ascii="Courier New" w:eastAsia="Times New Roman" w:hAnsi="Courier New" w:cs="Courier New"/>
          <w:color w:val="008000"/>
          <w:sz w:val="16"/>
          <w:szCs w:val="16"/>
          <w:lang w:val="en-GB" w:eastAsia="en-GB"/>
          <w:rPrChange w:id="1854" w:author="Marco Petri" w:date="2020-12-22T22:07:00Z">
            <w:rPr>
              <w:ins w:id="1855" w:author="Marco Petri" w:date="2020-12-22T22:05:00Z"/>
              <w:rFonts w:ascii="Courier New" w:eastAsia="Times New Roman" w:hAnsi="Courier New" w:cs="Courier New"/>
              <w:color w:val="008000"/>
              <w:sz w:val="20"/>
              <w:szCs w:val="20"/>
              <w:lang w:val="en-GB" w:eastAsia="en-GB"/>
            </w:rPr>
          </w:rPrChange>
        </w:rPr>
      </w:pPr>
      <w:ins w:id="1856" w:author="Marco Petri" w:date="2020-12-22T22:05:00Z">
        <w:r w:rsidRPr="00FE56D0">
          <w:rPr>
            <w:rFonts w:ascii="Courier New" w:eastAsia="Times New Roman" w:hAnsi="Courier New" w:cs="Courier New"/>
            <w:color w:val="008000"/>
            <w:sz w:val="16"/>
            <w:szCs w:val="16"/>
            <w:lang w:val="en-GB" w:eastAsia="en-GB"/>
            <w:rPrChange w:id="1857" w:author="Marco Petri" w:date="2020-12-22T22:07:00Z">
              <w:rPr>
                <w:rFonts w:ascii="Courier New" w:eastAsia="Times New Roman" w:hAnsi="Courier New" w:cs="Courier New"/>
                <w:color w:val="008000"/>
                <w:sz w:val="20"/>
                <w:szCs w:val="20"/>
                <w:lang w:val="en-GB" w:eastAsia="en-GB"/>
              </w:rPr>
            </w:rPrChange>
          </w:rPr>
          <w:t>//Tickets may be printed at most once</w:t>
        </w:r>
      </w:ins>
    </w:p>
    <w:p w14:paraId="16F1756F" w14:textId="77777777" w:rsidR="00E250F6" w:rsidRPr="00FE56D0" w:rsidRDefault="00E250F6" w:rsidP="00E250F6">
      <w:pPr>
        <w:shd w:val="clear" w:color="auto" w:fill="FFFFFF"/>
        <w:spacing w:line="240" w:lineRule="auto"/>
        <w:jc w:val="left"/>
        <w:rPr>
          <w:ins w:id="1858" w:author="Marco Petri" w:date="2020-12-22T22:05:00Z"/>
          <w:rFonts w:ascii="Courier New" w:eastAsia="Times New Roman" w:hAnsi="Courier New" w:cs="Courier New"/>
          <w:color w:val="000000"/>
          <w:sz w:val="16"/>
          <w:szCs w:val="16"/>
          <w:lang w:val="en-GB" w:eastAsia="en-GB"/>
          <w:rPrChange w:id="1859" w:author="Marco Petri" w:date="2020-12-22T22:07:00Z">
            <w:rPr>
              <w:ins w:id="1860" w:author="Marco Petri" w:date="2020-12-22T22:05:00Z"/>
              <w:rFonts w:ascii="Courier New" w:eastAsia="Times New Roman" w:hAnsi="Courier New" w:cs="Courier New"/>
              <w:color w:val="000000"/>
              <w:sz w:val="20"/>
              <w:szCs w:val="20"/>
              <w:lang w:val="en-GB" w:eastAsia="en-GB"/>
            </w:rPr>
          </w:rPrChange>
        </w:rPr>
      </w:pPr>
      <w:ins w:id="1861" w:author="Marco Petri" w:date="2020-12-22T22:05:00Z">
        <w:r w:rsidRPr="00FE56D0">
          <w:rPr>
            <w:rFonts w:ascii="Courier New" w:eastAsia="Times New Roman" w:hAnsi="Courier New" w:cs="Courier New"/>
            <w:b/>
            <w:bCs/>
            <w:color w:val="0000FF"/>
            <w:sz w:val="16"/>
            <w:szCs w:val="16"/>
            <w:lang w:val="en-GB" w:eastAsia="en-GB"/>
            <w:rPrChange w:id="1862"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863" w:author="Marco Petri" w:date="2020-12-22T22:07:00Z">
              <w:rPr>
                <w:rFonts w:ascii="Courier New" w:eastAsia="Times New Roman" w:hAnsi="Courier New" w:cs="Courier New"/>
                <w:color w:val="000000"/>
                <w:sz w:val="20"/>
                <w:szCs w:val="20"/>
                <w:lang w:val="en-GB" w:eastAsia="en-GB"/>
              </w:rPr>
            </w:rPrChange>
          </w:rPr>
          <w:t xml:space="preserve"> ticketMayBePrintedByAtMostOneTicketMachine {</w:t>
        </w:r>
      </w:ins>
    </w:p>
    <w:p w14:paraId="4832F3CC" w14:textId="77777777" w:rsidR="00E250F6" w:rsidRPr="00FE56D0" w:rsidRDefault="00E250F6" w:rsidP="00E250F6">
      <w:pPr>
        <w:shd w:val="clear" w:color="auto" w:fill="FFFFFF"/>
        <w:spacing w:line="240" w:lineRule="auto"/>
        <w:jc w:val="left"/>
        <w:rPr>
          <w:ins w:id="1864" w:author="Marco Petri" w:date="2020-12-22T22:05:00Z"/>
          <w:rFonts w:ascii="Courier New" w:eastAsia="Times New Roman" w:hAnsi="Courier New" w:cs="Courier New"/>
          <w:color w:val="000000"/>
          <w:sz w:val="16"/>
          <w:szCs w:val="16"/>
          <w:lang w:val="en-GB" w:eastAsia="en-GB"/>
          <w:rPrChange w:id="1865" w:author="Marco Petri" w:date="2020-12-22T22:07:00Z">
            <w:rPr>
              <w:ins w:id="1866" w:author="Marco Petri" w:date="2020-12-22T22:05:00Z"/>
              <w:rFonts w:ascii="Courier New" w:eastAsia="Times New Roman" w:hAnsi="Courier New" w:cs="Courier New"/>
              <w:color w:val="000000"/>
              <w:sz w:val="20"/>
              <w:szCs w:val="20"/>
              <w:lang w:val="en-GB" w:eastAsia="en-GB"/>
            </w:rPr>
          </w:rPrChange>
        </w:rPr>
      </w:pPr>
      <w:ins w:id="1867" w:author="Marco Petri" w:date="2020-12-22T22:05:00Z">
        <w:r w:rsidRPr="00FE56D0">
          <w:rPr>
            <w:rFonts w:ascii="Courier New" w:eastAsia="Times New Roman" w:hAnsi="Courier New" w:cs="Courier New"/>
            <w:color w:val="000000"/>
            <w:sz w:val="16"/>
            <w:szCs w:val="16"/>
            <w:lang w:val="en-GB" w:eastAsia="en-GB"/>
            <w:rPrChange w:id="186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869"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870" w:author="Marco Petri" w:date="2020-12-22T22:07:00Z">
              <w:rPr>
                <w:rFonts w:ascii="Courier New" w:eastAsia="Times New Roman" w:hAnsi="Courier New" w:cs="Courier New"/>
                <w:color w:val="000000"/>
                <w:sz w:val="20"/>
                <w:szCs w:val="20"/>
                <w:lang w:val="en-GB" w:eastAsia="en-GB"/>
              </w:rPr>
            </w:rPrChange>
          </w:rPr>
          <w:t xml:space="preserve"> t: Ticket, time:Time| </w:t>
        </w:r>
        <w:r w:rsidRPr="00FE56D0">
          <w:rPr>
            <w:rFonts w:ascii="Courier New" w:eastAsia="Times New Roman" w:hAnsi="Courier New" w:cs="Courier New"/>
            <w:b/>
            <w:bCs/>
            <w:color w:val="0000FF"/>
            <w:sz w:val="16"/>
            <w:szCs w:val="16"/>
            <w:lang w:val="en-GB" w:eastAsia="en-GB"/>
            <w:rPrChange w:id="1871" w:author="Marco Petri" w:date="2020-12-22T22:07:00Z">
              <w:rPr>
                <w:rFonts w:ascii="Courier New" w:eastAsia="Times New Roman" w:hAnsi="Courier New" w:cs="Courier New"/>
                <w:b/>
                <w:bCs/>
                <w:color w:val="0000FF"/>
                <w:sz w:val="20"/>
                <w:szCs w:val="20"/>
                <w:lang w:val="en-GB" w:eastAsia="en-GB"/>
              </w:rPr>
            </w:rPrChange>
          </w:rPr>
          <w:t>lone</w:t>
        </w:r>
        <w:r w:rsidRPr="00FE56D0">
          <w:rPr>
            <w:rFonts w:ascii="Courier New" w:eastAsia="Times New Roman" w:hAnsi="Courier New" w:cs="Courier New"/>
            <w:color w:val="000000"/>
            <w:sz w:val="16"/>
            <w:szCs w:val="16"/>
            <w:lang w:val="en-GB" w:eastAsia="en-GB"/>
            <w:rPrChange w:id="1872" w:author="Marco Petri" w:date="2020-12-22T22:07:00Z">
              <w:rPr>
                <w:rFonts w:ascii="Courier New" w:eastAsia="Times New Roman" w:hAnsi="Courier New" w:cs="Courier New"/>
                <w:color w:val="000000"/>
                <w:sz w:val="20"/>
                <w:szCs w:val="20"/>
                <w:lang w:val="en-GB" w:eastAsia="en-GB"/>
              </w:rPr>
            </w:rPrChange>
          </w:rPr>
          <w:t xml:space="preserve"> tm: TicketMachine |</w:t>
        </w:r>
      </w:ins>
    </w:p>
    <w:p w14:paraId="65BFB618" w14:textId="77777777" w:rsidR="00E250F6" w:rsidRPr="00FE56D0" w:rsidRDefault="00E250F6" w:rsidP="00E250F6">
      <w:pPr>
        <w:shd w:val="clear" w:color="auto" w:fill="FFFFFF"/>
        <w:spacing w:line="240" w:lineRule="auto"/>
        <w:jc w:val="left"/>
        <w:rPr>
          <w:ins w:id="1873" w:author="Marco Petri" w:date="2020-12-22T22:05:00Z"/>
          <w:rFonts w:ascii="Courier New" w:eastAsia="Times New Roman" w:hAnsi="Courier New" w:cs="Courier New"/>
          <w:color w:val="000000"/>
          <w:sz w:val="16"/>
          <w:szCs w:val="16"/>
          <w:lang w:val="en-GB" w:eastAsia="en-GB"/>
          <w:rPrChange w:id="1874" w:author="Marco Petri" w:date="2020-12-22T22:07:00Z">
            <w:rPr>
              <w:ins w:id="1875" w:author="Marco Petri" w:date="2020-12-22T22:05:00Z"/>
              <w:rFonts w:ascii="Courier New" w:eastAsia="Times New Roman" w:hAnsi="Courier New" w:cs="Courier New"/>
              <w:color w:val="000000"/>
              <w:sz w:val="20"/>
              <w:szCs w:val="20"/>
              <w:lang w:val="en-GB" w:eastAsia="en-GB"/>
            </w:rPr>
          </w:rPrChange>
        </w:rPr>
      </w:pPr>
      <w:ins w:id="1876" w:author="Marco Petri" w:date="2020-12-22T22:05:00Z">
        <w:r w:rsidRPr="00FE56D0">
          <w:rPr>
            <w:rFonts w:ascii="Courier New" w:eastAsia="Times New Roman" w:hAnsi="Courier New" w:cs="Courier New"/>
            <w:color w:val="000000"/>
            <w:sz w:val="16"/>
            <w:szCs w:val="16"/>
            <w:lang w:val="en-GB" w:eastAsia="en-GB"/>
            <w:rPrChange w:id="1877"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187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879" w:author="Marco Petri" w:date="2020-12-22T22:07:00Z">
              <w:rPr>
                <w:rFonts w:ascii="Courier New" w:eastAsia="Times New Roman" w:hAnsi="Courier New" w:cs="Courier New"/>
                <w:color w:val="000000"/>
                <w:sz w:val="20"/>
                <w:szCs w:val="20"/>
                <w:lang w:val="en-GB" w:eastAsia="en-GB"/>
              </w:rPr>
            </w:rPrChange>
          </w:rPr>
          <w:t xml:space="preserve"> tm.machinePrintedTickets.time</w:t>
        </w:r>
      </w:ins>
    </w:p>
    <w:p w14:paraId="06B9A085" w14:textId="77777777" w:rsidR="00E250F6" w:rsidRPr="00FE56D0" w:rsidRDefault="00E250F6" w:rsidP="00E250F6">
      <w:pPr>
        <w:shd w:val="clear" w:color="auto" w:fill="FFFFFF"/>
        <w:spacing w:line="240" w:lineRule="auto"/>
        <w:jc w:val="left"/>
        <w:rPr>
          <w:ins w:id="1880" w:author="Marco Petri" w:date="2020-12-22T22:05:00Z"/>
          <w:rFonts w:ascii="Courier New" w:eastAsia="Times New Roman" w:hAnsi="Courier New" w:cs="Courier New"/>
          <w:color w:val="000000"/>
          <w:sz w:val="16"/>
          <w:szCs w:val="16"/>
          <w:lang w:val="en-GB" w:eastAsia="en-GB"/>
          <w:rPrChange w:id="1881" w:author="Marco Petri" w:date="2020-12-22T22:07:00Z">
            <w:rPr>
              <w:ins w:id="1882" w:author="Marco Petri" w:date="2020-12-22T22:05:00Z"/>
              <w:rFonts w:ascii="Courier New" w:eastAsia="Times New Roman" w:hAnsi="Courier New" w:cs="Courier New"/>
              <w:color w:val="000000"/>
              <w:sz w:val="20"/>
              <w:szCs w:val="20"/>
              <w:lang w:val="en-GB" w:eastAsia="en-GB"/>
            </w:rPr>
          </w:rPrChange>
        </w:rPr>
      </w:pPr>
      <w:ins w:id="1883" w:author="Marco Petri" w:date="2020-12-22T22:05:00Z">
        <w:r w:rsidRPr="00FE56D0">
          <w:rPr>
            <w:rFonts w:ascii="Courier New" w:eastAsia="Times New Roman" w:hAnsi="Courier New" w:cs="Courier New"/>
            <w:color w:val="000000"/>
            <w:sz w:val="16"/>
            <w:szCs w:val="16"/>
            <w:lang w:val="en-GB" w:eastAsia="en-GB"/>
            <w:rPrChange w:id="1884" w:author="Marco Petri" w:date="2020-12-22T22:07:00Z">
              <w:rPr>
                <w:rFonts w:ascii="Courier New" w:eastAsia="Times New Roman" w:hAnsi="Courier New" w:cs="Courier New"/>
                <w:color w:val="000000"/>
                <w:sz w:val="20"/>
                <w:szCs w:val="20"/>
                <w:lang w:val="en-GB" w:eastAsia="en-GB"/>
              </w:rPr>
            </w:rPrChange>
          </w:rPr>
          <w:t>}</w:t>
        </w:r>
      </w:ins>
    </w:p>
    <w:p w14:paraId="1A4FD414" w14:textId="77777777" w:rsidR="00E250F6" w:rsidRPr="00FE56D0" w:rsidRDefault="00E250F6" w:rsidP="00E250F6">
      <w:pPr>
        <w:shd w:val="clear" w:color="auto" w:fill="FFFFFF"/>
        <w:spacing w:line="240" w:lineRule="auto"/>
        <w:jc w:val="left"/>
        <w:rPr>
          <w:ins w:id="1885" w:author="Marco Petri" w:date="2020-12-22T22:05:00Z"/>
          <w:rFonts w:ascii="Courier New" w:eastAsia="Times New Roman" w:hAnsi="Courier New" w:cs="Courier New"/>
          <w:color w:val="000000"/>
          <w:sz w:val="16"/>
          <w:szCs w:val="16"/>
          <w:lang w:val="en-GB" w:eastAsia="en-GB"/>
          <w:rPrChange w:id="1886" w:author="Marco Petri" w:date="2020-12-22T22:07:00Z">
            <w:rPr>
              <w:ins w:id="1887" w:author="Marco Petri" w:date="2020-12-22T22:05:00Z"/>
              <w:rFonts w:ascii="Courier New" w:eastAsia="Times New Roman" w:hAnsi="Courier New" w:cs="Courier New"/>
              <w:color w:val="000000"/>
              <w:sz w:val="20"/>
              <w:szCs w:val="20"/>
              <w:lang w:val="en-GB" w:eastAsia="en-GB"/>
            </w:rPr>
          </w:rPrChange>
        </w:rPr>
      </w:pPr>
    </w:p>
    <w:p w14:paraId="0387BADE" w14:textId="77777777" w:rsidR="00E250F6" w:rsidRPr="00FE56D0" w:rsidRDefault="00E250F6" w:rsidP="00E250F6">
      <w:pPr>
        <w:shd w:val="clear" w:color="auto" w:fill="FFFFFF"/>
        <w:spacing w:line="240" w:lineRule="auto"/>
        <w:jc w:val="left"/>
        <w:rPr>
          <w:ins w:id="1888" w:author="Marco Petri" w:date="2020-12-22T22:05:00Z"/>
          <w:rFonts w:ascii="Courier New" w:eastAsia="Times New Roman" w:hAnsi="Courier New" w:cs="Courier New"/>
          <w:color w:val="008000"/>
          <w:sz w:val="16"/>
          <w:szCs w:val="16"/>
          <w:lang w:val="en-GB" w:eastAsia="en-GB"/>
          <w:rPrChange w:id="1889" w:author="Marco Petri" w:date="2020-12-22T22:07:00Z">
            <w:rPr>
              <w:ins w:id="1890" w:author="Marco Petri" w:date="2020-12-22T22:05:00Z"/>
              <w:rFonts w:ascii="Courier New" w:eastAsia="Times New Roman" w:hAnsi="Courier New" w:cs="Courier New"/>
              <w:color w:val="008000"/>
              <w:sz w:val="20"/>
              <w:szCs w:val="20"/>
              <w:lang w:val="en-GB" w:eastAsia="en-GB"/>
            </w:rPr>
          </w:rPrChange>
        </w:rPr>
      </w:pPr>
      <w:ins w:id="1891" w:author="Marco Petri" w:date="2020-12-22T22:05:00Z">
        <w:r w:rsidRPr="00FE56D0">
          <w:rPr>
            <w:rFonts w:ascii="Courier New" w:eastAsia="Times New Roman" w:hAnsi="Courier New" w:cs="Courier New"/>
            <w:color w:val="008000"/>
            <w:sz w:val="16"/>
            <w:szCs w:val="16"/>
            <w:lang w:val="en-GB" w:eastAsia="en-GB"/>
            <w:rPrChange w:id="1892" w:author="Marco Petri" w:date="2020-12-22T22:07:00Z">
              <w:rPr>
                <w:rFonts w:ascii="Courier New" w:eastAsia="Times New Roman" w:hAnsi="Courier New" w:cs="Courier New"/>
                <w:color w:val="008000"/>
                <w:sz w:val="20"/>
                <w:szCs w:val="20"/>
                <w:lang w:val="en-GB" w:eastAsia="en-GB"/>
              </w:rPr>
            </w:rPrChange>
          </w:rPr>
          <w:t>/* A customer cannot be in a queue and at the same time in the store owning</w:t>
        </w:r>
      </w:ins>
    </w:p>
    <w:p w14:paraId="09188196" w14:textId="77777777" w:rsidR="00E250F6" w:rsidRPr="00FE56D0" w:rsidRDefault="00E250F6" w:rsidP="00E250F6">
      <w:pPr>
        <w:shd w:val="clear" w:color="auto" w:fill="FFFFFF"/>
        <w:spacing w:line="240" w:lineRule="auto"/>
        <w:jc w:val="left"/>
        <w:rPr>
          <w:ins w:id="1893" w:author="Marco Petri" w:date="2020-12-22T22:05:00Z"/>
          <w:rFonts w:ascii="Courier New" w:eastAsia="Times New Roman" w:hAnsi="Courier New" w:cs="Courier New"/>
          <w:color w:val="000000"/>
          <w:sz w:val="16"/>
          <w:szCs w:val="16"/>
          <w:lang w:val="en-GB" w:eastAsia="en-GB"/>
          <w:rPrChange w:id="1894" w:author="Marco Petri" w:date="2020-12-22T22:07:00Z">
            <w:rPr>
              <w:ins w:id="1895" w:author="Marco Petri" w:date="2020-12-22T22:05:00Z"/>
              <w:rFonts w:ascii="Courier New" w:eastAsia="Times New Roman" w:hAnsi="Courier New" w:cs="Courier New"/>
              <w:color w:val="000000"/>
              <w:sz w:val="20"/>
              <w:szCs w:val="20"/>
              <w:lang w:val="en-GB" w:eastAsia="en-GB"/>
            </w:rPr>
          </w:rPrChange>
        </w:rPr>
      </w:pPr>
      <w:ins w:id="1896" w:author="Marco Petri" w:date="2020-12-22T22:05:00Z">
        <w:r w:rsidRPr="00FE56D0">
          <w:rPr>
            <w:rFonts w:ascii="Courier New" w:eastAsia="Times New Roman" w:hAnsi="Courier New" w:cs="Courier New"/>
            <w:color w:val="008000"/>
            <w:sz w:val="16"/>
            <w:szCs w:val="16"/>
            <w:lang w:val="en-GB" w:eastAsia="en-GB"/>
            <w:rPrChange w:id="1897" w:author="Marco Petri" w:date="2020-12-22T22:07:00Z">
              <w:rPr>
                <w:rFonts w:ascii="Courier New" w:eastAsia="Times New Roman" w:hAnsi="Courier New" w:cs="Courier New"/>
                <w:color w:val="008000"/>
                <w:sz w:val="20"/>
                <w:szCs w:val="20"/>
                <w:lang w:val="en-GB" w:eastAsia="en-GB"/>
              </w:rPr>
            </w:rPrChange>
          </w:rPr>
          <w:t xml:space="preserve">    that queue */</w:t>
        </w:r>
      </w:ins>
    </w:p>
    <w:p w14:paraId="0C300E0B" w14:textId="77777777" w:rsidR="00E250F6" w:rsidRPr="00FE56D0" w:rsidRDefault="00E250F6" w:rsidP="00E250F6">
      <w:pPr>
        <w:shd w:val="clear" w:color="auto" w:fill="FFFFFF"/>
        <w:spacing w:line="240" w:lineRule="auto"/>
        <w:jc w:val="left"/>
        <w:rPr>
          <w:ins w:id="1898" w:author="Marco Petri" w:date="2020-12-22T22:05:00Z"/>
          <w:rFonts w:ascii="Courier New" w:eastAsia="Times New Roman" w:hAnsi="Courier New" w:cs="Courier New"/>
          <w:color w:val="000000"/>
          <w:sz w:val="16"/>
          <w:szCs w:val="16"/>
          <w:lang w:val="en-GB" w:eastAsia="en-GB"/>
          <w:rPrChange w:id="1899" w:author="Marco Petri" w:date="2020-12-22T22:07:00Z">
            <w:rPr>
              <w:ins w:id="1900" w:author="Marco Petri" w:date="2020-12-22T22:05:00Z"/>
              <w:rFonts w:ascii="Courier New" w:eastAsia="Times New Roman" w:hAnsi="Courier New" w:cs="Courier New"/>
              <w:color w:val="000000"/>
              <w:sz w:val="20"/>
              <w:szCs w:val="20"/>
              <w:lang w:val="en-GB" w:eastAsia="en-GB"/>
            </w:rPr>
          </w:rPrChange>
        </w:rPr>
      </w:pPr>
      <w:ins w:id="1901" w:author="Marco Petri" w:date="2020-12-22T22:05:00Z">
        <w:r w:rsidRPr="00FE56D0">
          <w:rPr>
            <w:rFonts w:ascii="Courier New" w:eastAsia="Times New Roman" w:hAnsi="Courier New" w:cs="Courier New"/>
            <w:b/>
            <w:bCs/>
            <w:color w:val="0000FF"/>
            <w:sz w:val="16"/>
            <w:szCs w:val="16"/>
            <w:lang w:val="en-GB" w:eastAsia="en-GB"/>
            <w:rPrChange w:id="1902"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903" w:author="Marco Petri" w:date="2020-12-22T22:07:00Z">
              <w:rPr>
                <w:rFonts w:ascii="Courier New" w:eastAsia="Times New Roman" w:hAnsi="Courier New" w:cs="Courier New"/>
                <w:color w:val="000000"/>
                <w:sz w:val="20"/>
                <w:szCs w:val="20"/>
                <w:lang w:val="en-GB" w:eastAsia="en-GB"/>
              </w:rPr>
            </w:rPrChange>
          </w:rPr>
          <w:t xml:space="preserve"> queueCannotContainInStoreCustomer {</w:t>
        </w:r>
      </w:ins>
    </w:p>
    <w:p w14:paraId="2A977877" w14:textId="77777777" w:rsidR="00E250F6" w:rsidRPr="00FE56D0" w:rsidRDefault="00E250F6" w:rsidP="00E250F6">
      <w:pPr>
        <w:shd w:val="clear" w:color="auto" w:fill="FFFFFF"/>
        <w:spacing w:line="240" w:lineRule="auto"/>
        <w:jc w:val="left"/>
        <w:rPr>
          <w:ins w:id="1904" w:author="Marco Petri" w:date="2020-12-22T22:05:00Z"/>
          <w:rFonts w:ascii="Courier New" w:eastAsia="Times New Roman" w:hAnsi="Courier New" w:cs="Courier New"/>
          <w:color w:val="000000"/>
          <w:sz w:val="16"/>
          <w:szCs w:val="16"/>
          <w:lang w:val="en-GB" w:eastAsia="en-GB"/>
          <w:rPrChange w:id="1905" w:author="Marco Petri" w:date="2020-12-22T22:07:00Z">
            <w:rPr>
              <w:ins w:id="1906" w:author="Marco Petri" w:date="2020-12-22T22:05:00Z"/>
              <w:rFonts w:ascii="Courier New" w:eastAsia="Times New Roman" w:hAnsi="Courier New" w:cs="Courier New"/>
              <w:color w:val="000000"/>
              <w:sz w:val="20"/>
              <w:szCs w:val="20"/>
              <w:lang w:val="en-GB" w:eastAsia="en-GB"/>
            </w:rPr>
          </w:rPrChange>
        </w:rPr>
      </w:pPr>
      <w:ins w:id="1907" w:author="Marco Petri" w:date="2020-12-22T22:05:00Z">
        <w:r w:rsidRPr="00FE56D0">
          <w:rPr>
            <w:rFonts w:ascii="Courier New" w:eastAsia="Times New Roman" w:hAnsi="Courier New" w:cs="Courier New"/>
            <w:color w:val="000000"/>
            <w:sz w:val="16"/>
            <w:szCs w:val="16"/>
            <w:lang w:val="en-GB" w:eastAsia="en-GB"/>
            <w:rPrChange w:id="190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909"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910" w:author="Marco Petri" w:date="2020-12-22T22:07:00Z">
              <w:rPr>
                <w:rFonts w:ascii="Courier New" w:eastAsia="Times New Roman" w:hAnsi="Courier New" w:cs="Courier New"/>
                <w:color w:val="000000"/>
                <w:sz w:val="20"/>
                <w:szCs w:val="20"/>
                <w:lang w:val="en-GB" w:eastAsia="en-GB"/>
              </w:rPr>
            </w:rPrChange>
          </w:rPr>
          <w:t xml:space="preserve"> s: Store, t:Time | </w:t>
        </w:r>
        <w:r w:rsidRPr="00FE56D0">
          <w:rPr>
            <w:rFonts w:ascii="Courier New" w:eastAsia="Times New Roman" w:hAnsi="Courier New" w:cs="Courier New"/>
            <w:b/>
            <w:bCs/>
            <w:color w:val="0000FF"/>
            <w:sz w:val="16"/>
            <w:szCs w:val="16"/>
            <w:lang w:val="en-GB" w:eastAsia="en-GB"/>
            <w:rPrChange w:id="1911"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1912" w:author="Marco Petri" w:date="2020-12-22T22:07:00Z">
              <w:rPr>
                <w:rFonts w:ascii="Courier New" w:eastAsia="Times New Roman" w:hAnsi="Courier New" w:cs="Courier New"/>
                <w:color w:val="000000"/>
                <w:sz w:val="20"/>
                <w:szCs w:val="20"/>
                <w:lang w:val="en-GB" w:eastAsia="en-GB"/>
              </w:rPr>
            </w:rPrChange>
          </w:rPr>
          <w:t xml:space="preserve"> c: Customer |</w:t>
        </w:r>
      </w:ins>
    </w:p>
    <w:p w14:paraId="0FF5371D" w14:textId="77777777" w:rsidR="00E250F6" w:rsidRPr="00FE56D0" w:rsidRDefault="00E250F6" w:rsidP="00E250F6">
      <w:pPr>
        <w:shd w:val="clear" w:color="auto" w:fill="FFFFFF"/>
        <w:spacing w:line="240" w:lineRule="auto"/>
        <w:jc w:val="left"/>
        <w:rPr>
          <w:ins w:id="1913" w:author="Marco Petri" w:date="2020-12-22T22:05:00Z"/>
          <w:rFonts w:ascii="Courier New" w:eastAsia="Times New Roman" w:hAnsi="Courier New" w:cs="Courier New"/>
          <w:color w:val="000000"/>
          <w:sz w:val="16"/>
          <w:szCs w:val="16"/>
          <w:lang w:val="en-GB" w:eastAsia="en-GB"/>
          <w:rPrChange w:id="1914" w:author="Marco Petri" w:date="2020-12-22T22:07:00Z">
            <w:rPr>
              <w:ins w:id="1915" w:author="Marco Petri" w:date="2020-12-22T22:05:00Z"/>
              <w:rFonts w:ascii="Courier New" w:eastAsia="Times New Roman" w:hAnsi="Courier New" w:cs="Courier New"/>
              <w:color w:val="000000"/>
              <w:sz w:val="20"/>
              <w:szCs w:val="20"/>
              <w:lang w:val="en-GB" w:eastAsia="en-GB"/>
            </w:rPr>
          </w:rPrChange>
        </w:rPr>
      </w:pPr>
      <w:ins w:id="1916" w:author="Marco Petri" w:date="2020-12-22T22:05:00Z">
        <w:r w:rsidRPr="00FE56D0">
          <w:rPr>
            <w:rFonts w:ascii="Courier New" w:eastAsia="Times New Roman" w:hAnsi="Courier New" w:cs="Courier New"/>
            <w:color w:val="000000"/>
            <w:sz w:val="16"/>
            <w:szCs w:val="16"/>
            <w:lang w:val="en-GB" w:eastAsia="en-GB"/>
            <w:rPrChange w:id="1917"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191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919" w:author="Marco Petri" w:date="2020-12-22T22:07:00Z">
              <w:rPr>
                <w:rFonts w:ascii="Courier New" w:eastAsia="Times New Roman" w:hAnsi="Courier New" w:cs="Courier New"/>
                <w:color w:val="000000"/>
                <w:sz w:val="20"/>
                <w:szCs w:val="20"/>
                <w:lang w:val="en-GB" w:eastAsia="en-GB"/>
              </w:rPr>
            </w:rPrChange>
          </w:rPr>
          <w:t xml:space="preserve"> s.storeCustomersInStore.t </w:t>
        </w:r>
        <w:r w:rsidRPr="00FE56D0">
          <w:rPr>
            <w:rFonts w:ascii="Courier New" w:eastAsia="Times New Roman" w:hAnsi="Courier New" w:cs="Courier New"/>
            <w:b/>
            <w:bCs/>
            <w:color w:val="0000FF"/>
            <w:sz w:val="16"/>
            <w:szCs w:val="16"/>
            <w:lang w:val="en-GB" w:eastAsia="en-GB"/>
            <w:rPrChange w:id="1920" w:author="Marco Petri" w:date="2020-12-22T22:07:00Z">
              <w:rPr>
                <w:rFonts w:ascii="Courier New" w:eastAsia="Times New Roman" w:hAnsi="Courier New" w:cs="Courier New"/>
                <w:b/>
                <w:bCs/>
                <w:color w:val="0000FF"/>
                <w:sz w:val="20"/>
                <w:szCs w:val="20"/>
                <w:lang w:val="en-GB" w:eastAsia="en-GB"/>
              </w:rPr>
            </w:rPrChange>
          </w:rPr>
          <w:t>and</w:t>
        </w:r>
      </w:ins>
    </w:p>
    <w:p w14:paraId="4D500AC2" w14:textId="77777777" w:rsidR="00E250F6" w:rsidRPr="00FE56D0" w:rsidRDefault="00E250F6" w:rsidP="00E250F6">
      <w:pPr>
        <w:shd w:val="clear" w:color="auto" w:fill="FFFFFF"/>
        <w:spacing w:line="240" w:lineRule="auto"/>
        <w:jc w:val="left"/>
        <w:rPr>
          <w:ins w:id="1921" w:author="Marco Petri" w:date="2020-12-22T22:05:00Z"/>
          <w:rFonts w:ascii="Courier New" w:eastAsia="Times New Roman" w:hAnsi="Courier New" w:cs="Courier New"/>
          <w:color w:val="000000"/>
          <w:sz w:val="16"/>
          <w:szCs w:val="16"/>
          <w:lang w:val="en-GB" w:eastAsia="en-GB"/>
          <w:rPrChange w:id="1922" w:author="Marco Petri" w:date="2020-12-22T22:07:00Z">
            <w:rPr>
              <w:ins w:id="1923" w:author="Marco Petri" w:date="2020-12-22T22:05:00Z"/>
              <w:rFonts w:ascii="Courier New" w:eastAsia="Times New Roman" w:hAnsi="Courier New" w:cs="Courier New"/>
              <w:color w:val="000000"/>
              <w:sz w:val="20"/>
              <w:szCs w:val="20"/>
              <w:lang w:val="en-GB" w:eastAsia="en-GB"/>
            </w:rPr>
          </w:rPrChange>
        </w:rPr>
      </w:pPr>
      <w:ins w:id="1924" w:author="Marco Petri" w:date="2020-12-22T22:05:00Z">
        <w:r w:rsidRPr="00FE56D0">
          <w:rPr>
            <w:rFonts w:ascii="Courier New" w:eastAsia="Times New Roman" w:hAnsi="Courier New" w:cs="Courier New"/>
            <w:color w:val="000000"/>
            <w:sz w:val="16"/>
            <w:szCs w:val="16"/>
            <w:lang w:val="en-GB" w:eastAsia="en-GB"/>
            <w:rPrChange w:id="1925"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192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927" w:author="Marco Petri" w:date="2020-12-22T22:07:00Z">
              <w:rPr>
                <w:rFonts w:ascii="Courier New" w:eastAsia="Times New Roman" w:hAnsi="Courier New" w:cs="Courier New"/>
                <w:color w:val="000000"/>
                <w:sz w:val="20"/>
                <w:szCs w:val="20"/>
                <w:lang w:val="en-GB" w:eastAsia="en-GB"/>
              </w:rPr>
            </w:rPrChange>
          </w:rPr>
          <w:t xml:space="preserve"> s.storeQueue.queueTickets.t.ticketOwner</w:t>
        </w:r>
      </w:ins>
    </w:p>
    <w:p w14:paraId="12B9894C" w14:textId="77777777" w:rsidR="00E250F6" w:rsidRPr="00FE56D0" w:rsidRDefault="00E250F6" w:rsidP="00E250F6">
      <w:pPr>
        <w:shd w:val="clear" w:color="auto" w:fill="FFFFFF"/>
        <w:spacing w:line="240" w:lineRule="auto"/>
        <w:jc w:val="left"/>
        <w:rPr>
          <w:ins w:id="1928" w:author="Marco Petri" w:date="2020-12-22T22:05:00Z"/>
          <w:rFonts w:ascii="Courier New" w:eastAsia="Times New Roman" w:hAnsi="Courier New" w:cs="Courier New"/>
          <w:color w:val="000000"/>
          <w:sz w:val="16"/>
          <w:szCs w:val="16"/>
          <w:lang w:val="en-GB" w:eastAsia="en-GB"/>
          <w:rPrChange w:id="1929" w:author="Marco Petri" w:date="2020-12-22T22:07:00Z">
            <w:rPr>
              <w:ins w:id="1930" w:author="Marco Petri" w:date="2020-12-22T22:05:00Z"/>
              <w:rFonts w:ascii="Courier New" w:eastAsia="Times New Roman" w:hAnsi="Courier New" w:cs="Courier New"/>
              <w:color w:val="000000"/>
              <w:sz w:val="20"/>
              <w:szCs w:val="20"/>
              <w:lang w:val="en-GB" w:eastAsia="en-GB"/>
            </w:rPr>
          </w:rPrChange>
        </w:rPr>
      </w:pPr>
      <w:ins w:id="1931" w:author="Marco Petri" w:date="2020-12-22T22:05:00Z">
        <w:r w:rsidRPr="00FE56D0">
          <w:rPr>
            <w:rFonts w:ascii="Courier New" w:eastAsia="Times New Roman" w:hAnsi="Courier New" w:cs="Courier New"/>
            <w:color w:val="000000"/>
            <w:sz w:val="16"/>
            <w:szCs w:val="16"/>
            <w:lang w:val="en-GB" w:eastAsia="en-GB"/>
            <w:rPrChange w:id="1932" w:author="Marco Petri" w:date="2020-12-22T22:07:00Z">
              <w:rPr>
                <w:rFonts w:ascii="Courier New" w:eastAsia="Times New Roman" w:hAnsi="Courier New" w:cs="Courier New"/>
                <w:color w:val="000000"/>
                <w:sz w:val="20"/>
                <w:szCs w:val="20"/>
                <w:lang w:val="en-GB" w:eastAsia="en-GB"/>
              </w:rPr>
            </w:rPrChange>
          </w:rPr>
          <w:t>}</w:t>
        </w:r>
      </w:ins>
    </w:p>
    <w:p w14:paraId="72D4F3C2" w14:textId="77777777" w:rsidR="00E250F6" w:rsidRPr="00FE56D0" w:rsidRDefault="00E250F6" w:rsidP="00E250F6">
      <w:pPr>
        <w:shd w:val="clear" w:color="auto" w:fill="FFFFFF"/>
        <w:spacing w:line="240" w:lineRule="auto"/>
        <w:jc w:val="left"/>
        <w:rPr>
          <w:ins w:id="1933" w:author="Marco Petri" w:date="2020-12-22T22:05:00Z"/>
          <w:rFonts w:ascii="Courier New" w:eastAsia="Times New Roman" w:hAnsi="Courier New" w:cs="Courier New"/>
          <w:color w:val="000000"/>
          <w:sz w:val="16"/>
          <w:szCs w:val="16"/>
          <w:lang w:val="en-GB" w:eastAsia="en-GB"/>
          <w:rPrChange w:id="1934" w:author="Marco Petri" w:date="2020-12-22T22:07:00Z">
            <w:rPr>
              <w:ins w:id="1935" w:author="Marco Petri" w:date="2020-12-22T22:05:00Z"/>
              <w:rFonts w:ascii="Courier New" w:eastAsia="Times New Roman" w:hAnsi="Courier New" w:cs="Courier New"/>
              <w:color w:val="000000"/>
              <w:sz w:val="20"/>
              <w:szCs w:val="20"/>
              <w:lang w:val="en-GB" w:eastAsia="en-GB"/>
            </w:rPr>
          </w:rPrChange>
        </w:rPr>
      </w:pPr>
    </w:p>
    <w:p w14:paraId="6E9860CB" w14:textId="77777777" w:rsidR="00E250F6" w:rsidRPr="00FE56D0" w:rsidRDefault="00E250F6" w:rsidP="00E250F6">
      <w:pPr>
        <w:shd w:val="clear" w:color="auto" w:fill="FFFFFF"/>
        <w:spacing w:line="240" w:lineRule="auto"/>
        <w:jc w:val="left"/>
        <w:rPr>
          <w:ins w:id="1936" w:author="Marco Petri" w:date="2020-12-22T22:05:00Z"/>
          <w:rFonts w:ascii="Courier New" w:eastAsia="Times New Roman" w:hAnsi="Courier New" w:cs="Courier New"/>
          <w:color w:val="008000"/>
          <w:sz w:val="16"/>
          <w:szCs w:val="16"/>
          <w:lang w:val="en-GB" w:eastAsia="en-GB"/>
          <w:rPrChange w:id="1937" w:author="Marco Petri" w:date="2020-12-22T22:07:00Z">
            <w:rPr>
              <w:ins w:id="1938" w:author="Marco Petri" w:date="2020-12-22T22:05:00Z"/>
              <w:rFonts w:ascii="Courier New" w:eastAsia="Times New Roman" w:hAnsi="Courier New" w:cs="Courier New"/>
              <w:color w:val="008000"/>
              <w:sz w:val="20"/>
              <w:szCs w:val="20"/>
              <w:lang w:val="en-GB" w:eastAsia="en-GB"/>
            </w:rPr>
          </w:rPrChange>
        </w:rPr>
      </w:pPr>
      <w:ins w:id="1939" w:author="Marco Petri" w:date="2020-12-22T22:05:00Z">
        <w:r w:rsidRPr="00FE56D0">
          <w:rPr>
            <w:rFonts w:ascii="Courier New" w:eastAsia="Times New Roman" w:hAnsi="Courier New" w:cs="Courier New"/>
            <w:color w:val="008000"/>
            <w:sz w:val="16"/>
            <w:szCs w:val="16"/>
            <w:lang w:val="en-GB" w:eastAsia="en-GB"/>
            <w:rPrChange w:id="1940" w:author="Marco Petri" w:date="2020-12-22T22:07:00Z">
              <w:rPr>
                <w:rFonts w:ascii="Courier New" w:eastAsia="Times New Roman" w:hAnsi="Courier New" w:cs="Courier New"/>
                <w:color w:val="008000"/>
                <w:sz w:val="20"/>
                <w:szCs w:val="20"/>
                <w:lang w:val="en-GB" w:eastAsia="en-GB"/>
              </w:rPr>
            </w:rPrChange>
          </w:rPr>
          <w:t>/*---------------------------------------------------------------------</w:t>
        </w:r>
      </w:ins>
    </w:p>
    <w:p w14:paraId="66C64DBF" w14:textId="77777777" w:rsidR="00E250F6" w:rsidRPr="00FE56D0" w:rsidRDefault="00E250F6" w:rsidP="00E250F6">
      <w:pPr>
        <w:shd w:val="clear" w:color="auto" w:fill="FFFFFF"/>
        <w:spacing w:line="240" w:lineRule="auto"/>
        <w:jc w:val="left"/>
        <w:rPr>
          <w:ins w:id="1941" w:author="Marco Petri" w:date="2020-12-22T22:05:00Z"/>
          <w:rFonts w:ascii="Courier New" w:eastAsia="Times New Roman" w:hAnsi="Courier New" w:cs="Courier New"/>
          <w:color w:val="008000"/>
          <w:sz w:val="16"/>
          <w:szCs w:val="16"/>
          <w:lang w:val="en-GB" w:eastAsia="en-GB"/>
          <w:rPrChange w:id="1942" w:author="Marco Petri" w:date="2020-12-22T22:07:00Z">
            <w:rPr>
              <w:ins w:id="1943" w:author="Marco Petri" w:date="2020-12-22T22:05:00Z"/>
              <w:rFonts w:ascii="Courier New" w:eastAsia="Times New Roman" w:hAnsi="Courier New" w:cs="Courier New"/>
              <w:color w:val="008000"/>
              <w:sz w:val="20"/>
              <w:szCs w:val="20"/>
              <w:lang w:val="en-GB" w:eastAsia="en-GB"/>
            </w:rPr>
          </w:rPrChange>
        </w:rPr>
      </w:pPr>
      <w:ins w:id="1944" w:author="Marco Petri" w:date="2020-12-22T22:05:00Z">
        <w:r w:rsidRPr="00FE56D0">
          <w:rPr>
            <w:rFonts w:ascii="Courier New" w:eastAsia="Times New Roman" w:hAnsi="Courier New" w:cs="Courier New"/>
            <w:color w:val="008000"/>
            <w:sz w:val="16"/>
            <w:szCs w:val="16"/>
            <w:lang w:val="en-GB" w:eastAsia="en-GB"/>
            <w:rPrChange w:id="1945" w:author="Marco Petri" w:date="2020-12-22T22:07:00Z">
              <w:rPr>
                <w:rFonts w:ascii="Courier New" w:eastAsia="Times New Roman" w:hAnsi="Courier New" w:cs="Courier New"/>
                <w:color w:val="008000"/>
                <w:sz w:val="20"/>
                <w:szCs w:val="20"/>
                <w:lang w:val="en-GB" w:eastAsia="en-GB"/>
              </w:rPr>
            </w:rPrChange>
          </w:rPr>
          <w:t xml:space="preserve">    No random changes : the following facts state that no new entities </w:t>
        </w:r>
      </w:ins>
    </w:p>
    <w:p w14:paraId="60A177EB" w14:textId="77777777" w:rsidR="00E250F6" w:rsidRPr="00FE56D0" w:rsidRDefault="00E250F6" w:rsidP="00E250F6">
      <w:pPr>
        <w:shd w:val="clear" w:color="auto" w:fill="FFFFFF"/>
        <w:spacing w:line="240" w:lineRule="auto"/>
        <w:jc w:val="left"/>
        <w:rPr>
          <w:ins w:id="1946" w:author="Marco Petri" w:date="2020-12-22T22:05:00Z"/>
          <w:rFonts w:ascii="Courier New" w:eastAsia="Times New Roman" w:hAnsi="Courier New" w:cs="Courier New"/>
          <w:color w:val="008000"/>
          <w:sz w:val="16"/>
          <w:szCs w:val="16"/>
          <w:lang w:val="en-GB" w:eastAsia="en-GB"/>
          <w:rPrChange w:id="1947" w:author="Marco Petri" w:date="2020-12-22T22:07:00Z">
            <w:rPr>
              <w:ins w:id="1948" w:author="Marco Petri" w:date="2020-12-22T22:05:00Z"/>
              <w:rFonts w:ascii="Courier New" w:eastAsia="Times New Roman" w:hAnsi="Courier New" w:cs="Courier New"/>
              <w:color w:val="008000"/>
              <w:sz w:val="20"/>
              <w:szCs w:val="20"/>
              <w:lang w:val="en-GB" w:eastAsia="en-GB"/>
            </w:rPr>
          </w:rPrChange>
        </w:rPr>
      </w:pPr>
      <w:ins w:id="1949" w:author="Marco Petri" w:date="2020-12-22T22:05:00Z">
        <w:r w:rsidRPr="00FE56D0">
          <w:rPr>
            <w:rFonts w:ascii="Courier New" w:eastAsia="Times New Roman" w:hAnsi="Courier New" w:cs="Courier New"/>
            <w:color w:val="008000"/>
            <w:sz w:val="16"/>
            <w:szCs w:val="16"/>
            <w:lang w:val="en-GB" w:eastAsia="en-GB"/>
            <w:rPrChange w:id="1950" w:author="Marco Petri" w:date="2020-12-22T22:07:00Z">
              <w:rPr>
                <w:rFonts w:ascii="Courier New" w:eastAsia="Times New Roman" w:hAnsi="Courier New" w:cs="Courier New"/>
                <w:color w:val="008000"/>
                <w:sz w:val="20"/>
                <w:szCs w:val="20"/>
                <w:lang w:val="en-GB" w:eastAsia="en-GB"/>
              </w:rPr>
            </w:rPrChange>
          </w:rPr>
          <w:t xml:space="preserve">    appear in time unless an operation makes them appear.</w:t>
        </w:r>
      </w:ins>
    </w:p>
    <w:p w14:paraId="2D8262EA" w14:textId="77777777" w:rsidR="00E250F6" w:rsidRPr="00FE56D0" w:rsidRDefault="00E250F6" w:rsidP="00E250F6">
      <w:pPr>
        <w:shd w:val="clear" w:color="auto" w:fill="FFFFFF"/>
        <w:spacing w:line="240" w:lineRule="auto"/>
        <w:jc w:val="left"/>
        <w:rPr>
          <w:ins w:id="1951" w:author="Marco Petri" w:date="2020-12-22T22:05:00Z"/>
          <w:rFonts w:ascii="Courier New" w:eastAsia="Times New Roman" w:hAnsi="Courier New" w:cs="Courier New"/>
          <w:color w:val="008000"/>
          <w:sz w:val="16"/>
          <w:szCs w:val="16"/>
          <w:lang w:val="en-GB" w:eastAsia="en-GB"/>
          <w:rPrChange w:id="1952" w:author="Marco Petri" w:date="2020-12-22T22:07:00Z">
            <w:rPr>
              <w:ins w:id="1953" w:author="Marco Petri" w:date="2020-12-22T22:05:00Z"/>
              <w:rFonts w:ascii="Courier New" w:eastAsia="Times New Roman" w:hAnsi="Courier New" w:cs="Courier New"/>
              <w:color w:val="008000"/>
              <w:sz w:val="20"/>
              <w:szCs w:val="20"/>
              <w:lang w:val="en-GB" w:eastAsia="en-GB"/>
            </w:rPr>
          </w:rPrChange>
        </w:rPr>
      </w:pPr>
      <w:ins w:id="1954" w:author="Marco Petri" w:date="2020-12-22T22:05:00Z">
        <w:r w:rsidRPr="00FE56D0">
          <w:rPr>
            <w:rFonts w:ascii="Courier New" w:eastAsia="Times New Roman" w:hAnsi="Courier New" w:cs="Courier New"/>
            <w:color w:val="008000"/>
            <w:sz w:val="16"/>
            <w:szCs w:val="16"/>
            <w:lang w:val="en-GB" w:eastAsia="en-GB"/>
            <w:rPrChange w:id="1955" w:author="Marco Petri" w:date="2020-12-22T22:07:00Z">
              <w:rPr>
                <w:rFonts w:ascii="Courier New" w:eastAsia="Times New Roman" w:hAnsi="Courier New" w:cs="Courier New"/>
                <w:color w:val="008000"/>
                <w:sz w:val="20"/>
                <w:szCs w:val="20"/>
                <w:lang w:val="en-GB" w:eastAsia="en-GB"/>
              </w:rPr>
            </w:rPrChange>
          </w:rPr>
          <w:t xml:space="preserve">    For instance, no new customer can appear in a store unless someone</w:t>
        </w:r>
      </w:ins>
    </w:p>
    <w:p w14:paraId="7E197E1A" w14:textId="77777777" w:rsidR="00E250F6" w:rsidRPr="00FE56D0" w:rsidRDefault="00E250F6" w:rsidP="00E250F6">
      <w:pPr>
        <w:shd w:val="clear" w:color="auto" w:fill="FFFFFF"/>
        <w:spacing w:line="240" w:lineRule="auto"/>
        <w:jc w:val="left"/>
        <w:rPr>
          <w:ins w:id="1956" w:author="Marco Petri" w:date="2020-12-22T22:05:00Z"/>
          <w:rFonts w:ascii="Courier New" w:eastAsia="Times New Roman" w:hAnsi="Courier New" w:cs="Courier New"/>
          <w:color w:val="008000"/>
          <w:sz w:val="16"/>
          <w:szCs w:val="16"/>
          <w:lang w:val="en-GB" w:eastAsia="en-GB"/>
          <w:rPrChange w:id="1957" w:author="Marco Petri" w:date="2020-12-22T22:07:00Z">
            <w:rPr>
              <w:ins w:id="1958" w:author="Marco Petri" w:date="2020-12-22T22:05:00Z"/>
              <w:rFonts w:ascii="Courier New" w:eastAsia="Times New Roman" w:hAnsi="Courier New" w:cs="Courier New"/>
              <w:color w:val="008000"/>
              <w:sz w:val="20"/>
              <w:szCs w:val="20"/>
              <w:lang w:val="en-GB" w:eastAsia="en-GB"/>
            </w:rPr>
          </w:rPrChange>
        </w:rPr>
      </w:pPr>
      <w:ins w:id="1959" w:author="Marco Petri" w:date="2020-12-22T22:05:00Z">
        <w:r w:rsidRPr="00FE56D0">
          <w:rPr>
            <w:rFonts w:ascii="Courier New" w:eastAsia="Times New Roman" w:hAnsi="Courier New" w:cs="Courier New"/>
            <w:color w:val="008000"/>
            <w:sz w:val="16"/>
            <w:szCs w:val="16"/>
            <w:lang w:val="en-GB" w:eastAsia="en-GB"/>
            <w:rPrChange w:id="1960" w:author="Marco Petri" w:date="2020-12-22T22:07:00Z">
              <w:rPr>
                <w:rFonts w:ascii="Courier New" w:eastAsia="Times New Roman" w:hAnsi="Courier New" w:cs="Courier New"/>
                <w:color w:val="008000"/>
                <w:sz w:val="20"/>
                <w:szCs w:val="20"/>
                <w:lang w:val="en-GB" w:eastAsia="en-GB"/>
              </w:rPr>
            </w:rPrChange>
          </w:rPr>
          <w:t xml:space="preserve">    entered</w:t>
        </w:r>
      </w:ins>
    </w:p>
    <w:p w14:paraId="33079625" w14:textId="77777777" w:rsidR="00E250F6" w:rsidRPr="00FE56D0" w:rsidRDefault="00E250F6" w:rsidP="00E250F6">
      <w:pPr>
        <w:shd w:val="clear" w:color="auto" w:fill="FFFFFF"/>
        <w:spacing w:line="240" w:lineRule="auto"/>
        <w:jc w:val="left"/>
        <w:rPr>
          <w:ins w:id="1961" w:author="Marco Petri" w:date="2020-12-22T22:05:00Z"/>
          <w:rFonts w:ascii="Courier New" w:eastAsia="Times New Roman" w:hAnsi="Courier New" w:cs="Courier New"/>
          <w:color w:val="000000"/>
          <w:sz w:val="16"/>
          <w:szCs w:val="16"/>
          <w:lang w:val="en-GB" w:eastAsia="en-GB"/>
          <w:rPrChange w:id="1962" w:author="Marco Petri" w:date="2020-12-22T22:07:00Z">
            <w:rPr>
              <w:ins w:id="1963" w:author="Marco Petri" w:date="2020-12-22T22:05:00Z"/>
              <w:rFonts w:ascii="Courier New" w:eastAsia="Times New Roman" w:hAnsi="Courier New" w:cs="Courier New"/>
              <w:color w:val="000000"/>
              <w:sz w:val="20"/>
              <w:szCs w:val="20"/>
              <w:lang w:val="en-GB" w:eastAsia="en-GB"/>
            </w:rPr>
          </w:rPrChange>
        </w:rPr>
      </w:pPr>
      <w:ins w:id="1964" w:author="Marco Petri" w:date="2020-12-22T22:05:00Z">
        <w:r w:rsidRPr="00FE56D0">
          <w:rPr>
            <w:rFonts w:ascii="Courier New" w:eastAsia="Times New Roman" w:hAnsi="Courier New" w:cs="Courier New"/>
            <w:color w:val="008000"/>
            <w:sz w:val="16"/>
            <w:szCs w:val="16"/>
            <w:lang w:val="en-GB" w:eastAsia="en-GB"/>
            <w:rPrChange w:id="1965" w:author="Marco Petri" w:date="2020-12-22T22:07:00Z">
              <w:rPr>
                <w:rFonts w:ascii="Courier New" w:eastAsia="Times New Roman" w:hAnsi="Courier New" w:cs="Courier New"/>
                <w:color w:val="008000"/>
                <w:sz w:val="20"/>
                <w:szCs w:val="20"/>
                <w:lang w:val="en-GB" w:eastAsia="en-GB"/>
              </w:rPr>
            </w:rPrChange>
          </w:rPr>
          <w:t>----------------------------------------------------------------------*/</w:t>
        </w:r>
      </w:ins>
    </w:p>
    <w:p w14:paraId="4517D618" w14:textId="77777777" w:rsidR="00E250F6" w:rsidRPr="00FE56D0" w:rsidRDefault="00E250F6" w:rsidP="00E250F6">
      <w:pPr>
        <w:shd w:val="clear" w:color="auto" w:fill="FFFFFF"/>
        <w:spacing w:line="240" w:lineRule="auto"/>
        <w:jc w:val="left"/>
        <w:rPr>
          <w:ins w:id="1966" w:author="Marco Petri" w:date="2020-12-22T22:05:00Z"/>
          <w:rFonts w:ascii="Courier New" w:eastAsia="Times New Roman" w:hAnsi="Courier New" w:cs="Courier New"/>
          <w:color w:val="008000"/>
          <w:sz w:val="16"/>
          <w:szCs w:val="16"/>
          <w:lang w:val="en-GB" w:eastAsia="en-GB"/>
          <w:rPrChange w:id="1967" w:author="Marco Petri" w:date="2020-12-22T22:07:00Z">
            <w:rPr>
              <w:ins w:id="1968" w:author="Marco Petri" w:date="2020-12-22T22:05:00Z"/>
              <w:rFonts w:ascii="Courier New" w:eastAsia="Times New Roman" w:hAnsi="Courier New" w:cs="Courier New"/>
              <w:color w:val="008000"/>
              <w:sz w:val="20"/>
              <w:szCs w:val="20"/>
              <w:lang w:val="en-GB" w:eastAsia="en-GB"/>
            </w:rPr>
          </w:rPrChange>
        </w:rPr>
      </w:pPr>
      <w:ins w:id="1969" w:author="Marco Petri" w:date="2020-12-22T22:05:00Z">
        <w:r w:rsidRPr="00FE56D0">
          <w:rPr>
            <w:rFonts w:ascii="Courier New" w:eastAsia="Times New Roman" w:hAnsi="Courier New" w:cs="Courier New"/>
            <w:color w:val="008000"/>
            <w:sz w:val="16"/>
            <w:szCs w:val="16"/>
            <w:lang w:val="en-GB" w:eastAsia="en-GB"/>
            <w:rPrChange w:id="1970" w:author="Marco Petri" w:date="2020-12-22T22:07:00Z">
              <w:rPr>
                <w:rFonts w:ascii="Courier New" w:eastAsia="Times New Roman" w:hAnsi="Courier New" w:cs="Courier New"/>
                <w:color w:val="008000"/>
                <w:sz w:val="20"/>
                <w:szCs w:val="20"/>
                <w:lang w:val="en-GB" w:eastAsia="en-GB"/>
              </w:rPr>
            </w:rPrChange>
          </w:rPr>
          <w:t>//A new customer appears iff someone enters or exits</w:t>
        </w:r>
      </w:ins>
    </w:p>
    <w:p w14:paraId="3E7D2997" w14:textId="77777777" w:rsidR="00E250F6" w:rsidRPr="00FE56D0" w:rsidRDefault="00E250F6" w:rsidP="00E250F6">
      <w:pPr>
        <w:shd w:val="clear" w:color="auto" w:fill="FFFFFF"/>
        <w:spacing w:line="240" w:lineRule="auto"/>
        <w:jc w:val="left"/>
        <w:rPr>
          <w:ins w:id="1971" w:author="Marco Petri" w:date="2020-12-22T22:05:00Z"/>
          <w:rFonts w:ascii="Courier New" w:eastAsia="Times New Roman" w:hAnsi="Courier New" w:cs="Courier New"/>
          <w:color w:val="000000"/>
          <w:sz w:val="16"/>
          <w:szCs w:val="16"/>
          <w:lang w:val="en-GB" w:eastAsia="en-GB"/>
          <w:rPrChange w:id="1972" w:author="Marco Petri" w:date="2020-12-22T22:07:00Z">
            <w:rPr>
              <w:ins w:id="1973" w:author="Marco Petri" w:date="2020-12-22T22:05:00Z"/>
              <w:rFonts w:ascii="Courier New" w:eastAsia="Times New Roman" w:hAnsi="Courier New" w:cs="Courier New"/>
              <w:color w:val="000000"/>
              <w:sz w:val="20"/>
              <w:szCs w:val="20"/>
              <w:lang w:val="en-GB" w:eastAsia="en-GB"/>
            </w:rPr>
          </w:rPrChange>
        </w:rPr>
      </w:pPr>
      <w:ins w:id="1974" w:author="Marco Petri" w:date="2020-12-22T22:05:00Z">
        <w:r w:rsidRPr="00FE56D0">
          <w:rPr>
            <w:rFonts w:ascii="Courier New" w:eastAsia="Times New Roman" w:hAnsi="Courier New" w:cs="Courier New"/>
            <w:b/>
            <w:bCs/>
            <w:color w:val="0000FF"/>
            <w:sz w:val="16"/>
            <w:szCs w:val="16"/>
            <w:lang w:val="en-GB" w:eastAsia="en-GB"/>
            <w:rPrChange w:id="1975"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1976" w:author="Marco Petri" w:date="2020-12-22T22:07:00Z">
              <w:rPr>
                <w:rFonts w:ascii="Courier New" w:eastAsia="Times New Roman" w:hAnsi="Courier New" w:cs="Courier New"/>
                <w:color w:val="000000"/>
                <w:sz w:val="20"/>
                <w:szCs w:val="20"/>
                <w:lang w:val="en-GB" w:eastAsia="en-GB"/>
              </w:rPr>
            </w:rPrChange>
          </w:rPr>
          <w:t xml:space="preserve"> CustomersDontMultiplyRandomly{</w:t>
        </w:r>
      </w:ins>
    </w:p>
    <w:p w14:paraId="62B15BA6" w14:textId="77777777" w:rsidR="00E250F6" w:rsidRPr="00FE56D0" w:rsidRDefault="00E250F6" w:rsidP="00E250F6">
      <w:pPr>
        <w:shd w:val="clear" w:color="auto" w:fill="FFFFFF"/>
        <w:spacing w:line="240" w:lineRule="auto"/>
        <w:jc w:val="left"/>
        <w:rPr>
          <w:ins w:id="1977" w:author="Marco Petri" w:date="2020-12-22T22:05:00Z"/>
          <w:rFonts w:ascii="Courier New" w:eastAsia="Times New Roman" w:hAnsi="Courier New" w:cs="Courier New"/>
          <w:color w:val="000000"/>
          <w:sz w:val="16"/>
          <w:szCs w:val="16"/>
          <w:lang w:val="en-GB" w:eastAsia="en-GB"/>
          <w:rPrChange w:id="1978" w:author="Marco Petri" w:date="2020-12-22T22:07:00Z">
            <w:rPr>
              <w:ins w:id="1979" w:author="Marco Petri" w:date="2020-12-22T22:05:00Z"/>
              <w:rFonts w:ascii="Courier New" w:eastAsia="Times New Roman" w:hAnsi="Courier New" w:cs="Courier New"/>
              <w:color w:val="000000"/>
              <w:sz w:val="20"/>
              <w:szCs w:val="20"/>
              <w:lang w:val="en-GB" w:eastAsia="en-GB"/>
            </w:rPr>
          </w:rPrChange>
        </w:rPr>
      </w:pPr>
      <w:ins w:id="1980" w:author="Marco Petri" w:date="2020-12-22T22:05:00Z">
        <w:r w:rsidRPr="00FE56D0">
          <w:rPr>
            <w:rFonts w:ascii="Courier New" w:eastAsia="Times New Roman" w:hAnsi="Courier New" w:cs="Courier New"/>
            <w:color w:val="000000"/>
            <w:sz w:val="16"/>
            <w:szCs w:val="16"/>
            <w:lang w:val="en-GB" w:eastAsia="en-GB"/>
            <w:rPrChange w:id="198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98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1983" w:author="Marco Petri" w:date="2020-12-22T22:07:00Z">
              <w:rPr>
                <w:rFonts w:ascii="Courier New" w:eastAsia="Times New Roman" w:hAnsi="Courier New" w:cs="Courier New"/>
                <w:color w:val="000000"/>
                <w:sz w:val="20"/>
                <w:szCs w:val="20"/>
                <w:lang w:val="en-GB" w:eastAsia="en-GB"/>
              </w:rPr>
            </w:rPrChange>
          </w:rPr>
          <w:t xml:space="preserve"> t:Time, s:Store | (some c:Customer |</w:t>
        </w:r>
      </w:ins>
    </w:p>
    <w:p w14:paraId="4915C852" w14:textId="77777777" w:rsidR="00E250F6" w:rsidRPr="00FE56D0" w:rsidRDefault="00E250F6" w:rsidP="00E250F6">
      <w:pPr>
        <w:shd w:val="clear" w:color="auto" w:fill="FFFFFF"/>
        <w:spacing w:line="240" w:lineRule="auto"/>
        <w:jc w:val="left"/>
        <w:rPr>
          <w:ins w:id="1984" w:author="Marco Petri" w:date="2020-12-22T22:05:00Z"/>
          <w:rFonts w:ascii="Courier New" w:eastAsia="Times New Roman" w:hAnsi="Courier New" w:cs="Courier New"/>
          <w:color w:val="000000"/>
          <w:sz w:val="16"/>
          <w:szCs w:val="16"/>
          <w:lang w:val="en-GB" w:eastAsia="en-GB"/>
          <w:rPrChange w:id="1985" w:author="Marco Petri" w:date="2020-12-22T22:07:00Z">
            <w:rPr>
              <w:ins w:id="1986" w:author="Marco Petri" w:date="2020-12-22T22:05:00Z"/>
              <w:rFonts w:ascii="Courier New" w:eastAsia="Times New Roman" w:hAnsi="Courier New" w:cs="Courier New"/>
              <w:color w:val="000000"/>
              <w:sz w:val="20"/>
              <w:szCs w:val="20"/>
              <w:lang w:val="en-GB" w:eastAsia="en-GB"/>
            </w:rPr>
          </w:rPrChange>
        </w:rPr>
      </w:pPr>
      <w:ins w:id="1987" w:author="Marco Petri" w:date="2020-12-22T22:05:00Z">
        <w:r w:rsidRPr="00FE56D0">
          <w:rPr>
            <w:rFonts w:ascii="Courier New" w:eastAsia="Times New Roman" w:hAnsi="Courier New" w:cs="Courier New"/>
            <w:color w:val="000000"/>
            <w:sz w:val="16"/>
            <w:szCs w:val="16"/>
            <w:lang w:val="en-GB" w:eastAsia="en-GB"/>
            <w:rPrChange w:id="1988"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198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1990"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63B2C389" w14:textId="77777777" w:rsidR="00E250F6" w:rsidRPr="00FE56D0" w:rsidRDefault="00E250F6" w:rsidP="00E250F6">
      <w:pPr>
        <w:shd w:val="clear" w:color="auto" w:fill="FFFFFF"/>
        <w:spacing w:line="240" w:lineRule="auto"/>
        <w:jc w:val="left"/>
        <w:rPr>
          <w:ins w:id="1991" w:author="Marco Petri" w:date="2020-12-22T22:05:00Z"/>
          <w:rFonts w:ascii="Courier New" w:eastAsia="Times New Roman" w:hAnsi="Courier New" w:cs="Courier New"/>
          <w:color w:val="000000"/>
          <w:sz w:val="16"/>
          <w:szCs w:val="16"/>
          <w:lang w:val="en-GB" w:eastAsia="en-GB"/>
          <w:rPrChange w:id="1992" w:author="Marco Petri" w:date="2020-12-22T22:07:00Z">
            <w:rPr>
              <w:ins w:id="1993" w:author="Marco Petri" w:date="2020-12-22T22:05:00Z"/>
              <w:rFonts w:ascii="Courier New" w:eastAsia="Times New Roman" w:hAnsi="Courier New" w:cs="Courier New"/>
              <w:color w:val="000000"/>
              <w:sz w:val="20"/>
              <w:szCs w:val="20"/>
              <w:lang w:val="en-GB" w:eastAsia="en-GB"/>
            </w:rPr>
          </w:rPrChange>
        </w:rPr>
      </w:pPr>
      <w:ins w:id="1994" w:author="Marco Petri" w:date="2020-12-22T22:05:00Z">
        <w:r w:rsidRPr="00FE56D0">
          <w:rPr>
            <w:rFonts w:ascii="Courier New" w:eastAsia="Times New Roman" w:hAnsi="Courier New" w:cs="Courier New"/>
            <w:color w:val="000000"/>
            <w:sz w:val="16"/>
            <w:szCs w:val="16"/>
            <w:lang w:val="en-GB" w:eastAsia="en-GB"/>
            <w:rPrChange w:id="199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1996"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1997"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1998"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199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0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001" w:author="Marco Petri" w:date="2020-12-22T22:07:00Z">
              <w:rPr>
                <w:rFonts w:ascii="Courier New" w:eastAsia="Times New Roman" w:hAnsi="Courier New" w:cs="Courier New"/>
                <w:color w:val="000000"/>
                <w:sz w:val="20"/>
                <w:szCs w:val="20"/>
                <w:lang w:val="en-GB" w:eastAsia="en-GB"/>
              </w:rPr>
            </w:rPrChange>
          </w:rPr>
          <w:t xml:space="preserve"> s.storeCustomersInStore.(t) )</w:t>
        </w:r>
      </w:ins>
    </w:p>
    <w:p w14:paraId="5C043F20" w14:textId="77777777" w:rsidR="00E250F6" w:rsidRPr="00FE56D0" w:rsidRDefault="00E250F6" w:rsidP="00E250F6">
      <w:pPr>
        <w:shd w:val="clear" w:color="auto" w:fill="FFFFFF"/>
        <w:spacing w:line="240" w:lineRule="auto"/>
        <w:jc w:val="left"/>
        <w:rPr>
          <w:ins w:id="2002" w:author="Marco Petri" w:date="2020-12-22T22:05:00Z"/>
          <w:rFonts w:ascii="Courier New" w:eastAsia="Times New Roman" w:hAnsi="Courier New" w:cs="Courier New"/>
          <w:color w:val="000000"/>
          <w:sz w:val="16"/>
          <w:szCs w:val="16"/>
          <w:lang w:val="en-GB" w:eastAsia="en-GB"/>
          <w:rPrChange w:id="2003" w:author="Marco Petri" w:date="2020-12-22T22:07:00Z">
            <w:rPr>
              <w:ins w:id="2004" w:author="Marco Petri" w:date="2020-12-22T22:05:00Z"/>
              <w:rFonts w:ascii="Courier New" w:eastAsia="Times New Roman" w:hAnsi="Courier New" w:cs="Courier New"/>
              <w:color w:val="000000"/>
              <w:sz w:val="20"/>
              <w:szCs w:val="20"/>
              <w:lang w:val="en-GB" w:eastAsia="en-GB"/>
            </w:rPr>
          </w:rPrChange>
        </w:rPr>
      </w:pPr>
      <w:ins w:id="2005" w:author="Marco Petri" w:date="2020-12-22T22:05:00Z">
        <w:r w:rsidRPr="00FE56D0">
          <w:rPr>
            <w:rFonts w:ascii="Courier New" w:eastAsia="Times New Roman" w:hAnsi="Courier New" w:cs="Courier New"/>
            <w:color w:val="000000"/>
            <w:sz w:val="16"/>
            <w:szCs w:val="16"/>
            <w:lang w:val="en-GB" w:eastAsia="en-GB"/>
            <w:rPrChange w:id="200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07" w:author="Marco Petri" w:date="2020-12-22T22:07:00Z">
              <w:rPr>
                <w:rFonts w:ascii="Courier New" w:eastAsia="Times New Roman" w:hAnsi="Courier New" w:cs="Courier New"/>
                <w:b/>
                <w:bCs/>
                <w:color w:val="0000FF"/>
                <w:sz w:val="20"/>
                <w:szCs w:val="20"/>
                <w:lang w:val="en-GB" w:eastAsia="en-GB"/>
              </w:rPr>
            </w:rPrChange>
          </w:rPr>
          <w:t>iff</w:t>
        </w:r>
      </w:ins>
    </w:p>
    <w:p w14:paraId="29F69F18" w14:textId="77777777" w:rsidR="00E250F6" w:rsidRPr="00FE56D0" w:rsidRDefault="00E250F6" w:rsidP="00E250F6">
      <w:pPr>
        <w:shd w:val="clear" w:color="auto" w:fill="FFFFFF"/>
        <w:spacing w:line="240" w:lineRule="auto"/>
        <w:jc w:val="left"/>
        <w:rPr>
          <w:ins w:id="2008" w:author="Marco Petri" w:date="2020-12-22T22:05:00Z"/>
          <w:rFonts w:ascii="Courier New" w:eastAsia="Times New Roman" w:hAnsi="Courier New" w:cs="Courier New"/>
          <w:color w:val="000000"/>
          <w:sz w:val="16"/>
          <w:szCs w:val="16"/>
          <w:lang w:val="en-GB" w:eastAsia="en-GB"/>
          <w:rPrChange w:id="2009" w:author="Marco Petri" w:date="2020-12-22T22:07:00Z">
            <w:rPr>
              <w:ins w:id="2010" w:author="Marco Petri" w:date="2020-12-22T22:05:00Z"/>
              <w:rFonts w:ascii="Courier New" w:eastAsia="Times New Roman" w:hAnsi="Courier New" w:cs="Courier New"/>
              <w:color w:val="000000"/>
              <w:sz w:val="20"/>
              <w:szCs w:val="20"/>
              <w:lang w:val="en-GB" w:eastAsia="en-GB"/>
            </w:rPr>
          </w:rPrChange>
        </w:rPr>
      </w:pPr>
      <w:ins w:id="2011" w:author="Marco Petri" w:date="2020-12-22T22:05:00Z">
        <w:r w:rsidRPr="00FE56D0">
          <w:rPr>
            <w:rFonts w:ascii="Courier New" w:eastAsia="Times New Roman" w:hAnsi="Courier New" w:cs="Courier New"/>
            <w:color w:val="000000"/>
            <w:sz w:val="16"/>
            <w:szCs w:val="16"/>
            <w:lang w:val="en-GB" w:eastAsia="en-GB"/>
            <w:rPrChange w:id="2012" w:author="Marco Petri" w:date="2020-12-22T22:07:00Z">
              <w:rPr>
                <w:rFonts w:ascii="Courier New" w:eastAsia="Times New Roman" w:hAnsi="Courier New" w:cs="Courier New"/>
                <w:color w:val="000000"/>
                <w:sz w:val="20"/>
                <w:szCs w:val="20"/>
                <w:lang w:val="en-GB" w:eastAsia="en-GB"/>
              </w:rPr>
            </w:rPrChange>
          </w:rPr>
          <w:t xml:space="preserve">        ((some qt:QueueTicket |enterStoreQueue[s,qt,t]) </w:t>
        </w:r>
        <w:r w:rsidRPr="00FE56D0">
          <w:rPr>
            <w:rFonts w:ascii="Courier New" w:eastAsia="Times New Roman" w:hAnsi="Courier New" w:cs="Courier New"/>
            <w:b/>
            <w:bCs/>
            <w:color w:val="0000FF"/>
            <w:sz w:val="16"/>
            <w:szCs w:val="16"/>
            <w:lang w:val="en-GB" w:eastAsia="en-GB"/>
            <w:rPrChange w:id="2013" w:author="Marco Petri" w:date="2020-12-22T22:07:00Z">
              <w:rPr>
                <w:rFonts w:ascii="Courier New" w:eastAsia="Times New Roman" w:hAnsi="Courier New" w:cs="Courier New"/>
                <w:b/>
                <w:bCs/>
                <w:color w:val="0000FF"/>
                <w:sz w:val="20"/>
                <w:szCs w:val="20"/>
                <w:lang w:val="en-GB" w:eastAsia="en-GB"/>
              </w:rPr>
            </w:rPrChange>
          </w:rPr>
          <w:t>or</w:t>
        </w:r>
      </w:ins>
    </w:p>
    <w:p w14:paraId="754227D8" w14:textId="77777777" w:rsidR="00E250F6" w:rsidRPr="00FE56D0" w:rsidRDefault="00E250F6" w:rsidP="00E250F6">
      <w:pPr>
        <w:shd w:val="clear" w:color="auto" w:fill="FFFFFF"/>
        <w:spacing w:line="240" w:lineRule="auto"/>
        <w:jc w:val="left"/>
        <w:rPr>
          <w:ins w:id="2014" w:author="Marco Petri" w:date="2020-12-22T22:05:00Z"/>
          <w:rFonts w:ascii="Courier New" w:eastAsia="Times New Roman" w:hAnsi="Courier New" w:cs="Courier New"/>
          <w:color w:val="000000"/>
          <w:sz w:val="16"/>
          <w:szCs w:val="16"/>
          <w:lang w:val="en-GB" w:eastAsia="en-GB"/>
          <w:rPrChange w:id="2015" w:author="Marco Petri" w:date="2020-12-22T22:07:00Z">
            <w:rPr>
              <w:ins w:id="2016" w:author="Marco Petri" w:date="2020-12-22T22:05:00Z"/>
              <w:rFonts w:ascii="Courier New" w:eastAsia="Times New Roman" w:hAnsi="Courier New" w:cs="Courier New"/>
              <w:color w:val="000000"/>
              <w:sz w:val="20"/>
              <w:szCs w:val="20"/>
              <w:lang w:val="en-GB" w:eastAsia="en-GB"/>
            </w:rPr>
          </w:rPrChange>
        </w:rPr>
      </w:pPr>
      <w:ins w:id="2017" w:author="Marco Petri" w:date="2020-12-22T22:05:00Z">
        <w:r w:rsidRPr="00FE56D0">
          <w:rPr>
            <w:rFonts w:ascii="Courier New" w:eastAsia="Times New Roman" w:hAnsi="Courier New" w:cs="Courier New"/>
            <w:color w:val="000000"/>
            <w:sz w:val="16"/>
            <w:szCs w:val="16"/>
            <w:lang w:val="en-GB" w:eastAsia="en-GB"/>
            <w:rPrChange w:id="2018" w:author="Marco Petri" w:date="2020-12-22T22:07:00Z">
              <w:rPr>
                <w:rFonts w:ascii="Courier New" w:eastAsia="Times New Roman" w:hAnsi="Courier New" w:cs="Courier New"/>
                <w:color w:val="000000"/>
                <w:sz w:val="20"/>
                <w:szCs w:val="20"/>
                <w:lang w:val="en-GB" w:eastAsia="en-GB"/>
              </w:rPr>
            </w:rPrChange>
          </w:rPr>
          <w:t xml:space="preserve">        (some b:Booking | enterStoreBooking[s,b,t]))</w:t>
        </w:r>
      </w:ins>
    </w:p>
    <w:p w14:paraId="05FF784B" w14:textId="77777777" w:rsidR="00E250F6" w:rsidRPr="00FE56D0" w:rsidRDefault="00E250F6" w:rsidP="00E250F6">
      <w:pPr>
        <w:shd w:val="clear" w:color="auto" w:fill="FFFFFF"/>
        <w:spacing w:line="240" w:lineRule="auto"/>
        <w:jc w:val="left"/>
        <w:rPr>
          <w:ins w:id="2019" w:author="Marco Petri" w:date="2020-12-22T22:05:00Z"/>
          <w:rFonts w:ascii="Courier New" w:eastAsia="Times New Roman" w:hAnsi="Courier New" w:cs="Courier New"/>
          <w:color w:val="000000"/>
          <w:sz w:val="16"/>
          <w:szCs w:val="16"/>
          <w:lang w:val="en-GB" w:eastAsia="en-GB"/>
          <w:rPrChange w:id="2020" w:author="Marco Petri" w:date="2020-12-22T22:07:00Z">
            <w:rPr>
              <w:ins w:id="2021" w:author="Marco Petri" w:date="2020-12-22T22:05:00Z"/>
              <w:rFonts w:ascii="Courier New" w:eastAsia="Times New Roman" w:hAnsi="Courier New" w:cs="Courier New"/>
              <w:color w:val="000000"/>
              <w:sz w:val="20"/>
              <w:szCs w:val="20"/>
              <w:lang w:val="en-GB" w:eastAsia="en-GB"/>
            </w:rPr>
          </w:rPrChange>
        </w:rPr>
      </w:pPr>
      <w:ins w:id="2022" w:author="Marco Petri" w:date="2020-12-22T22:05:00Z">
        <w:r w:rsidRPr="00FE56D0">
          <w:rPr>
            <w:rFonts w:ascii="Courier New" w:eastAsia="Times New Roman" w:hAnsi="Courier New" w:cs="Courier New"/>
            <w:color w:val="000000"/>
            <w:sz w:val="16"/>
            <w:szCs w:val="16"/>
            <w:lang w:val="en-GB" w:eastAsia="en-GB"/>
            <w:rPrChange w:id="2023" w:author="Marco Petri" w:date="2020-12-22T22:07:00Z">
              <w:rPr>
                <w:rFonts w:ascii="Courier New" w:eastAsia="Times New Roman" w:hAnsi="Courier New" w:cs="Courier New"/>
                <w:color w:val="000000"/>
                <w:sz w:val="20"/>
                <w:szCs w:val="20"/>
                <w:lang w:val="en-GB" w:eastAsia="en-GB"/>
              </w:rPr>
            </w:rPrChange>
          </w:rPr>
          <w:t>}</w:t>
        </w:r>
      </w:ins>
    </w:p>
    <w:p w14:paraId="34B67B3C" w14:textId="77777777" w:rsidR="00E250F6" w:rsidRPr="00FE56D0" w:rsidRDefault="00E250F6" w:rsidP="00E250F6">
      <w:pPr>
        <w:shd w:val="clear" w:color="auto" w:fill="FFFFFF"/>
        <w:spacing w:line="240" w:lineRule="auto"/>
        <w:jc w:val="left"/>
        <w:rPr>
          <w:ins w:id="2024" w:author="Marco Petri" w:date="2020-12-22T22:05:00Z"/>
          <w:rFonts w:ascii="Courier New" w:eastAsia="Times New Roman" w:hAnsi="Courier New" w:cs="Courier New"/>
          <w:color w:val="000000"/>
          <w:sz w:val="16"/>
          <w:szCs w:val="16"/>
          <w:lang w:val="en-GB" w:eastAsia="en-GB"/>
          <w:rPrChange w:id="2025" w:author="Marco Petri" w:date="2020-12-22T22:07:00Z">
            <w:rPr>
              <w:ins w:id="2026" w:author="Marco Petri" w:date="2020-12-22T22:05:00Z"/>
              <w:rFonts w:ascii="Courier New" w:eastAsia="Times New Roman" w:hAnsi="Courier New" w:cs="Courier New"/>
              <w:color w:val="000000"/>
              <w:sz w:val="20"/>
              <w:szCs w:val="20"/>
              <w:lang w:val="en-GB" w:eastAsia="en-GB"/>
            </w:rPr>
          </w:rPrChange>
        </w:rPr>
      </w:pPr>
    </w:p>
    <w:p w14:paraId="57A28A28" w14:textId="77777777" w:rsidR="00E250F6" w:rsidRPr="00FE56D0" w:rsidRDefault="00E250F6" w:rsidP="00E250F6">
      <w:pPr>
        <w:shd w:val="clear" w:color="auto" w:fill="FFFFFF"/>
        <w:spacing w:line="240" w:lineRule="auto"/>
        <w:jc w:val="left"/>
        <w:rPr>
          <w:ins w:id="2027" w:author="Marco Petri" w:date="2020-12-22T22:05:00Z"/>
          <w:rFonts w:ascii="Courier New" w:eastAsia="Times New Roman" w:hAnsi="Courier New" w:cs="Courier New"/>
          <w:color w:val="008000"/>
          <w:sz w:val="16"/>
          <w:szCs w:val="16"/>
          <w:lang w:val="en-GB" w:eastAsia="en-GB"/>
          <w:rPrChange w:id="2028" w:author="Marco Petri" w:date="2020-12-22T22:07:00Z">
            <w:rPr>
              <w:ins w:id="2029" w:author="Marco Petri" w:date="2020-12-22T22:05:00Z"/>
              <w:rFonts w:ascii="Courier New" w:eastAsia="Times New Roman" w:hAnsi="Courier New" w:cs="Courier New"/>
              <w:color w:val="008000"/>
              <w:sz w:val="20"/>
              <w:szCs w:val="20"/>
              <w:lang w:val="en-GB" w:eastAsia="en-GB"/>
            </w:rPr>
          </w:rPrChange>
        </w:rPr>
      </w:pPr>
      <w:ins w:id="2030" w:author="Marco Petri" w:date="2020-12-22T22:05:00Z">
        <w:r w:rsidRPr="00FE56D0">
          <w:rPr>
            <w:rFonts w:ascii="Courier New" w:eastAsia="Times New Roman" w:hAnsi="Courier New" w:cs="Courier New"/>
            <w:color w:val="008000"/>
            <w:sz w:val="16"/>
            <w:szCs w:val="16"/>
            <w:lang w:val="en-GB" w:eastAsia="en-GB"/>
            <w:rPrChange w:id="2031" w:author="Marco Petri" w:date="2020-12-22T22:07:00Z">
              <w:rPr>
                <w:rFonts w:ascii="Courier New" w:eastAsia="Times New Roman" w:hAnsi="Courier New" w:cs="Courier New"/>
                <w:color w:val="008000"/>
                <w:sz w:val="20"/>
                <w:szCs w:val="20"/>
                <w:lang w:val="en-GB" w:eastAsia="en-GB"/>
              </w:rPr>
            </w:rPrChange>
          </w:rPr>
          <w:t>//A customer disappers iff somedy left the store</w:t>
        </w:r>
      </w:ins>
    </w:p>
    <w:p w14:paraId="119B06D0" w14:textId="77777777" w:rsidR="00E250F6" w:rsidRPr="00FE56D0" w:rsidRDefault="00E250F6" w:rsidP="00E250F6">
      <w:pPr>
        <w:shd w:val="clear" w:color="auto" w:fill="FFFFFF"/>
        <w:spacing w:line="240" w:lineRule="auto"/>
        <w:jc w:val="left"/>
        <w:rPr>
          <w:ins w:id="2032" w:author="Marco Petri" w:date="2020-12-22T22:05:00Z"/>
          <w:rFonts w:ascii="Courier New" w:eastAsia="Times New Roman" w:hAnsi="Courier New" w:cs="Courier New"/>
          <w:color w:val="000000"/>
          <w:sz w:val="16"/>
          <w:szCs w:val="16"/>
          <w:lang w:val="en-GB" w:eastAsia="en-GB"/>
          <w:rPrChange w:id="2033" w:author="Marco Petri" w:date="2020-12-22T22:07:00Z">
            <w:rPr>
              <w:ins w:id="2034" w:author="Marco Petri" w:date="2020-12-22T22:05:00Z"/>
              <w:rFonts w:ascii="Courier New" w:eastAsia="Times New Roman" w:hAnsi="Courier New" w:cs="Courier New"/>
              <w:color w:val="000000"/>
              <w:sz w:val="20"/>
              <w:szCs w:val="20"/>
              <w:lang w:val="en-GB" w:eastAsia="en-GB"/>
            </w:rPr>
          </w:rPrChange>
        </w:rPr>
      </w:pPr>
      <w:ins w:id="2035" w:author="Marco Petri" w:date="2020-12-22T22:05:00Z">
        <w:r w:rsidRPr="00FE56D0">
          <w:rPr>
            <w:rFonts w:ascii="Courier New" w:eastAsia="Times New Roman" w:hAnsi="Courier New" w:cs="Courier New"/>
            <w:b/>
            <w:bCs/>
            <w:color w:val="0000FF"/>
            <w:sz w:val="16"/>
            <w:szCs w:val="16"/>
            <w:lang w:val="en-GB" w:eastAsia="en-GB"/>
            <w:rPrChange w:id="2036"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037" w:author="Marco Petri" w:date="2020-12-22T22:07:00Z">
              <w:rPr>
                <w:rFonts w:ascii="Courier New" w:eastAsia="Times New Roman" w:hAnsi="Courier New" w:cs="Courier New"/>
                <w:color w:val="000000"/>
                <w:sz w:val="20"/>
                <w:szCs w:val="20"/>
                <w:lang w:val="en-GB" w:eastAsia="en-GB"/>
              </w:rPr>
            </w:rPrChange>
          </w:rPr>
          <w:t xml:space="preserve"> CustomersDontVanishRandomly{</w:t>
        </w:r>
      </w:ins>
    </w:p>
    <w:p w14:paraId="03610AB8" w14:textId="77777777" w:rsidR="00E250F6" w:rsidRPr="00FE56D0" w:rsidRDefault="00E250F6" w:rsidP="00E250F6">
      <w:pPr>
        <w:shd w:val="clear" w:color="auto" w:fill="FFFFFF"/>
        <w:spacing w:line="240" w:lineRule="auto"/>
        <w:jc w:val="left"/>
        <w:rPr>
          <w:ins w:id="2038" w:author="Marco Petri" w:date="2020-12-22T22:05:00Z"/>
          <w:rFonts w:ascii="Courier New" w:eastAsia="Times New Roman" w:hAnsi="Courier New" w:cs="Courier New"/>
          <w:color w:val="000000"/>
          <w:sz w:val="16"/>
          <w:szCs w:val="16"/>
          <w:lang w:val="en-GB" w:eastAsia="en-GB"/>
          <w:rPrChange w:id="2039" w:author="Marco Petri" w:date="2020-12-22T22:07:00Z">
            <w:rPr>
              <w:ins w:id="2040" w:author="Marco Petri" w:date="2020-12-22T22:05:00Z"/>
              <w:rFonts w:ascii="Courier New" w:eastAsia="Times New Roman" w:hAnsi="Courier New" w:cs="Courier New"/>
              <w:color w:val="000000"/>
              <w:sz w:val="20"/>
              <w:szCs w:val="20"/>
              <w:lang w:val="en-GB" w:eastAsia="en-GB"/>
            </w:rPr>
          </w:rPrChange>
        </w:rPr>
      </w:pPr>
      <w:ins w:id="2041" w:author="Marco Petri" w:date="2020-12-22T22:05:00Z">
        <w:r w:rsidRPr="00FE56D0">
          <w:rPr>
            <w:rFonts w:ascii="Courier New" w:eastAsia="Times New Roman" w:hAnsi="Courier New" w:cs="Courier New"/>
            <w:color w:val="000000"/>
            <w:sz w:val="16"/>
            <w:szCs w:val="16"/>
            <w:lang w:val="en-GB" w:eastAsia="en-GB"/>
            <w:rPrChange w:id="204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43"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044" w:author="Marco Petri" w:date="2020-12-22T22:07:00Z">
              <w:rPr>
                <w:rFonts w:ascii="Courier New" w:eastAsia="Times New Roman" w:hAnsi="Courier New" w:cs="Courier New"/>
                <w:color w:val="000000"/>
                <w:sz w:val="20"/>
                <w:szCs w:val="20"/>
                <w:lang w:val="en-GB" w:eastAsia="en-GB"/>
              </w:rPr>
            </w:rPrChange>
          </w:rPr>
          <w:t xml:space="preserve"> t:Time, s:Store | (some c:Customer | c </w:t>
        </w:r>
        <w:r w:rsidRPr="00FE56D0">
          <w:rPr>
            <w:rFonts w:ascii="Courier New" w:eastAsia="Times New Roman" w:hAnsi="Courier New" w:cs="Courier New"/>
            <w:b/>
            <w:bCs/>
            <w:color w:val="0000FF"/>
            <w:sz w:val="16"/>
            <w:szCs w:val="16"/>
            <w:lang w:val="en-GB" w:eastAsia="en-GB"/>
            <w:rPrChange w:id="204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046"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3CE4EE50" w14:textId="77777777" w:rsidR="00E250F6" w:rsidRPr="00FE56D0" w:rsidRDefault="00E250F6" w:rsidP="00E250F6">
      <w:pPr>
        <w:shd w:val="clear" w:color="auto" w:fill="FFFFFF"/>
        <w:spacing w:line="240" w:lineRule="auto"/>
        <w:jc w:val="left"/>
        <w:rPr>
          <w:ins w:id="2047" w:author="Marco Petri" w:date="2020-12-22T22:05:00Z"/>
          <w:rFonts w:ascii="Courier New" w:eastAsia="Times New Roman" w:hAnsi="Courier New" w:cs="Courier New"/>
          <w:color w:val="000000"/>
          <w:sz w:val="16"/>
          <w:szCs w:val="16"/>
          <w:lang w:val="en-GB" w:eastAsia="en-GB"/>
          <w:rPrChange w:id="2048" w:author="Marco Petri" w:date="2020-12-22T22:07:00Z">
            <w:rPr>
              <w:ins w:id="2049" w:author="Marco Petri" w:date="2020-12-22T22:05:00Z"/>
              <w:rFonts w:ascii="Courier New" w:eastAsia="Times New Roman" w:hAnsi="Courier New" w:cs="Courier New"/>
              <w:color w:val="000000"/>
              <w:sz w:val="20"/>
              <w:szCs w:val="20"/>
              <w:lang w:val="en-GB" w:eastAsia="en-GB"/>
            </w:rPr>
          </w:rPrChange>
        </w:rPr>
      </w:pPr>
      <w:ins w:id="2050" w:author="Marco Petri" w:date="2020-12-22T22:05:00Z">
        <w:r w:rsidRPr="00FE56D0">
          <w:rPr>
            <w:rFonts w:ascii="Courier New" w:eastAsia="Times New Roman" w:hAnsi="Courier New" w:cs="Courier New"/>
            <w:color w:val="000000"/>
            <w:sz w:val="16"/>
            <w:szCs w:val="16"/>
            <w:lang w:val="en-GB" w:eastAsia="en-GB"/>
            <w:rPrChange w:id="20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52"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2053"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2054"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05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5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057" w:author="Marco Petri" w:date="2020-12-22T22:07:00Z">
              <w:rPr>
                <w:rFonts w:ascii="Courier New" w:eastAsia="Times New Roman" w:hAnsi="Courier New" w:cs="Courier New"/>
                <w:color w:val="000000"/>
                <w:sz w:val="20"/>
                <w:szCs w:val="20"/>
                <w:lang w:val="en-GB" w:eastAsia="en-GB"/>
              </w:rPr>
            </w:rPrChange>
          </w:rPr>
          <w:t xml:space="preserve"> s.storeCustomersInStore.(t.next) )</w:t>
        </w:r>
      </w:ins>
    </w:p>
    <w:p w14:paraId="3597591E" w14:textId="77777777" w:rsidR="00E250F6" w:rsidRPr="00FE56D0" w:rsidRDefault="00E250F6" w:rsidP="00E250F6">
      <w:pPr>
        <w:shd w:val="clear" w:color="auto" w:fill="FFFFFF"/>
        <w:spacing w:line="240" w:lineRule="auto"/>
        <w:jc w:val="left"/>
        <w:rPr>
          <w:ins w:id="2058" w:author="Marco Petri" w:date="2020-12-22T22:05:00Z"/>
          <w:rFonts w:ascii="Courier New" w:eastAsia="Times New Roman" w:hAnsi="Courier New" w:cs="Courier New"/>
          <w:color w:val="000000"/>
          <w:sz w:val="16"/>
          <w:szCs w:val="16"/>
          <w:lang w:val="en-GB" w:eastAsia="en-GB"/>
          <w:rPrChange w:id="2059" w:author="Marco Petri" w:date="2020-12-22T22:07:00Z">
            <w:rPr>
              <w:ins w:id="2060" w:author="Marco Petri" w:date="2020-12-22T22:05:00Z"/>
              <w:rFonts w:ascii="Courier New" w:eastAsia="Times New Roman" w:hAnsi="Courier New" w:cs="Courier New"/>
              <w:color w:val="000000"/>
              <w:sz w:val="20"/>
              <w:szCs w:val="20"/>
              <w:lang w:val="en-GB" w:eastAsia="en-GB"/>
            </w:rPr>
          </w:rPrChange>
        </w:rPr>
      </w:pPr>
      <w:ins w:id="2061" w:author="Marco Petri" w:date="2020-12-22T22:05:00Z">
        <w:r w:rsidRPr="00FE56D0">
          <w:rPr>
            <w:rFonts w:ascii="Courier New" w:eastAsia="Times New Roman" w:hAnsi="Courier New" w:cs="Courier New"/>
            <w:color w:val="000000"/>
            <w:sz w:val="16"/>
            <w:szCs w:val="16"/>
            <w:lang w:val="en-GB" w:eastAsia="en-GB"/>
            <w:rPrChange w:id="206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63" w:author="Marco Petri" w:date="2020-12-22T22:07:00Z">
              <w:rPr>
                <w:rFonts w:ascii="Courier New" w:eastAsia="Times New Roman" w:hAnsi="Courier New" w:cs="Courier New"/>
                <w:b/>
                <w:bCs/>
                <w:color w:val="0000FF"/>
                <w:sz w:val="20"/>
                <w:szCs w:val="20"/>
                <w:lang w:val="en-GB" w:eastAsia="en-GB"/>
              </w:rPr>
            </w:rPrChange>
          </w:rPr>
          <w:t>iff</w:t>
        </w:r>
      </w:ins>
    </w:p>
    <w:p w14:paraId="0A429683" w14:textId="77777777" w:rsidR="00E250F6" w:rsidRPr="00FE56D0" w:rsidRDefault="00E250F6" w:rsidP="00E250F6">
      <w:pPr>
        <w:shd w:val="clear" w:color="auto" w:fill="FFFFFF"/>
        <w:spacing w:line="240" w:lineRule="auto"/>
        <w:jc w:val="left"/>
        <w:rPr>
          <w:ins w:id="2064" w:author="Marco Petri" w:date="2020-12-22T22:05:00Z"/>
          <w:rFonts w:ascii="Courier New" w:eastAsia="Times New Roman" w:hAnsi="Courier New" w:cs="Courier New"/>
          <w:color w:val="000000"/>
          <w:sz w:val="16"/>
          <w:szCs w:val="16"/>
          <w:lang w:val="en-GB" w:eastAsia="en-GB"/>
          <w:rPrChange w:id="2065" w:author="Marco Petri" w:date="2020-12-22T22:07:00Z">
            <w:rPr>
              <w:ins w:id="2066" w:author="Marco Petri" w:date="2020-12-22T22:05:00Z"/>
              <w:rFonts w:ascii="Courier New" w:eastAsia="Times New Roman" w:hAnsi="Courier New" w:cs="Courier New"/>
              <w:color w:val="000000"/>
              <w:sz w:val="20"/>
              <w:szCs w:val="20"/>
              <w:lang w:val="en-GB" w:eastAsia="en-GB"/>
            </w:rPr>
          </w:rPrChange>
        </w:rPr>
      </w:pPr>
      <w:ins w:id="2067" w:author="Marco Petri" w:date="2020-12-22T22:05:00Z">
        <w:r w:rsidRPr="00FE56D0">
          <w:rPr>
            <w:rFonts w:ascii="Courier New" w:eastAsia="Times New Roman" w:hAnsi="Courier New" w:cs="Courier New"/>
            <w:color w:val="000000"/>
            <w:sz w:val="16"/>
            <w:szCs w:val="16"/>
            <w:lang w:val="en-GB" w:eastAsia="en-GB"/>
            <w:rPrChange w:id="2068"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2069"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2070" w:author="Marco Petri" w:date="2020-12-22T22:07:00Z">
              <w:rPr>
                <w:rFonts w:ascii="Courier New" w:eastAsia="Times New Roman" w:hAnsi="Courier New" w:cs="Courier New"/>
                <w:color w:val="000000"/>
                <w:sz w:val="20"/>
                <w:szCs w:val="20"/>
                <w:lang w:val="en-GB" w:eastAsia="en-GB"/>
              </w:rPr>
            </w:rPrChange>
          </w:rPr>
          <w:t xml:space="preserve"> tick:Ticket | leaveStore[s,tick,t])</w:t>
        </w:r>
      </w:ins>
    </w:p>
    <w:p w14:paraId="3794E56D" w14:textId="77777777" w:rsidR="00E250F6" w:rsidRPr="00FE56D0" w:rsidRDefault="00E250F6" w:rsidP="00E250F6">
      <w:pPr>
        <w:shd w:val="clear" w:color="auto" w:fill="FFFFFF"/>
        <w:spacing w:line="240" w:lineRule="auto"/>
        <w:jc w:val="left"/>
        <w:rPr>
          <w:ins w:id="2071" w:author="Marco Petri" w:date="2020-12-22T22:05:00Z"/>
          <w:rFonts w:ascii="Courier New" w:eastAsia="Times New Roman" w:hAnsi="Courier New" w:cs="Courier New"/>
          <w:color w:val="000000"/>
          <w:sz w:val="16"/>
          <w:szCs w:val="16"/>
          <w:lang w:val="en-GB" w:eastAsia="en-GB"/>
          <w:rPrChange w:id="2072" w:author="Marco Petri" w:date="2020-12-22T22:07:00Z">
            <w:rPr>
              <w:ins w:id="2073" w:author="Marco Petri" w:date="2020-12-22T22:05:00Z"/>
              <w:rFonts w:ascii="Courier New" w:eastAsia="Times New Roman" w:hAnsi="Courier New" w:cs="Courier New"/>
              <w:color w:val="000000"/>
              <w:sz w:val="20"/>
              <w:szCs w:val="20"/>
              <w:lang w:val="en-GB" w:eastAsia="en-GB"/>
            </w:rPr>
          </w:rPrChange>
        </w:rPr>
      </w:pPr>
      <w:ins w:id="2074" w:author="Marco Petri" w:date="2020-12-22T22:05:00Z">
        <w:r w:rsidRPr="00FE56D0">
          <w:rPr>
            <w:rFonts w:ascii="Courier New" w:eastAsia="Times New Roman" w:hAnsi="Courier New" w:cs="Courier New"/>
            <w:color w:val="000000"/>
            <w:sz w:val="16"/>
            <w:szCs w:val="16"/>
            <w:lang w:val="en-GB" w:eastAsia="en-GB"/>
            <w:rPrChange w:id="2075" w:author="Marco Petri" w:date="2020-12-22T22:07:00Z">
              <w:rPr>
                <w:rFonts w:ascii="Courier New" w:eastAsia="Times New Roman" w:hAnsi="Courier New" w:cs="Courier New"/>
                <w:color w:val="000000"/>
                <w:sz w:val="20"/>
                <w:szCs w:val="20"/>
                <w:lang w:val="en-GB" w:eastAsia="en-GB"/>
              </w:rPr>
            </w:rPrChange>
          </w:rPr>
          <w:t>}</w:t>
        </w:r>
      </w:ins>
    </w:p>
    <w:p w14:paraId="66324529" w14:textId="77777777" w:rsidR="00E250F6" w:rsidRPr="00FE56D0" w:rsidRDefault="00E250F6" w:rsidP="00E250F6">
      <w:pPr>
        <w:shd w:val="clear" w:color="auto" w:fill="FFFFFF"/>
        <w:spacing w:line="240" w:lineRule="auto"/>
        <w:jc w:val="left"/>
        <w:rPr>
          <w:ins w:id="2076" w:author="Marco Petri" w:date="2020-12-22T22:05:00Z"/>
          <w:rFonts w:ascii="Courier New" w:eastAsia="Times New Roman" w:hAnsi="Courier New" w:cs="Courier New"/>
          <w:color w:val="000000"/>
          <w:sz w:val="16"/>
          <w:szCs w:val="16"/>
          <w:lang w:val="en-GB" w:eastAsia="en-GB"/>
          <w:rPrChange w:id="2077" w:author="Marco Petri" w:date="2020-12-22T22:07:00Z">
            <w:rPr>
              <w:ins w:id="2078" w:author="Marco Petri" w:date="2020-12-22T22:05:00Z"/>
              <w:rFonts w:ascii="Courier New" w:eastAsia="Times New Roman" w:hAnsi="Courier New" w:cs="Courier New"/>
              <w:color w:val="000000"/>
              <w:sz w:val="20"/>
              <w:szCs w:val="20"/>
              <w:lang w:val="en-GB" w:eastAsia="en-GB"/>
            </w:rPr>
          </w:rPrChange>
        </w:rPr>
      </w:pPr>
    </w:p>
    <w:p w14:paraId="3194296F" w14:textId="77777777" w:rsidR="00E250F6" w:rsidRPr="00FE56D0" w:rsidRDefault="00E250F6" w:rsidP="00E250F6">
      <w:pPr>
        <w:shd w:val="clear" w:color="auto" w:fill="FFFFFF"/>
        <w:spacing w:line="240" w:lineRule="auto"/>
        <w:jc w:val="left"/>
        <w:rPr>
          <w:ins w:id="2079" w:author="Marco Petri" w:date="2020-12-22T22:05:00Z"/>
          <w:rFonts w:ascii="Courier New" w:eastAsia="Times New Roman" w:hAnsi="Courier New" w:cs="Courier New"/>
          <w:color w:val="008000"/>
          <w:sz w:val="16"/>
          <w:szCs w:val="16"/>
          <w:lang w:val="en-GB" w:eastAsia="en-GB"/>
          <w:rPrChange w:id="2080" w:author="Marco Petri" w:date="2020-12-22T22:07:00Z">
            <w:rPr>
              <w:ins w:id="2081" w:author="Marco Petri" w:date="2020-12-22T22:05:00Z"/>
              <w:rFonts w:ascii="Courier New" w:eastAsia="Times New Roman" w:hAnsi="Courier New" w:cs="Courier New"/>
              <w:color w:val="008000"/>
              <w:sz w:val="20"/>
              <w:szCs w:val="20"/>
              <w:lang w:val="en-GB" w:eastAsia="en-GB"/>
            </w:rPr>
          </w:rPrChange>
        </w:rPr>
      </w:pPr>
      <w:ins w:id="2082" w:author="Marco Petri" w:date="2020-12-22T22:05:00Z">
        <w:r w:rsidRPr="00FE56D0">
          <w:rPr>
            <w:rFonts w:ascii="Courier New" w:eastAsia="Times New Roman" w:hAnsi="Courier New" w:cs="Courier New"/>
            <w:color w:val="008000"/>
            <w:sz w:val="16"/>
            <w:szCs w:val="16"/>
            <w:lang w:val="en-GB" w:eastAsia="en-GB"/>
            <w:rPrChange w:id="2083" w:author="Marco Petri" w:date="2020-12-22T22:07:00Z">
              <w:rPr>
                <w:rFonts w:ascii="Courier New" w:eastAsia="Times New Roman" w:hAnsi="Courier New" w:cs="Courier New"/>
                <w:color w:val="008000"/>
                <w:sz w:val="20"/>
                <w:szCs w:val="20"/>
                <w:lang w:val="en-GB" w:eastAsia="en-GB"/>
              </w:rPr>
            </w:rPrChange>
          </w:rPr>
          <w:t>//A ticket leaves a queue iff somebody left the queue or entered the store</w:t>
        </w:r>
      </w:ins>
    </w:p>
    <w:p w14:paraId="1C06649D" w14:textId="77777777" w:rsidR="00E250F6" w:rsidRPr="00FE56D0" w:rsidRDefault="00E250F6" w:rsidP="00E250F6">
      <w:pPr>
        <w:shd w:val="clear" w:color="auto" w:fill="FFFFFF"/>
        <w:spacing w:line="240" w:lineRule="auto"/>
        <w:jc w:val="left"/>
        <w:rPr>
          <w:ins w:id="2084" w:author="Marco Petri" w:date="2020-12-22T22:05:00Z"/>
          <w:rFonts w:ascii="Courier New" w:eastAsia="Times New Roman" w:hAnsi="Courier New" w:cs="Courier New"/>
          <w:color w:val="000000"/>
          <w:sz w:val="16"/>
          <w:szCs w:val="16"/>
          <w:lang w:val="en-GB" w:eastAsia="en-GB"/>
          <w:rPrChange w:id="2085" w:author="Marco Petri" w:date="2020-12-22T22:07:00Z">
            <w:rPr>
              <w:ins w:id="2086" w:author="Marco Petri" w:date="2020-12-22T22:05:00Z"/>
              <w:rFonts w:ascii="Courier New" w:eastAsia="Times New Roman" w:hAnsi="Courier New" w:cs="Courier New"/>
              <w:color w:val="000000"/>
              <w:sz w:val="20"/>
              <w:szCs w:val="20"/>
              <w:lang w:val="en-GB" w:eastAsia="en-GB"/>
            </w:rPr>
          </w:rPrChange>
        </w:rPr>
      </w:pPr>
      <w:ins w:id="2087" w:author="Marco Petri" w:date="2020-12-22T22:05:00Z">
        <w:r w:rsidRPr="00FE56D0">
          <w:rPr>
            <w:rFonts w:ascii="Courier New" w:eastAsia="Times New Roman" w:hAnsi="Courier New" w:cs="Courier New"/>
            <w:b/>
            <w:bCs/>
            <w:color w:val="0000FF"/>
            <w:sz w:val="16"/>
            <w:szCs w:val="16"/>
            <w:lang w:val="en-GB" w:eastAsia="en-GB"/>
            <w:rPrChange w:id="2088"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089" w:author="Marco Petri" w:date="2020-12-22T22:07:00Z">
              <w:rPr>
                <w:rFonts w:ascii="Courier New" w:eastAsia="Times New Roman" w:hAnsi="Courier New" w:cs="Courier New"/>
                <w:color w:val="000000"/>
                <w:sz w:val="20"/>
                <w:szCs w:val="20"/>
                <w:lang w:val="en-GB" w:eastAsia="en-GB"/>
              </w:rPr>
            </w:rPrChange>
          </w:rPr>
          <w:t xml:space="preserve"> queueticketsDontDisappearRandomly{</w:t>
        </w:r>
      </w:ins>
    </w:p>
    <w:p w14:paraId="3C4E93FB" w14:textId="77777777" w:rsidR="00E250F6" w:rsidRPr="00FE56D0" w:rsidRDefault="00E250F6" w:rsidP="00E250F6">
      <w:pPr>
        <w:shd w:val="clear" w:color="auto" w:fill="FFFFFF"/>
        <w:spacing w:line="240" w:lineRule="auto"/>
        <w:jc w:val="left"/>
        <w:rPr>
          <w:ins w:id="2090" w:author="Marco Petri" w:date="2020-12-22T22:05:00Z"/>
          <w:rFonts w:ascii="Courier New" w:eastAsia="Times New Roman" w:hAnsi="Courier New" w:cs="Courier New"/>
          <w:color w:val="000000"/>
          <w:sz w:val="16"/>
          <w:szCs w:val="16"/>
          <w:lang w:val="en-GB" w:eastAsia="en-GB"/>
          <w:rPrChange w:id="2091" w:author="Marco Petri" w:date="2020-12-22T22:07:00Z">
            <w:rPr>
              <w:ins w:id="2092" w:author="Marco Petri" w:date="2020-12-22T22:05:00Z"/>
              <w:rFonts w:ascii="Courier New" w:eastAsia="Times New Roman" w:hAnsi="Courier New" w:cs="Courier New"/>
              <w:color w:val="000000"/>
              <w:sz w:val="20"/>
              <w:szCs w:val="20"/>
              <w:lang w:val="en-GB" w:eastAsia="en-GB"/>
            </w:rPr>
          </w:rPrChange>
        </w:rPr>
      </w:pPr>
      <w:ins w:id="2093" w:author="Marco Petri" w:date="2020-12-22T22:05:00Z">
        <w:r w:rsidRPr="00FE56D0">
          <w:rPr>
            <w:rFonts w:ascii="Courier New" w:eastAsia="Times New Roman" w:hAnsi="Courier New" w:cs="Courier New"/>
            <w:color w:val="000000"/>
            <w:sz w:val="16"/>
            <w:szCs w:val="16"/>
            <w:lang w:val="en-GB" w:eastAsia="en-GB"/>
            <w:rPrChange w:id="209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095"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096" w:author="Marco Petri" w:date="2020-12-22T22:07:00Z">
              <w:rPr>
                <w:rFonts w:ascii="Courier New" w:eastAsia="Times New Roman" w:hAnsi="Courier New" w:cs="Courier New"/>
                <w:color w:val="000000"/>
                <w:sz w:val="20"/>
                <w:szCs w:val="20"/>
                <w:lang w:val="en-GB" w:eastAsia="en-GB"/>
              </w:rPr>
            </w:rPrChange>
          </w:rPr>
          <w:t xml:space="preserve"> t:Time, s:Store |</w:t>
        </w:r>
      </w:ins>
    </w:p>
    <w:p w14:paraId="2D8FDFD3" w14:textId="77777777" w:rsidR="00E250F6" w:rsidRPr="00FE56D0" w:rsidRDefault="00E250F6" w:rsidP="00E250F6">
      <w:pPr>
        <w:shd w:val="clear" w:color="auto" w:fill="FFFFFF"/>
        <w:spacing w:line="240" w:lineRule="auto"/>
        <w:jc w:val="left"/>
        <w:rPr>
          <w:ins w:id="2097" w:author="Marco Petri" w:date="2020-12-22T22:05:00Z"/>
          <w:rFonts w:ascii="Courier New" w:eastAsia="Times New Roman" w:hAnsi="Courier New" w:cs="Courier New"/>
          <w:color w:val="000000"/>
          <w:sz w:val="16"/>
          <w:szCs w:val="16"/>
          <w:lang w:val="en-GB" w:eastAsia="en-GB"/>
          <w:rPrChange w:id="2098" w:author="Marco Petri" w:date="2020-12-22T22:07:00Z">
            <w:rPr>
              <w:ins w:id="2099" w:author="Marco Petri" w:date="2020-12-22T22:05:00Z"/>
              <w:rFonts w:ascii="Courier New" w:eastAsia="Times New Roman" w:hAnsi="Courier New" w:cs="Courier New"/>
              <w:color w:val="000000"/>
              <w:sz w:val="20"/>
              <w:szCs w:val="20"/>
              <w:lang w:val="en-GB" w:eastAsia="en-GB"/>
            </w:rPr>
          </w:rPrChange>
        </w:rPr>
      </w:pPr>
      <w:ins w:id="2100" w:author="Marco Petri" w:date="2020-12-22T22:05:00Z">
        <w:r w:rsidRPr="00FE56D0">
          <w:rPr>
            <w:rFonts w:ascii="Courier New" w:eastAsia="Times New Roman" w:hAnsi="Courier New" w:cs="Courier New"/>
            <w:color w:val="000000"/>
            <w:sz w:val="16"/>
            <w:szCs w:val="16"/>
            <w:lang w:val="en-GB" w:eastAsia="en-GB"/>
            <w:rPrChange w:id="2101" w:author="Marco Petri" w:date="2020-12-22T22:07:00Z">
              <w:rPr>
                <w:rFonts w:ascii="Courier New" w:eastAsia="Times New Roman" w:hAnsi="Courier New" w:cs="Courier New"/>
                <w:color w:val="000000"/>
                <w:sz w:val="20"/>
                <w:szCs w:val="20"/>
                <w:lang w:val="en-GB" w:eastAsia="en-GB"/>
              </w:rPr>
            </w:rPrChange>
          </w:rPr>
          <w:t xml:space="preserve">        (some qt:QueueTicket |</w:t>
        </w:r>
      </w:ins>
    </w:p>
    <w:p w14:paraId="038A5AC0" w14:textId="77777777" w:rsidR="00E250F6" w:rsidRPr="00FE56D0" w:rsidRDefault="00E250F6" w:rsidP="00E250F6">
      <w:pPr>
        <w:shd w:val="clear" w:color="auto" w:fill="FFFFFF"/>
        <w:spacing w:line="240" w:lineRule="auto"/>
        <w:jc w:val="left"/>
        <w:rPr>
          <w:ins w:id="2102" w:author="Marco Petri" w:date="2020-12-22T22:05:00Z"/>
          <w:rFonts w:ascii="Courier New" w:eastAsia="Times New Roman" w:hAnsi="Courier New" w:cs="Courier New"/>
          <w:color w:val="000000"/>
          <w:sz w:val="16"/>
          <w:szCs w:val="16"/>
          <w:lang w:val="en-GB" w:eastAsia="en-GB"/>
          <w:rPrChange w:id="2103" w:author="Marco Petri" w:date="2020-12-22T22:07:00Z">
            <w:rPr>
              <w:ins w:id="2104" w:author="Marco Petri" w:date="2020-12-22T22:05:00Z"/>
              <w:rFonts w:ascii="Courier New" w:eastAsia="Times New Roman" w:hAnsi="Courier New" w:cs="Courier New"/>
              <w:color w:val="000000"/>
              <w:sz w:val="20"/>
              <w:szCs w:val="20"/>
              <w:lang w:val="en-GB" w:eastAsia="en-GB"/>
            </w:rPr>
          </w:rPrChange>
        </w:rPr>
      </w:pPr>
      <w:ins w:id="2105" w:author="Marco Petri" w:date="2020-12-22T22:05:00Z">
        <w:r w:rsidRPr="00FE56D0">
          <w:rPr>
            <w:rFonts w:ascii="Courier New" w:eastAsia="Times New Roman" w:hAnsi="Courier New" w:cs="Courier New"/>
            <w:color w:val="000000"/>
            <w:sz w:val="16"/>
            <w:szCs w:val="16"/>
            <w:lang w:val="en-GB" w:eastAsia="en-GB"/>
            <w:rPrChange w:id="2106"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10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108" w:author="Marco Petri" w:date="2020-12-22T22:07:00Z">
              <w:rPr>
                <w:rFonts w:ascii="Courier New" w:eastAsia="Times New Roman" w:hAnsi="Courier New" w:cs="Courier New"/>
                <w:color w:val="000000"/>
                <w:sz w:val="20"/>
                <w:szCs w:val="20"/>
                <w:lang w:val="en-GB" w:eastAsia="en-GB"/>
              </w:rPr>
            </w:rPrChange>
          </w:rPr>
          <w:t xml:space="preserve">  s.storeQueue.queueTickets.t </w:t>
        </w:r>
        <w:r w:rsidRPr="00FE56D0">
          <w:rPr>
            <w:rFonts w:ascii="Courier New" w:eastAsia="Times New Roman" w:hAnsi="Courier New" w:cs="Courier New"/>
            <w:b/>
            <w:bCs/>
            <w:color w:val="0000FF"/>
            <w:sz w:val="16"/>
            <w:szCs w:val="16"/>
            <w:lang w:val="en-GB" w:eastAsia="en-GB"/>
            <w:rPrChange w:id="2109" w:author="Marco Petri" w:date="2020-12-22T22:07:00Z">
              <w:rPr>
                <w:rFonts w:ascii="Courier New" w:eastAsia="Times New Roman" w:hAnsi="Courier New" w:cs="Courier New"/>
                <w:b/>
                <w:bCs/>
                <w:color w:val="0000FF"/>
                <w:sz w:val="20"/>
                <w:szCs w:val="20"/>
                <w:lang w:val="en-GB" w:eastAsia="en-GB"/>
              </w:rPr>
            </w:rPrChange>
          </w:rPr>
          <w:t>and</w:t>
        </w:r>
      </w:ins>
    </w:p>
    <w:p w14:paraId="6DC83AF5" w14:textId="77777777" w:rsidR="00E250F6" w:rsidRPr="00FE56D0" w:rsidRDefault="00E250F6" w:rsidP="00E250F6">
      <w:pPr>
        <w:shd w:val="clear" w:color="auto" w:fill="FFFFFF"/>
        <w:spacing w:line="240" w:lineRule="auto"/>
        <w:jc w:val="left"/>
        <w:rPr>
          <w:ins w:id="2110" w:author="Marco Petri" w:date="2020-12-22T22:05:00Z"/>
          <w:rFonts w:ascii="Courier New" w:eastAsia="Times New Roman" w:hAnsi="Courier New" w:cs="Courier New"/>
          <w:color w:val="000000"/>
          <w:sz w:val="16"/>
          <w:szCs w:val="16"/>
          <w:lang w:val="en-GB" w:eastAsia="en-GB"/>
          <w:rPrChange w:id="2111" w:author="Marco Petri" w:date="2020-12-22T22:07:00Z">
            <w:rPr>
              <w:ins w:id="2112" w:author="Marco Petri" w:date="2020-12-22T22:05:00Z"/>
              <w:rFonts w:ascii="Courier New" w:eastAsia="Times New Roman" w:hAnsi="Courier New" w:cs="Courier New"/>
              <w:color w:val="000000"/>
              <w:sz w:val="20"/>
              <w:szCs w:val="20"/>
              <w:lang w:val="en-GB" w:eastAsia="en-GB"/>
            </w:rPr>
          </w:rPrChange>
        </w:rPr>
      </w:pPr>
      <w:ins w:id="2113" w:author="Marco Petri" w:date="2020-12-22T22:05:00Z">
        <w:r w:rsidRPr="00FE56D0">
          <w:rPr>
            <w:rFonts w:ascii="Courier New" w:eastAsia="Times New Roman" w:hAnsi="Courier New" w:cs="Courier New"/>
            <w:color w:val="000000"/>
            <w:sz w:val="16"/>
            <w:szCs w:val="16"/>
            <w:lang w:val="en-GB" w:eastAsia="en-GB"/>
            <w:rPrChange w:id="2114"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115"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11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11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118" w:author="Marco Petri" w:date="2020-12-22T22:07:00Z">
              <w:rPr>
                <w:rFonts w:ascii="Courier New" w:eastAsia="Times New Roman" w:hAnsi="Courier New" w:cs="Courier New"/>
                <w:color w:val="000000"/>
                <w:sz w:val="20"/>
                <w:szCs w:val="20"/>
                <w:lang w:val="en-GB" w:eastAsia="en-GB"/>
              </w:rPr>
            </w:rPrChange>
          </w:rPr>
          <w:t xml:space="preserve"> s.storeQueue.queueTickets.(t.next))</w:t>
        </w:r>
      </w:ins>
    </w:p>
    <w:p w14:paraId="358AC696" w14:textId="77777777" w:rsidR="00E250F6" w:rsidRPr="00FE56D0" w:rsidRDefault="00E250F6" w:rsidP="00E250F6">
      <w:pPr>
        <w:shd w:val="clear" w:color="auto" w:fill="FFFFFF"/>
        <w:spacing w:line="240" w:lineRule="auto"/>
        <w:jc w:val="left"/>
        <w:rPr>
          <w:ins w:id="2119" w:author="Marco Petri" w:date="2020-12-22T22:05:00Z"/>
          <w:rFonts w:ascii="Courier New" w:eastAsia="Times New Roman" w:hAnsi="Courier New" w:cs="Courier New"/>
          <w:color w:val="000000"/>
          <w:sz w:val="16"/>
          <w:szCs w:val="16"/>
          <w:lang w:val="en-GB" w:eastAsia="en-GB"/>
          <w:rPrChange w:id="2120" w:author="Marco Petri" w:date="2020-12-22T22:07:00Z">
            <w:rPr>
              <w:ins w:id="2121" w:author="Marco Petri" w:date="2020-12-22T22:05:00Z"/>
              <w:rFonts w:ascii="Courier New" w:eastAsia="Times New Roman" w:hAnsi="Courier New" w:cs="Courier New"/>
              <w:color w:val="000000"/>
              <w:sz w:val="20"/>
              <w:szCs w:val="20"/>
              <w:lang w:val="en-GB" w:eastAsia="en-GB"/>
            </w:rPr>
          </w:rPrChange>
        </w:rPr>
      </w:pPr>
      <w:ins w:id="2122" w:author="Marco Petri" w:date="2020-12-22T22:05:00Z">
        <w:r w:rsidRPr="00FE56D0">
          <w:rPr>
            <w:rFonts w:ascii="Courier New" w:eastAsia="Times New Roman" w:hAnsi="Courier New" w:cs="Courier New"/>
            <w:color w:val="000000"/>
            <w:sz w:val="16"/>
            <w:szCs w:val="16"/>
            <w:lang w:val="en-GB" w:eastAsia="en-GB"/>
            <w:rPrChange w:id="212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124" w:author="Marco Petri" w:date="2020-12-22T22:07:00Z">
              <w:rPr>
                <w:rFonts w:ascii="Courier New" w:eastAsia="Times New Roman" w:hAnsi="Courier New" w:cs="Courier New"/>
                <w:b/>
                <w:bCs/>
                <w:color w:val="0000FF"/>
                <w:sz w:val="20"/>
                <w:szCs w:val="20"/>
                <w:lang w:val="en-GB" w:eastAsia="en-GB"/>
              </w:rPr>
            </w:rPrChange>
          </w:rPr>
          <w:t>iff</w:t>
        </w:r>
      </w:ins>
    </w:p>
    <w:p w14:paraId="27F12C74" w14:textId="77777777" w:rsidR="00E250F6" w:rsidRPr="00FE56D0" w:rsidRDefault="00E250F6" w:rsidP="00E250F6">
      <w:pPr>
        <w:shd w:val="clear" w:color="auto" w:fill="FFFFFF"/>
        <w:spacing w:line="240" w:lineRule="auto"/>
        <w:jc w:val="left"/>
        <w:rPr>
          <w:ins w:id="2125" w:author="Marco Petri" w:date="2020-12-22T22:05:00Z"/>
          <w:rFonts w:ascii="Courier New" w:eastAsia="Times New Roman" w:hAnsi="Courier New" w:cs="Courier New"/>
          <w:color w:val="000000"/>
          <w:sz w:val="16"/>
          <w:szCs w:val="16"/>
          <w:lang w:val="en-GB" w:eastAsia="en-GB"/>
          <w:rPrChange w:id="2126" w:author="Marco Petri" w:date="2020-12-22T22:07:00Z">
            <w:rPr>
              <w:ins w:id="2127" w:author="Marco Petri" w:date="2020-12-22T22:05:00Z"/>
              <w:rFonts w:ascii="Courier New" w:eastAsia="Times New Roman" w:hAnsi="Courier New" w:cs="Courier New"/>
              <w:color w:val="000000"/>
              <w:sz w:val="20"/>
              <w:szCs w:val="20"/>
              <w:lang w:val="en-GB" w:eastAsia="en-GB"/>
            </w:rPr>
          </w:rPrChange>
        </w:rPr>
      </w:pPr>
      <w:ins w:id="2128" w:author="Marco Petri" w:date="2020-12-22T22:05:00Z">
        <w:r w:rsidRPr="00FE56D0">
          <w:rPr>
            <w:rFonts w:ascii="Courier New" w:eastAsia="Times New Roman" w:hAnsi="Courier New" w:cs="Courier New"/>
            <w:color w:val="000000"/>
            <w:sz w:val="16"/>
            <w:szCs w:val="16"/>
            <w:lang w:val="en-GB" w:eastAsia="en-GB"/>
            <w:rPrChange w:id="2129" w:author="Marco Petri" w:date="2020-12-22T22:07:00Z">
              <w:rPr>
                <w:rFonts w:ascii="Courier New" w:eastAsia="Times New Roman" w:hAnsi="Courier New" w:cs="Courier New"/>
                <w:color w:val="000000"/>
                <w:sz w:val="20"/>
                <w:szCs w:val="20"/>
                <w:lang w:val="en-GB" w:eastAsia="en-GB"/>
              </w:rPr>
            </w:rPrChange>
          </w:rPr>
          <w:t xml:space="preserve">        (some qt:QueueTicket, c:Customer |</w:t>
        </w:r>
      </w:ins>
    </w:p>
    <w:p w14:paraId="6A432E50" w14:textId="77777777" w:rsidR="00E250F6" w:rsidRPr="00FE56D0" w:rsidRDefault="00E250F6" w:rsidP="00E250F6">
      <w:pPr>
        <w:shd w:val="clear" w:color="auto" w:fill="FFFFFF"/>
        <w:spacing w:line="240" w:lineRule="auto"/>
        <w:jc w:val="left"/>
        <w:rPr>
          <w:ins w:id="2130" w:author="Marco Petri" w:date="2020-12-22T22:05:00Z"/>
          <w:rFonts w:ascii="Courier New" w:eastAsia="Times New Roman" w:hAnsi="Courier New" w:cs="Courier New"/>
          <w:color w:val="000000"/>
          <w:sz w:val="16"/>
          <w:szCs w:val="16"/>
          <w:lang w:val="en-GB" w:eastAsia="en-GB"/>
          <w:rPrChange w:id="2131" w:author="Marco Petri" w:date="2020-12-22T22:07:00Z">
            <w:rPr>
              <w:ins w:id="2132" w:author="Marco Petri" w:date="2020-12-22T22:05:00Z"/>
              <w:rFonts w:ascii="Courier New" w:eastAsia="Times New Roman" w:hAnsi="Courier New" w:cs="Courier New"/>
              <w:color w:val="000000"/>
              <w:sz w:val="20"/>
              <w:szCs w:val="20"/>
              <w:lang w:val="en-GB" w:eastAsia="en-GB"/>
            </w:rPr>
          </w:rPrChange>
        </w:rPr>
      </w:pPr>
      <w:ins w:id="2133" w:author="Marco Petri" w:date="2020-12-22T22:05:00Z">
        <w:r w:rsidRPr="00FE56D0">
          <w:rPr>
            <w:rFonts w:ascii="Courier New" w:eastAsia="Times New Roman" w:hAnsi="Courier New" w:cs="Courier New"/>
            <w:color w:val="000000"/>
            <w:sz w:val="16"/>
            <w:szCs w:val="16"/>
            <w:lang w:val="en-GB" w:eastAsia="en-GB"/>
            <w:rPrChange w:id="2134" w:author="Marco Petri" w:date="2020-12-22T22:07:00Z">
              <w:rPr>
                <w:rFonts w:ascii="Courier New" w:eastAsia="Times New Roman" w:hAnsi="Courier New" w:cs="Courier New"/>
                <w:color w:val="000000"/>
                <w:sz w:val="20"/>
                <w:szCs w:val="20"/>
                <w:lang w:val="en-GB" w:eastAsia="en-GB"/>
              </w:rPr>
            </w:rPrChange>
          </w:rPr>
          <w:t xml:space="preserve">            leaveQueue[s.storeQueue,c, qt,t] </w:t>
        </w:r>
        <w:r w:rsidRPr="00FE56D0">
          <w:rPr>
            <w:rFonts w:ascii="Courier New" w:eastAsia="Times New Roman" w:hAnsi="Courier New" w:cs="Courier New"/>
            <w:b/>
            <w:bCs/>
            <w:color w:val="0000FF"/>
            <w:sz w:val="16"/>
            <w:szCs w:val="16"/>
            <w:lang w:val="en-GB" w:eastAsia="en-GB"/>
            <w:rPrChange w:id="2135"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2136" w:author="Marco Petri" w:date="2020-12-22T22:07:00Z">
              <w:rPr>
                <w:rFonts w:ascii="Courier New" w:eastAsia="Times New Roman" w:hAnsi="Courier New" w:cs="Courier New"/>
                <w:color w:val="000000"/>
                <w:sz w:val="20"/>
                <w:szCs w:val="20"/>
                <w:lang w:val="en-GB" w:eastAsia="en-GB"/>
              </w:rPr>
            </w:rPrChange>
          </w:rPr>
          <w:t xml:space="preserve"> enterStoreQueue[s, qt,t ])</w:t>
        </w:r>
      </w:ins>
    </w:p>
    <w:p w14:paraId="2E549A8A" w14:textId="77777777" w:rsidR="00E250F6" w:rsidRPr="00FE56D0" w:rsidRDefault="00E250F6" w:rsidP="00E250F6">
      <w:pPr>
        <w:shd w:val="clear" w:color="auto" w:fill="FFFFFF"/>
        <w:spacing w:line="240" w:lineRule="auto"/>
        <w:jc w:val="left"/>
        <w:rPr>
          <w:ins w:id="2137" w:author="Marco Petri" w:date="2020-12-22T22:05:00Z"/>
          <w:rFonts w:ascii="Courier New" w:eastAsia="Times New Roman" w:hAnsi="Courier New" w:cs="Courier New"/>
          <w:color w:val="000000"/>
          <w:sz w:val="16"/>
          <w:szCs w:val="16"/>
          <w:lang w:val="en-GB" w:eastAsia="en-GB"/>
          <w:rPrChange w:id="2138" w:author="Marco Petri" w:date="2020-12-22T22:07:00Z">
            <w:rPr>
              <w:ins w:id="2139" w:author="Marco Petri" w:date="2020-12-22T22:05:00Z"/>
              <w:rFonts w:ascii="Courier New" w:eastAsia="Times New Roman" w:hAnsi="Courier New" w:cs="Courier New"/>
              <w:color w:val="000000"/>
              <w:sz w:val="20"/>
              <w:szCs w:val="20"/>
              <w:lang w:val="en-GB" w:eastAsia="en-GB"/>
            </w:rPr>
          </w:rPrChange>
        </w:rPr>
      </w:pPr>
      <w:ins w:id="2140" w:author="Marco Petri" w:date="2020-12-22T22:05:00Z">
        <w:r w:rsidRPr="00FE56D0">
          <w:rPr>
            <w:rFonts w:ascii="Courier New" w:eastAsia="Times New Roman" w:hAnsi="Courier New" w:cs="Courier New"/>
            <w:color w:val="000000"/>
            <w:sz w:val="16"/>
            <w:szCs w:val="16"/>
            <w:lang w:val="en-GB" w:eastAsia="en-GB"/>
            <w:rPrChange w:id="2141" w:author="Marco Petri" w:date="2020-12-22T22:07:00Z">
              <w:rPr>
                <w:rFonts w:ascii="Courier New" w:eastAsia="Times New Roman" w:hAnsi="Courier New" w:cs="Courier New"/>
                <w:color w:val="000000"/>
                <w:sz w:val="20"/>
                <w:szCs w:val="20"/>
                <w:lang w:val="en-GB" w:eastAsia="en-GB"/>
              </w:rPr>
            </w:rPrChange>
          </w:rPr>
          <w:t>}</w:t>
        </w:r>
      </w:ins>
    </w:p>
    <w:p w14:paraId="7EB9740D" w14:textId="77777777" w:rsidR="00E250F6" w:rsidRPr="00FE56D0" w:rsidRDefault="00E250F6" w:rsidP="00E250F6">
      <w:pPr>
        <w:shd w:val="clear" w:color="auto" w:fill="FFFFFF"/>
        <w:spacing w:line="240" w:lineRule="auto"/>
        <w:jc w:val="left"/>
        <w:rPr>
          <w:ins w:id="2142" w:author="Marco Petri" w:date="2020-12-22T22:05:00Z"/>
          <w:rFonts w:ascii="Courier New" w:eastAsia="Times New Roman" w:hAnsi="Courier New" w:cs="Courier New"/>
          <w:color w:val="000000"/>
          <w:sz w:val="16"/>
          <w:szCs w:val="16"/>
          <w:lang w:val="en-GB" w:eastAsia="en-GB"/>
          <w:rPrChange w:id="2143" w:author="Marco Petri" w:date="2020-12-22T22:07:00Z">
            <w:rPr>
              <w:ins w:id="2144" w:author="Marco Petri" w:date="2020-12-22T22:05:00Z"/>
              <w:rFonts w:ascii="Courier New" w:eastAsia="Times New Roman" w:hAnsi="Courier New" w:cs="Courier New"/>
              <w:color w:val="000000"/>
              <w:sz w:val="20"/>
              <w:szCs w:val="20"/>
              <w:lang w:val="en-GB" w:eastAsia="en-GB"/>
            </w:rPr>
          </w:rPrChange>
        </w:rPr>
      </w:pPr>
    </w:p>
    <w:p w14:paraId="2BA60159" w14:textId="77777777" w:rsidR="00E250F6" w:rsidRPr="00FE56D0" w:rsidRDefault="00E250F6" w:rsidP="00E250F6">
      <w:pPr>
        <w:shd w:val="clear" w:color="auto" w:fill="FFFFFF"/>
        <w:spacing w:line="240" w:lineRule="auto"/>
        <w:jc w:val="left"/>
        <w:rPr>
          <w:ins w:id="2145" w:author="Marco Petri" w:date="2020-12-22T22:05:00Z"/>
          <w:rFonts w:ascii="Courier New" w:eastAsia="Times New Roman" w:hAnsi="Courier New" w:cs="Courier New"/>
          <w:color w:val="008000"/>
          <w:sz w:val="16"/>
          <w:szCs w:val="16"/>
          <w:lang w:val="en-GB" w:eastAsia="en-GB"/>
          <w:rPrChange w:id="2146" w:author="Marco Petri" w:date="2020-12-22T22:07:00Z">
            <w:rPr>
              <w:ins w:id="2147" w:author="Marco Petri" w:date="2020-12-22T22:05:00Z"/>
              <w:rFonts w:ascii="Courier New" w:eastAsia="Times New Roman" w:hAnsi="Courier New" w:cs="Courier New"/>
              <w:color w:val="008000"/>
              <w:sz w:val="20"/>
              <w:szCs w:val="20"/>
              <w:lang w:val="en-GB" w:eastAsia="en-GB"/>
            </w:rPr>
          </w:rPrChange>
        </w:rPr>
      </w:pPr>
      <w:ins w:id="2148" w:author="Marco Petri" w:date="2020-12-22T22:05:00Z">
        <w:r w:rsidRPr="00FE56D0">
          <w:rPr>
            <w:rFonts w:ascii="Courier New" w:eastAsia="Times New Roman" w:hAnsi="Courier New" w:cs="Courier New"/>
            <w:color w:val="008000"/>
            <w:sz w:val="16"/>
            <w:szCs w:val="16"/>
            <w:lang w:val="en-GB" w:eastAsia="en-GB"/>
            <w:rPrChange w:id="2149" w:author="Marco Petri" w:date="2020-12-22T22:07:00Z">
              <w:rPr>
                <w:rFonts w:ascii="Courier New" w:eastAsia="Times New Roman" w:hAnsi="Courier New" w:cs="Courier New"/>
                <w:color w:val="008000"/>
                <w:sz w:val="20"/>
                <w:szCs w:val="20"/>
                <w:lang w:val="en-GB" w:eastAsia="en-GB"/>
              </w:rPr>
            </w:rPrChange>
          </w:rPr>
          <w:t>//A ticket appears in a queue iff somebody joined the queue</w:t>
        </w:r>
      </w:ins>
    </w:p>
    <w:p w14:paraId="1A8E7918" w14:textId="77777777" w:rsidR="00E250F6" w:rsidRPr="00FE56D0" w:rsidRDefault="00E250F6" w:rsidP="00E250F6">
      <w:pPr>
        <w:shd w:val="clear" w:color="auto" w:fill="FFFFFF"/>
        <w:spacing w:line="240" w:lineRule="auto"/>
        <w:jc w:val="left"/>
        <w:rPr>
          <w:ins w:id="2150" w:author="Marco Petri" w:date="2020-12-22T22:05:00Z"/>
          <w:rFonts w:ascii="Courier New" w:eastAsia="Times New Roman" w:hAnsi="Courier New" w:cs="Courier New"/>
          <w:color w:val="000000"/>
          <w:sz w:val="16"/>
          <w:szCs w:val="16"/>
          <w:lang w:val="en-GB" w:eastAsia="en-GB"/>
          <w:rPrChange w:id="2151" w:author="Marco Petri" w:date="2020-12-22T22:07:00Z">
            <w:rPr>
              <w:ins w:id="2152" w:author="Marco Petri" w:date="2020-12-22T22:05:00Z"/>
              <w:rFonts w:ascii="Courier New" w:eastAsia="Times New Roman" w:hAnsi="Courier New" w:cs="Courier New"/>
              <w:color w:val="000000"/>
              <w:sz w:val="20"/>
              <w:szCs w:val="20"/>
              <w:lang w:val="en-GB" w:eastAsia="en-GB"/>
            </w:rPr>
          </w:rPrChange>
        </w:rPr>
      </w:pPr>
      <w:ins w:id="2153" w:author="Marco Petri" w:date="2020-12-22T22:05:00Z">
        <w:r w:rsidRPr="00FE56D0">
          <w:rPr>
            <w:rFonts w:ascii="Courier New" w:eastAsia="Times New Roman" w:hAnsi="Courier New" w:cs="Courier New"/>
            <w:b/>
            <w:bCs/>
            <w:color w:val="0000FF"/>
            <w:sz w:val="16"/>
            <w:szCs w:val="16"/>
            <w:lang w:val="en-GB" w:eastAsia="en-GB"/>
            <w:rPrChange w:id="2154"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155" w:author="Marco Petri" w:date="2020-12-22T22:07:00Z">
              <w:rPr>
                <w:rFonts w:ascii="Courier New" w:eastAsia="Times New Roman" w:hAnsi="Courier New" w:cs="Courier New"/>
                <w:color w:val="000000"/>
                <w:sz w:val="20"/>
                <w:szCs w:val="20"/>
                <w:lang w:val="en-GB" w:eastAsia="en-GB"/>
              </w:rPr>
            </w:rPrChange>
          </w:rPr>
          <w:t xml:space="preserve"> queueticketsDontAppearRandomly{</w:t>
        </w:r>
      </w:ins>
    </w:p>
    <w:p w14:paraId="66C84550" w14:textId="77777777" w:rsidR="00E250F6" w:rsidRPr="00FE56D0" w:rsidRDefault="00E250F6" w:rsidP="00E250F6">
      <w:pPr>
        <w:shd w:val="clear" w:color="auto" w:fill="FFFFFF"/>
        <w:spacing w:line="240" w:lineRule="auto"/>
        <w:jc w:val="left"/>
        <w:rPr>
          <w:ins w:id="2156" w:author="Marco Petri" w:date="2020-12-22T22:05:00Z"/>
          <w:rFonts w:ascii="Courier New" w:eastAsia="Times New Roman" w:hAnsi="Courier New" w:cs="Courier New"/>
          <w:color w:val="000000"/>
          <w:sz w:val="16"/>
          <w:szCs w:val="16"/>
          <w:lang w:val="en-GB" w:eastAsia="en-GB"/>
          <w:rPrChange w:id="2157" w:author="Marco Petri" w:date="2020-12-22T22:07:00Z">
            <w:rPr>
              <w:ins w:id="2158" w:author="Marco Petri" w:date="2020-12-22T22:05:00Z"/>
              <w:rFonts w:ascii="Courier New" w:eastAsia="Times New Roman" w:hAnsi="Courier New" w:cs="Courier New"/>
              <w:color w:val="000000"/>
              <w:sz w:val="20"/>
              <w:szCs w:val="20"/>
              <w:lang w:val="en-GB" w:eastAsia="en-GB"/>
            </w:rPr>
          </w:rPrChange>
        </w:rPr>
      </w:pPr>
      <w:ins w:id="2159" w:author="Marco Petri" w:date="2020-12-22T22:05:00Z">
        <w:r w:rsidRPr="00FE56D0">
          <w:rPr>
            <w:rFonts w:ascii="Courier New" w:eastAsia="Times New Roman" w:hAnsi="Courier New" w:cs="Courier New"/>
            <w:color w:val="000000"/>
            <w:sz w:val="16"/>
            <w:szCs w:val="16"/>
            <w:lang w:val="en-GB" w:eastAsia="en-GB"/>
            <w:rPrChange w:id="216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16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162" w:author="Marco Petri" w:date="2020-12-22T22:07:00Z">
              <w:rPr>
                <w:rFonts w:ascii="Courier New" w:eastAsia="Times New Roman" w:hAnsi="Courier New" w:cs="Courier New"/>
                <w:color w:val="000000"/>
                <w:sz w:val="20"/>
                <w:szCs w:val="20"/>
                <w:lang w:val="en-GB" w:eastAsia="en-GB"/>
              </w:rPr>
            </w:rPrChange>
          </w:rPr>
          <w:t xml:space="preserve"> t:Time, s:Store |</w:t>
        </w:r>
      </w:ins>
    </w:p>
    <w:p w14:paraId="2C1805B9" w14:textId="77777777" w:rsidR="00E250F6" w:rsidRPr="00FE56D0" w:rsidRDefault="00E250F6" w:rsidP="00E250F6">
      <w:pPr>
        <w:shd w:val="clear" w:color="auto" w:fill="FFFFFF"/>
        <w:spacing w:line="240" w:lineRule="auto"/>
        <w:jc w:val="left"/>
        <w:rPr>
          <w:ins w:id="2163" w:author="Marco Petri" w:date="2020-12-22T22:05:00Z"/>
          <w:rFonts w:ascii="Courier New" w:eastAsia="Times New Roman" w:hAnsi="Courier New" w:cs="Courier New"/>
          <w:color w:val="000000"/>
          <w:sz w:val="16"/>
          <w:szCs w:val="16"/>
          <w:lang w:val="en-GB" w:eastAsia="en-GB"/>
          <w:rPrChange w:id="2164" w:author="Marco Petri" w:date="2020-12-22T22:07:00Z">
            <w:rPr>
              <w:ins w:id="2165" w:author="Marco Petri" w:date="2020-12-22T22:05:00Z"/>
              <w:rFonts w:ascii="Courier New" w:eastAsia="Times New Roman" w:hAnsi="Courier New" w:cs="Courier New"/>
              <w:color w:val="000000"/>
              <w:sz w:val="20"/>
              <w:szCs w:val="20"/>
              <w:lang w:val="en-GB" w:eastAsia="en-GB"/>
            </w:rPr>
          </w:rPrChange>
        </w:rPr>
      </w:pPr>
      <w:ins w:id="2166" w:author="Marco Petri" w:date="2020-12-22T22:05:00Z">
        <w:r w:rsidRPr="00FE56D0">
          <w:rPr>
            <w:rFonts w:ascii="Courier New" w:eastAsia="Times New Roman" w:hAnsi="Courier New" w:cs="Courier New"/>
            <w:color w:val="000000"/>
            <w:sz w:val="16"/>
            <w:szCs w:val="16"/>
            <w:lang w:val="en-GB" w:eastAsia="en-GB"/>
            <w:rPrChange w:id="2167" w:author="Marco Petri" w:date="2020-12-22T22:07:00Z">
              <w:rPr>
                <w:rFonts w:ascii="Courier New" w:eastAsia="Times New Roman" w:hAnsi="Courier New" w:cs="Courier New"/>
                <w:color w:val="000000"/>
                <w:sz w:val="20"/>
                <w:szCs w:val="20"/>
                <w:lang w:val="en-GB" w:eastAsia="en-GB"/>
              </w:rPr>
            </w:rPrChange>
          </w:rPr>
          <w:t xml:space="preserve">        (some qt:QueueTicket |</w:t>
        </w:r>
      </w:ins>
    </w:p>
    <w:p w14:paraId="30A0671F" w14:textId="77777777" w:rsidR="00E250F6" w:rsidRPr="00FE56D0" w:rsidRDefault="00E250F6" w:rsidP="00E250F6">
      <w:pPr>
        <w:shd w:val="clear" w:color="auto" w:fill="FFFFFF"/>
        <w:spacing w:line="240" w:lineRule="auto"/>
        <w:jc w:val="left"/>
        <w:rPr>
          <w:ins w:id="2168" w:author="Marco Petri" w:date="2020-12-22T22:05:00Z"/>
          <w:rFonts w:ascii="Courier New" w:eastAsia="Times New Roman" w:hAnsi="Courier New" w:cs="Courier New"/>
          <w:color w:val="000000"/>
          <w:sz w:val="16"/>
          <w:szCs w:val="16"/>
          <w:lang w:val="en-GB" w:eastAsia="en-GB"/>
          <w:rPrChange w:id="2169" w:author="Marco Petri" w:date="2020-12-22T22:07:00Z">
            <w:rPr>
              <w:ins w:id="2170" w:author="Marco Petri" w:date="2020-12-22T22:05:00Z"/>
              <w:rFonts w:ascii="Courier New" w:eastAsia="Times New Roman" w:hAnsi="Courier New" w:cs="Courier New"/>
              <w:color w:val="000000"/>
              <w:sz w:val="20"/>
              <w:szCs w:val="20"/>
              <w:lang w:val="en-GB" w:eastAsia="en-GB"/>
            </w:rPr>
          </w:rPrChange>
        </w:rPr>
      </w:pPr>
      <w:ins w:id="2171" w:author="Marco Petri" w:date="2020-12-22T22:05:00Z">
        <w:r w:rsidRPr="00FE56D0">
          <w:rPr>
            <w:rFonts w:ascii="Courier New" w:eastAsia="Times New Roman" w:hAnsi="Courier New" w:cs="Courier New"/>
            <w:color w:val="000000"/>
            <w:sz w:val="16"/>
            <w:szCs w:val="16"/>
            <w:lang w:val="en-GB" w:eastAsia="en-GB"/>
            <w:rPrChange w:id="2172"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17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174" w:author="Marco Petri" w:date="2020-12-22T22:07:00Z">
              <w:rPr>
                <w:rFonts w:ascii="Courier New" w:eastAsia="Times New Roman" w:hAnsi="Courier New" w:cs="Courier New"/>
                <w:color w:val="000000"/>
                <w:sz w:val="20"/>
                <w:szCs w:val="20"/>
                <w:lang w:val="en-GB" w:eastAsia="en-GB"/>
              </w:rPr>
            </w:rPrChange>
          </w:rPr>
          <w:t xml:space="preserve">  s.storeQueue.queueTickets.(t.next) </w:t>
        </w:r>
        <w:r w:rsidRPr="00FE56D0">
          <w:rPr>
            <w:rFonts w:ascii="Courier New" w:eastAsia="Times New Roman" w:hAnsi="Courier New" w:cs="Courier New"/>
            <w:b/>
            <w:bCs/>
            <w:color w:val="0000FF"/>
            <w:sz w:val="16"/>
            <w:szCs w:val="16"/>
            <w:lang w:val="en-GB" w:eastAsia="en-GB"/>
            <w:rPrChange w:id="2175" w:author="Marco Petri" w:date="2020-12-22T22:07:00Z">
              <w:rPr>
                <w:rFonts w:ascii="Courier New" w:eastAsia="Times New Roman" w:hAnsi="Courier New" w:cs="Courier New"/>
                <w:b/>
                <w:bCs/>
                <w:color w:val="0000FF"/>
                <w:sz w:val="20"/>
                <w:szCs w:val="20"/>
                <w:lang w:val="en-GB" w:eastAsia="en-GB"/>
              </w:rPr>
            </w:rPrChange>
          </w:rPr>
          <w:t>and</w:t>
        </w:r>
      </w:ins>
    </w:p>
    <w:p w14:paraId="14A0CCBB" w14:textId="77777777" w:rsidR="00E250F6" w:rsidRPr="00FE56D0" w:rsidRDefault="00E250F6" w:rsidP="00E250F6">
      <w:pPr>
        <w:shd w:val="clear" w:color="auto" w:fill="FFFFFF"/>
        <w:spacing w:line="240" w:lineRule="auto"/>
        <w:jc w:val="left"/>
        <w:rPr>
          <w:ins w:id="2176" w:author="Marco Petri" w:date="2020-12-22T22:05:00Z"/>
          <w:rFonts w:ascii="Courier New" w:eastAsia="Times New Roman" w:hAnsi="Courier New" w:cs="Courier New"/>
          <w:color w:val="000000"/>
          <w:sz w:val="16"/>
          <w:szCs w:val="16"/>
          <w:lang w:val="en-GB" w:eastAsia="en-GB"/>
          <w:rPrChange w:id="2177" w:author="Marco Petri" w:date="2020-12-22T22:07:00Z">
            <w:rPr>
              <w:ins w:id="2178" w:author="Marco Petri" w:date="2020-12-22T22:05:00Z"/>
              <w:rFonts w:ascii="Courier New" w:eastAsia="Times New Roman" w:hAnsi="Courier New" w:cs="Courier New"/>
              <w:color w:val="000000"/>
              <w:sz w:val="20"/>
              <w:szCs w:val="20"/>
              <w:lang w:val="en-GB" w:eastAsia="en-GB"/>
            </w:rPr>
          </w:rPrChange>
        </w:rPr>
      </w:pPr>
      <w:ins w:id="2179" w:author="Marco Petri" w:date="2020-12-22T22:05:00Z">
        <w:r w:rsidRPr="00FE56D0">
          <w:rPr>
            <w:rFonts w:ascii="Courier New" w:eastAsia="Times New Roman" w:hAnsi="Courier New" w:cs="Courier New"/>
            <w:color w:val="000000"/>
            <w:sz w:val="16"/>
            <w:szCs w:val="16"/>
            <w:lang w:val="en-GB" w:eastAsia="en-GB"/>
            <w:rPrChange w:id="2180"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181"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18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18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184" w:author="Marco Petri" w:date="2020-12-22T22:07:00Z">
              <w:rPr>
                <w:rFonts w:ascii="Courier New" w:eastAsia="Times New Roman" w:hAnsi="Courier New" w:cs="Courier New"/>
                <w:color w:val="000000"/>
                <w:sz w:val="20"/>
                <w:szCs w:val="20"/>
                <w:lang w:val="en-GB" w:eastAsia="en-GB"/>
              </w:rPr>
            </w:rPrChange>
          </w:rPr>
          <w:t xml:space="preserve"> s.storeQueue.queueTickets.(t) )</w:t>
        </w:r>
      </w:ins>
    </w:p>
    <w:p w14:paraId="77DAEBCF" w14:textId="77777777" w:rsidR="00E250F6" w:rsidRPr="00FE56D0" w:rsidRDefault="00E250F6" w:rsidP="00E250F6">
      <w:pPr>
        <w:shd w:val="clear" w:color="auto" w:fill="FFFFFF"/>
        <w:spacing w:line="240" w:lineRule="auto"/>
        <w:jc w:val="left"/>
        <w:rPr>
          <w:ins w:id="2185" w:author="Marco Petri" w:date="2020-12-22T22:05:00Z"/>
          <w:rFonts w:ascii="Courier New" w:eastAsia="Times New Roman" w:hAnsi="Courier New" w:cs="Courier New"/>
          <w:color w:val="000000"/>
          <w:sz w:val="16"/>
          <w:szCs w:val="16"/>
          <w:lang w:val="en-GB" w:eastAsia="en-GB"/>
          <w:rPrChange w:id="2186" w:author="Marco Petri" w:date="2020-12-22T22:07:00Z">
            <w:rPr>
              <w:ins w:id="2187" w:author="Marco Petri" w:date="2020-12-22T22:05:00Z"/>
              <w:rFonts w:ascii="Courier New" w:eastAsia="Times New Roman" w:hAnsi="Courier New" w:cs="Courier New"/>
              <w:color w:val="000000"/>
              <w:sz w:val="20"/>
              <w:szCs w:val="20"/>
              <w:lang w:val="en-GB" w:eastAsia="en-GB"/>
            </w:rPr>
          </w:rPrChange>
        </w:rPr>
      </w:pPr>
      <w:ins w:id="2188" w:author="Marco Petri" w:date="2020-12-22T22:05:00Z">
        <w:r w:rsidRPr="00FE56D0">
          <w:rPr>
            <w:rFonts w:ascii="Courier New" w:eastAsia="Times New Roman" w:hAnsi="Courier New" w:cs="Courier New"/>
            <w:color w:val="000000"/>
            <w:sz w:val="16"/>
            <w:szCs w:val="16"/>
            <w:lang w:val="en-GB" w:eastAsia="en-GB"/>
            <w:rPrChange w:id="218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190" w:author="Marco Petri" w:date="2020-12-22T22:07:00Z">
              <w:rPr>
                <w:rFonts w:ascii="Courier New" w:eastAsia="Times New Roman" w:hAnsi="Courier New" w:cs="Courier New"/>
                <w:b/>
                <w:bCs/>
                <w:color w:val="0000FF"/>
                <w:sz w:val="20"/>
                <w:szCs w:val="20"/>
                <w:lang w:val="en-GB" w:eastAsia="en-GB"/>
              </w:rPr>
            </w:rPrChange>
          </w:rPr>
          <w:t>iff</w:t>
        </w:r>
      </w:ins>
    </w:p>
    <w:p w14:paraId="24956826" w14:textId="77777777" w:rsidR="00E250F6" w:rsidRPr="00FE56D0" w:rsidRDefault="00E250F6" w:rsidP="00E250F6">
      <w:pPr>
        <w:shd w:val="clear" w:color="auto" w:fill="FFFFFF"/>
        <w:spacing w:line="240" w:lineRule="auto"/>
        <w:jc w:val="left"/>
        <w:rPr>
          <w:ins w:id="2191" w:author="Marco Petri" w:date="2020-12-22T22:05:00Z"/>
          <w:rFonts w:ascii="Courier New" w:eastAsia="Times New Roman" w:hAnsi="Courier New" w:cs="Courier New"/>
          <w:color w:val="000000"/>
          <w:sz w:val="16"/>
          <w:szCs w:val="16"/>
          <w:lang w:val="en-GB" w:eastAsia="en-GB"/>
          <w:rPrChange w:id="2192" w:author="Marco Petri" w:date="2020-12-22T22:07:00Z">
            <w:rPr>
              <w:ins w:id="2193" w:author="Marco Petri" w:date="2020-12-22T22:05:00Z"/>
              <w:rFonts w:ascii="Courier New" w:eastAsia="Times New Roman" w:hAnsi="Courier New" w:cs="Courier New"/>
              <w:color w:val="000000"/>
              <w:sz w:val="20"/>
              <w:szCs w:val="20"/>
              <w:lang w:val="en-GB" w:eastAsia="en-GB"/>
            </w:rPr>
          </w:rPrChange>
        </w:rPr>
      </w:pPr>
      <w:ins w:id="2194" w:author="Marco Petri" w:date="2020-12-22T22:05:00Z">
        <w:r w:rsidRPr="00FE56D0">
          <w:rPr>
            <w:rFonts w:ascii="Courier New" w:eastAsia="Times New Roman" w:hAnsi="Courier New" w:cs="Courier New"/>
            <w:color w:val="000000"/>
            <w:sz w:val="16"/>
            <w:szCs w:val="16"/>
            <w:lang w:val="en-GB" w:eastAsia="en-GB"/>
            <w:rPrChange w:id="2195" w:author="Marco Petri" w:date="2020-12-22T22:07:00Z">
              <w:rPr>
                <w:rFonts w:ascii="Courier New" w:eastAsia="Times New Roman" w:hAnsi="Courier New" w:cs="Courier New"/>
                <w:color w:val="000000"/>
                <w:sz w:val="20"/>
                <w:szCs w:val="20"/>
                <w:lang w:val="en-GB" w:eastAsia="en-GB"/>
              </w:rPr>
            </w:rPrChange>
          </w:rPr>
          <w:t xml:space="preserve">            (some qt:QueueTicket, c:Customer | joinQueue[s.storeQueue,c,qt,t])</w:t>
        </w:r>
      </w:ins>
    </w:p>
    <w:p w14:paraId="12C94EB4" w14:textId="77777777" w:rsidR="00E250F6" w:rsidRPr="00FE56D0" w:rsidRDefault="00E250F6" w:rsidP="00E250F6">
      <w:pPr>
        <w:shd w:val="clear" w:color="auto" w:fill="FFFFFF"/>
        <w:spacing w:line="240" w:lineRule="auto"/>
        <w:jc w:val="left"/>
        <w:rPr>
          <w:ins w:id="2196" w:author="Marco Petri" w:date="2020-12-22T22:05:00Z"/>
          <w:rFonts w:ascii="Courier New" w:eastAsia="Times New Roman" w:hAnsi="Courier New" w:cs="Courier New"/>
          <w:color w:val="000000"/>
          <w:sz w:val="16"/>
          <w:szCs w:val="16"/>
          <w:lang w:val="en-GB" w:eastAsia="en-GB"/>
          <w:rPrChange w:id="2197" w:author="Marco Petri" w:date="2020-12-22T22:07:00Z">
            <w:rPr>
              <w:ins w:id="2198" w:author="Marco Petri" w:date="2020-12-22T22:05:00Z"/>
              <w:rFonts w:ascii="Courier New" w:eastAsia="Times New Roman" w:hAnsi="Courier New" w:cs="Courier New"/>
              <w:color w:val="000000"/>
              <w:sz w:val="20"/>
              <w:szCs w:val="20"/>
              <w:lang w:val="en-GB" w:eastAsia="en-GB"/>
            </w:rPr>
          </w:rPrChange>
        </w:rPr>
      </w:pPr>
      <w:ins w:id="2199" w:author="Marco Petri" w:date="2020-12-22T22:05:00Z">
        <w:r w:rsidRPr="00FE56D0">
          <w:rPr>
            <w:rFonts w:ascii="Courier New" w:eastAsia="Times New Roman" w:hAnsi="Courier New" w:cs="Courier New"/>
            <w:color w:val="000000"/>
            <w:sz w:val="16"/>
            <w:szCs w:val="16"/>
            <w:lang w:val="en-GB" w:eastAsia="en-GB"/>
            <w:rPrChange w:id="2200" w:author="Marco Petri" w:date="2020-12-22T22:07:00Z">
              <w:rPr>
                <w:rFonts w:ascii="Courier New" w:eastAsia="Times New Roman" w:hAnsi="Courier New" w:cs="Courier New"/>
                <w:color w:val="000000"/>
                <w:sz w:val="20"/>
                <w:szCs w:val="20"/>
                <w:lang w:val="en-GB" w:eastAsia="en-GB"/>
              </w:rPr>
            </w:rPrChange>
          </w:rPr>
          <w:t>}</w:t>
        </w:r>
      </w:ins>
    </w:p>
    <w:p w14:paraId="4FDCFB26" w14:textId="77777777" w:rsidR="00E250F6" w:rsidRPr="00FE56D0" w:rsidRDefault="00E250F6" w:rsidP="00E250F6">
      <w:pPr>
        <w:shd w:val="clear" w:color="auto" w:fill="FFFFFF"/>
        <w:spacing w:line="240" w:lineRule="auto"/>
        <w:jc w:val="left"/>
        <w:rPr>
          <w:ins w:id="2201" w:author="Marco Petri" w:date="2020-12-22T22:05:00Z"/>
          <w:rFonts w:ascii="Courier New" w:eastAsia="Times New Roman" w:hAnsi="Courier New" w:cs="Courier New"/>
          <w:color w:val="000000"/>
          <w:sz w:val="16"/>
          <w:szCs w:val="16"/>
          <w:lang w:val="en-GB" w:eastAsia="en-GB"/>
          <w:rPrChange w:id="2202" w:author="Marco Petri" w:date="2020-12-22T22:07:00Z">
            <w:rPr>
              <w:ins w:id="2203" w:author="Marco Petri" w:date="2020-12-22T22:05:00Z"/>
              <w:rFonts w:ascii="Courier New" w:eastAsia="Times New Roman" w:hAnsi="Courier New" w:cs="Courier New"/>
              <w:color w:val="000000"/>
              <w:sz w:val="20"/>
              <w:szCs w:val="20"/>
              <w:lang w:val="en-GB" w:eastAsia="en-GB"/>
            </w:rPr>
          </w:rPrChange>
        </w:rPr>
      </w:pPr>
    </w:p>
    <w:p w14:paraId="6B9BBDA3" w14:textId="77777777" w:rsidR="00E250F6" w:rsidRPr="00FE56D0" w:rsidRDefault="00E250F6" w:rsidP="00E250F6">
      <w:pPr>
        <w:shd w:val="clear" w:color="auto" w:fill="FFFFFF"/>
        <w:spacing w:line="240" w:lineRule="auto"/>
        <w:jc w:val="left"/>
        <w:rPr>
          <w:ins w:id="2204" w:author="Marco Petri" w:date="2020-12-22T22:05:00Z"/>
          <w:rFonts w:ascii="Courier New" w:eastAsia="Times New Roman" w:hAnsi="Courier New" w:cs="Courier New"/>
          <w:color w:val="008000"/>
          <w:sz w:val="16"/>
          <w:szCs w:val="16"/>
          <w:lang w:val="en-GB" w:eastAsia="en-GB"/>
          <w:rPrChange w:id="2205" w:author="Marco Petri" w:date="2020-12-22T22:07:00Z">
            <w:rPr>
              <w:ins w:id="2206" w:author="Marco Petri" w:date="2020-12-22T22:05:00Z"/>
              <w:rFonts w:ascii="Courier New" w:eastAsia="Times New Roman" w:hAnsi="Courier New" w:cs="Courier New"/>
              <w:color w:val="008000"/>
              <w:sz w:val="20"/>
              <w:szCs w:val="20"/>
              <w:lang w:val="en-GB" w:eastAsia="en-GB"/>
            </w:rPr>
          </w:rPrChange>
        </w:rPr>
      </w:pPr>
      <w:ins w:id="2207" w:author="Marco Petri" w:date="2020-12-22T22:05:00Z">
        <w:r w:rsidRPr="00FE56D0">
          <w:rPr>
            <w:rFonts w:ascii="Courier New" w:eastAsia="Times New Roman" w:hAnsi="Courier New" w:cs="Courier New"/>
            <w:color w:val="008000"/>
            <w:sz w:val="16"/>
            <w:szCs w:val="16"/>
            <w:lang w:val="en-GB" w:eastAsia="en-GB"/>
            <w:rPrChange w:id="2208" w:author="Marco Petri" w:date="2020-12-22T22:07:00Z">
              <w:rPr>
                <w:rFonts w:ascii="Courier New" w:eastAsia="Times New Roman" w:hAnsi="Courier New" w:cs="Courier New"/>
                <w:color w:val="008000"/>
                <w:sz w:val="20"/>
                <w:szCs w:val="20"/>
                <w:lang w:val="en-GB" w:eastAsia="en-GB"/>
              </w:rPr>
            </w:rPrChange>
          </w:rPr>
          <w:t>//Bookings appear iff a new visit is booked</w:t>
        </w:r>
      </w:ins>
    </w:p>
    <w:p w14:paraId="50C71871" w14:textId="77777777" w:rsidR="00E250F6" w:rsidRPr="00FE56D0" w:rsidRDefault="00E250F6" w:rsidP="00E250F6">
      <w:pPr>
        <w:shd w:val="clear" w:color="auto" w:fill="FFFFFF"/>
        <w:spacing w:line="240" w:lineRule="auto"/>
        <w:jc w:val="left"/>
        <w:rPr>
          <w:ins w:id="2209" w:author="Marco Petri" w:date="2020-12-22T22:05:00Z"/>
          <w:rFonts w:ascii="Courier New" w:eastAsia="Times New Roman" w:hAnsi="Courier New" w:cs="Courier New"/>
          <w:color w:val="000000"/>
          <w:sz w:val="16"/>
          <w:szCs w:val="16"/>
          <w:lang w:val="en-GB" w:eastAsia="en-GB"/>
          <w:rPrChange w:id="2210" w:author="Marco Petri" w:date="2020-12-22T22:07:00Z">
            <w:rPr>
              <w:ins w:id="2211" w:author="Marco Petri" w:date="2020-12-22T22:05:00Z"/>
              <w:rFonts w:ascii="Courier New" w:eastAsia="Times New Roman" w:hAnsi="Courier New" w:cs="Courier New"/>
              <w:color w:val="000000"/>
              <w:sz w:val="20"/>
              <w:szCs w:val="20"/>
              <w:lang w:val="en-GB" w:eastAsia="en-GB"/>
            </w:rPr>
          </w:rPrChange>
        </w:rPr>
      </w:pPr>
      <w:ins w:id="2212" w:author="Marco Petri" w:date="2020-12-22T22:05:00Z">
        <w:r w:rsidRPr="00FE56D0">
          <w:rPr>
            <w:rFonts w:ascii="Courier New" w:eastAsia="Times New Roman" w:hAnsi="Courier New" w:cs="Courier New"/>
            <w:b/>
            <w:bCs/>
            <w:color w:val="0000FF"/>
            <w:sz w:val="16"/>
            <w:szCs w:val="16"/>
            <w:lang w:val="en-GB" w:eastAsia="en-GB"/>
            <w:rPrChange w:id="2213"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214" w:author="Marco Petri" w:date="2020-12-22T22:07:00Z">
              <w:rPr>
                <w:rFonts w:ascii="Courier New" w:eastAsia="Times New Roman" w:hAnsi="Courier New" w:cs="Courier New"/>
                <w:color w:val="000000"/>
                <w:sz w:val="20"/>
                <w:szCs w:val="20"/>
                <w:lang w:val="en-GB" w:eastAsia="en-GB"/>
              </w:rPr>
            </w:rPrChange>
          </w:rPr>
          <w:t xml:space="preserve"> bookingsDontAppearRandomly{</w:t>
        </w:r>
      </w:ins>
    </w:p>
    <w:p w14:paraId="01017535" w14:textId="77777777" w:rsidR="00E250F6" w:rsidRPr="00FE56D0" w:rsidRDefault="00E250F6" w:rsidP="00E250F6">
      <w:pPr>
        <w:shd w:val="clear" w:color="auto" w:fill="FFFFFF"/>
        <w:spacing w:line="240" w:lineRule="auto"/>
        <w:jc w:val="left"/>
        <w:rPr>
          <w:ins w:id="2215" w:author="Marco Petri" w:date="2020-12-22T22:05:00Z"/>
          <w:rFonts w:ascii="Courier New" w:eastAsia="Times New Roman" w:hAnsi="Courier New" w:cs="Courier New"/>
          <w:color w:val="000000"/>
          <w:sz w:val="16"/>
          <w:szCs w:val="16"/>
          <w:lang w:val="en-GB" w:eastAsia="en-GB"/>
          <w:rPrChange w:id="2216" w:author="Marco Petri" w:date="2020-12-22T22:07:00Z">
            <w:rPr>
              <w:ins w:id="2217" w:author="Marco Petri" w:date="2020-12-22T22:05:00Z"/>
              <w:rFonts w:ascii="Courier New" w:eastAsia="Times New Roman" w:hAnsi="Courier New" w:cs="Courier New"/>
              <w:color w:val="000000"/>
              <w:sz w:val="20"/>
              <w:szCs w:val="20"/>
              <w:lang w:val="en-GB" w:eastAsia="en-GB"/>
            </w:rPr>
          </w:rPrChange>
        </w:rPr>
      </w:pPr>
      <w:ins w:id="2218" w:author="Marco Petri" w:date="2020-12-22T22:05:00Z">
        <w:r w:rsidRPr="00FE56D0">
          <w:rPr>
            <w:rFonts w:ascii="Courier New" w:eastAsia="Times New Roman" w:hAnsi="Courier New" w:cs="Courier New"/>
            <w:color w:val="000000"/>
            <w:sz w:val="16"/>
            <w:szCs w:val="16"/>
            <w:lang w:val="en-GB" w:eastAsia="en-GB"/>
            <w:rPrChange w:id="221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22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221" w:author="Marco Petri" w:date="2020-12-22T22:07:00Z">
              <w:rPr>
                <w:rFonts w:ascii="Courier New" w:eastAsia="Times New Roman" w:hAnsi="Courier New" w:cs="Courier New"/>
                <w:color w:val="000000"/>
                <w:sz w:val="20"/>
                <w:szCs w:val="20"/>
                <w:lang w:val="en-GB" w:eastAsia="en-GB"/>
              </w:rPr>
            </w:rPrChange>
          </w:rPr>
          <w:t xml:space="preserve"> t:Time, s:Store |</w:t>
        </w:r>
      </w:ins>
    </w:p>
    <w:p w14:paraId="2FFA10AD" w14:textId="77777777" w:rsidR="00E250F6" w:rsidRPr="00FE56D0" w:rsidRDefault="00E250F6" w:rsidP="00E250F6">
      <w:pPr>
        <w:shd w:val="clear" w:color="auto" w:fill="FFFFFF"/>
        <w:spacing w:line="240" w:lineRule="auto"/>
        <w:jc w:val="left"/>
        <w:rPr>
          <w:ins w:id="2222" w:author="Marco Petri" w:date="2020-12-22T22:05:00Z"/>
          <w:rFonts w:ascii="Courier New" w:eastAsia="Times New Roman" w:hAnsi="Courier New" w:cs="Courier New"/>
          <w:color w:val="000000"/>
          <w:sz w:val="16"/>
          <w:szCs w:val="16"/>
          <w:lang w:val="en-GB" w:eastAsia="en-GB"/>
          <w:rPrChange w:id="2223" w:author="Marco Petri" w:date="2020-12-22T22:07:00Z">
            <w:rPr>
              <w:ins w:id="2224" w:author="Marco Petri" w:date="2020-12-22T22:05:00Z"/>
              <w:rFonts w:ascii="Courier New" w:eastAsia="Times New Roman" w:hAnsi="Courier New" w:cs="Courier New"/>
              <w:color w:val="000000"/>
              <w:sz w:val="20"/>
              <w:szCs w:val="20"/>
              <w:lang w:val="en-GB" w:eastAsia="en-GB"/>
            </w:rPr>
          </w:rPrChange>
        </w:rPr>
      </w:pPr>
      <w:ins w:id="2225" w:author="Marco Petri" w:date="2020-12-22T22:05:00Z">
        <w:r w:rsidRPr="00FE56D0">
          <w:rPr>
            <w:rFonts w:ascii="Courier New" w:eastAsia="Times New Roman" w:hAnsi="Courier New" w:cs="Courier New"/>
            <w:color w:val="000000"/>
            <w:sz w:val="16"/>
            <w:szCs w:val="16"/>
            <w:lang w:val="en-GB" w:eastAsia="en-GB"/>
            <w:rPrChange w:id="2226" w:author="Marco Petri" w:date="2020-12-22T22:07:00Z">
              <w:rPr>
                <w:rFonts w:ascii="Courier New" w:eastAsia="Times New Roman" w:hAnsi="Courier New" w:cs="Courier New"/>
                <w:color w:val="000000"/>
                <w:sz w:val="20"/>
                <w:szCs w:val="20"/>
                <w:lang w:val="en-GB" w:eastAsia="en-GB"/>
              </w:rPr>
            </w:rPrChange>
          </w:rPr>
          <w:t xml:space="preserve">        (some b:Booking|</w:t>
        </w:r>
      </w:ins>
    </w:p>
    <w:p w14:paraId="275E8CF3" w14:textId="77777777" w:rsidR="00E250F6" w:rsidRPr="00FE56D0" w:rsidRDefault="00E250F6" w:rsidP="00E250F6">
      <w:pPr>
        <w:shd w:val="clear" w:color="auto" w:fill="FFFFFF"/>
        <w:spacing w:line="240" w:lineRule="auto"/>
        <w:jc w:val="left"/>
        <w:rPr>
          <w:ins w:id="2227" w:author="Marco Petri" w:date="2020-12-22T22:05:00Z"/>
          <w:rFonts w:ascii="Courier New" w:eastAsia="Times New Roman" w:hAnsi="Courier New" w:cs="Courier New"/>
          <w:color w:val="000000"/>
          <w:sz w:val="16"/>
          <w:szCs w:val="16"/>
          <w:lang w:val="en-GB" w:eastAsia="en-GB"/>
          <w:rPrChange w:id="2228" w:author="Marco Petri" w:date="2020-12-22T22:07:00Z">
            <w:rPr>
              <w:ins w:id="2229" w:author="Marco Petri" w:date="2020-12-22T22:05:00Z"/>
              <w:rFonts w:ascii="Courier New" w:eastAsia="Times New Roman" w:hAnsi="Courier New" w:cs="Courier New"/>
              <w:color w:val="000000"/>
              <w:sz w:val="20"/>
              <w:szCs w:val="20"/>
              <w:lang w:val="en-GB" w:eastAsia="en-GB"/>
            </w:rPr>
          </w:rPrChange>
        </w:rPr>
      </w:pPr>
      <w:ins w:id="2230" w:author="Marco Petri" w:date="2020-12-22T22:05:00Z">
        <w:r w:rsidRPr="00FE56D0">
          <w:rPr>
            <w:rFonts w:ascii="Courier New" w:eastAsia="Times New Roman" w:hAnsi="Courier New" w:cs="Courier New"/>
            <w:color w:val="000000"/>
            <w:sz w:val="16"/>
            <w:szCs w:val="16"/>
            <w:lang w:val="en-GB" w:eastAsia="en-GB"/>
            <w:rPrChange w:id="2231" w:author="Marco Petri" w:date="2020-12-22T22:07:00Z">
              <w:rPr>
                <w:rFonts w:ascii="Courier New" w:eastAsia="Times New Roman" w:hAnsi="Courier New" w:cs="Courier New"/>
                <w:color w:val="000000"/>
                <w:sz w:val="20"/>
                <w:szCs w:val="20"/>
                <w:lang w:val="en-GB" w:eastAsia="en-GB"/>
              </w:rPr>
            </w:rPrChange>
          </w:rPr>
          <w:t xml:space="preserve">            b </w:t>
        </w:r>
        <w:r w:rsidRPr="00FE56D0">
          <w:rPr>
            <w:rFonts w:ascii="Courier New" w:eastAsia="Times New Roman" w:hAnsi="Courier New" w:cs="Courier New"/>
            <w:b/>
            <w:bCs/>
            <w:color w:val="0000FF"/>
            <w:sz w:val="16"/>
            <w:szCs w:val="16"/>
            <w:lang w:val="en-GB" w:eastAsia="en-GB"/>
            <w:rPrChange w:id="223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233" w:author="Marco Petri" w:date="2020-12-22T22:07:00Z">
              <w:rPr>
                <w:rFonts w:ascii="Courier New" w:eastAsia="Times New Roman" w:hAnsi="Courier New" w:cs="Courier New"/>
                <w:color w:val="000000"/>
                <w:sz w:val="20"/>
                <w:szCs w:val="20"/>
                <w:lang w:val="en-GB" w:eastAsia="en-GB"/>
              </w:rPr>
            </w:rPrChange>
          </w:rPr>
          <w:t xml:space="preserve"> s.storeBookings.(t.next) </w:t>
        </w:r>
        <w:r w:rsidRPr="00FE56D0">
          <w:rPr>
            <w:rFonts w:ascii="Courier New" w:eastAsia="Times New Roman" w:hAnsi="Courier New" w:cs="Courier New"/>
            <w:b/>
            <w:bCs/>
            <w:color w:val="0000FF"/>
            <w:sz w:val="16"/>
            <w:szCs w:val="16"/>
            <w:lang w:val="en-GB" w:eastAsia="en-GB"/>
            <w:rPrChange w:id="2234"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2235" w:author="Marco Petri" w:date="2020-12-22T22:07:00Z">
              <w:rPr>
                <w:rFonts w:ascii="Courier New" w:eastAsia="Times New Roman" w:hAnsi="Courier New" w:cs="Courier New"/>
                <w:color w:val="000000"/>
                <w:sz w:val="20"/>
                <w:szCs w:val="20"/>
                <w:lang w:val="en-GB" w:eastAsia="en-GB"/>
              </w:rPr>
            </w:rPrChange>
          </w:rPr>
          <w:t xml:space="preserve"> b </w:t>
        </w:r>
        <w:r w:rsidRPr="00FE56D0">
          <w:rPr>
            <w:rFonts w:ascii="Courier New" w:eastAsia="Times New Roman" w:hAnsi="Courier New" w:cs="Courier New"/>
            <w:b/>
            <w:bCs/>
            <w:color w:val="0000FF"/>
            <w:sz w:val="16"/>
            <w:szCs w:val="16"/>
            <w:lang w:val="en-GB" w:eastAsia="en-GB"/>
            <w:rPrChange w:id="2236"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23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23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239" w:author="Marco Petri" w:date="2020-12-22T22:07:00Z">
              <w:rPr>
                <w:rFonts w:ascii="Courier New" w:eastAsia="Times New Roman" w:hAnsi="Courier New" w:cs="Courier New"/>
                <w:color w:val="000000"/>
                <w:sz w:val="20"/>
                <w:szCs w:val="20"/>
                <w:lang w:val="en-GB" w:eastAsia="en-GB"/>
              </w:rPr>
            </w:rPrChange>
          </w:rPr>
          <w:t xml:space="preserve"> s.storeBookings.(t) )</w:t>
        </w:r>
      </w:ins>
    </w:p>
    <w:p w14:paraId="71520BEC" w14:textId="77777777" w:rsidR="00E250F6" w:rsidRPr="00FE56D0" w:rsidRDefault="00E250F6" w:rsidP="00E250F6">
      <w:pPr>
        <w:shd w:val="clear" w:color="auto" w:fill="FFFFFF"/>
        <w:spacing w:line="240" w:lineRule="auto"/>
        <w:jc w:val="left"/>
        <w:rPr>
          <w:ins w:id="2240" w:author="Marco Petri" w:date="2020-12-22T22:05:00Z"/>
          <w:rFonts w:ascii="Courier New" w:eastAsia="Times New Roman" w:hAnsi="Courier New" w:cs="Courier New"/>
          <w:color w:val="000000"/>
          <w:sz w:val="16"/>
          <w:szCs w:val="16"/>
          <w:lang w:val="en-GB" w:eastAsia="en-GB"/>
          <w:rPrChange w:id="2241" w:author="Marco Petri" w:date="2020-12-22T22:07:00Z">
            <w:rPr>
              <w:ins w:id="2242" w:author="Marco Petri" w:date="2020-12-22T22:05:00Z"/>
              <w:rFonts w:ascii="Courier New" w:eastAsia="Times New Roman" w:hAnsi="Courier New" w:cs="Courier New"/>
              <w:color w:val="000000"/>
              <w:sz w:val="20"/>
              <w:szCs w:val="20"/>
              <w:lang w:val="en-GB" w:eastAsia="en-GB"/>
            </w:rPr>
          </w:rPrChange>
        </w:rPr>
      </w:pPr>
      <w:ins w:id="2243" w:author="Marco Petri" w:date="2020-12-22T22:05:00Z">
        <w:r w:rsidRPr="00FE56D0">
          <w:rPr>
            <w:rFonts w:ascii="Courier New" w:eastAsia="Times New Roman" w:hAnsi="Courier New" w:cs="Courier New"/>
            <w:color w:val="000000"/>
            <w:sz w:val="16"/>
            <w:szCs w:val="16"/>
            <w:lang w:val="en-GB" w:eastAsia="en-GB"/>
            <w:rPrChange w:id="224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245" w:author="Marco Petri" w:date="2020-12-22T22:07:00Z">
              <w:rPr>
                <w:rFonts w:ascii="Courier New" w:eastAsia="Times New Roman" w:hAnsi="Courier New" w:cs="Courier New"/>
                <w:b/>
                <w:bCs/>
                <w:color w:val="0000FF"/>
                <w:sz w:val="20"/>
                <w:szCs w:val="20"/>
                <w:lang w:val="en-GB" w:eastAsia="en-GB"/>
              </w:rPr>
            </w:rPrChange>
          </w:rPr>
          <w:t>iff</w:t>
        </w:r>
      </w:ins>
    </w:p>
    <w:p w14:paraId="73A0436C" w14:textId="77777777" w:rsidR="00E250F6" w:rsidRPr="00FE56D0" w:rsidRDefault="00E250F6" w:rsidP="00E250F6">
      <w:pPr>
        <w:shd w:val="clear" w:color="auto" w:fill="FFFFFF"/>
        <w:spacing w:line="240" w:lineRule="auto"/>
        <w:jc w:val="left"/>
        <w:rPr>
          <w:ins w:id="2246" w:author="Marco Petri" w:date="2020-12-22T22:05:00Z"/>
          <w:rFonts w:ascii="Courier New" w:eastAsia="Times New Roman" w:hAnsi="Courier New" w:cs="Courier New"/>
          <w:color w:val="000000"/>
          <w:sz w:val="16"/>
          <w:szCs w:val="16"/>
          <w:lang w:val="en-GB" w:eastAsia="en-GB"/>
          <w:rPrChange w:id="2247" w:author="Marco Petri" w:date="2020-12-22T22:07:00Z">
            <w:rPr>
              <w:ins w:id="2248" w:author="Marco Petri" w:date="2020-12-22T22:05:00Z"/>
              <w:rFonts w:ascii="Courier New" w:eastAsia="Times New Roman" w:hAnsi="Courier New" w:cs="Courier New"/>
              <w:color w:val="000000"/>
              <w:sz w:val="20"/>
              <w:szCs w:val="20"/>
              <w:lang w:val="en-GB" w:eastAsia="en-GB"/>
            </w:rPr>
          </w:rPrChange>
        </w:rPr>
      </w:pPr>
      <w:ins w:id="2249" w:author="Marco Petri" w:date="2020-12-22T22:05:00Z">
        <w:r w:rsidRPr="00FE56D0">
          <w:rPr>
            <w:rFonts w:ascii="Courier New" w:eastAsia="Times New Roman" w:hAnsi="Courier New" w:cs="Courier New"/>
            <w:color w:val="000000"/>
            <w:sz w:val="16"/>
            <w:szCs w:val="16"/>
            <w:lang w:val="en-GB" w:eastAsia="en-GB"/>
            <w:rPrChange w:id="2250"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2251"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2252" w:author="Marco Petri" w:date="2020-12-22T22:07:00Z">
              <w:rPr>
                <w:rFonts w:ascii="Courier New" w:eastAsia="Times New Roman" w:hAnsi="Courier New" w:cs="Courier New"/>
                <w:color w:val="000000"/>
                <w:sz w:val="20"/>
                <w:szCs w:val="20"/>
                <w:lang w:val="en-GB" w:eastAsia="en-GB"/>
              </w:rPr>
            </w:rPrChange>
          </w:rPr>
          <w:t xml:space="preserve"> b:Booking, c:Customer | bookVisit[s,b,c,t])</w:t>
        </w:r>
      </w:ins>
    </w:p>
    <w:p w14:paraId="66477101" w14:textId="77777777" w:rsidR="00E250F6" w:rsidRPr="00FE56D0" w:rsidRDefault="00E250F6" w:rsidP="00E250F6">
      <w:pPr>
        <w:shd w:val="clear" w:color="auto" w:fill="FFFFFF"/>
        <w:spacing w:line="240" w:lineRule="auto"/>
        <w:jc w:val="left"/>
        <w:rPr>
          <w:ins w:id="2253" w:author="Marco Petri" w:date="2020-12-22T22:05:00Z"/>
          <w:rFonts w:ascii="Courier New" w:eastAsia="Times New Roman" w:hAnsi="Courier New" w:cs="Courier New"/>
          <w:color w:val="000000"/>
          <w:sz w:val="16"/>
          <w:szCs w:val="16"/>
          <w:lang w:val="en-GB" w:eastAsia="en-GB"/>
          <w:rPrChange w:id="2254" w:author="Marco Petri" w:date="2020-12-22T22:07:00Z">
            <w:rPr>
              <w:ins w:id="2255" w:author="Marco Petri" w:date="2020-12-22T22:05:00Z"/>
              <w:rFonts w:ascii="Courier New" w:eastAsia="Times New Roman" w:hAnsi="Courier New" w:cs="Courier New"/>
              <w:color w:val="000000"/>
              <w:sz w:val="20"/>
              <w:szCs w:val="20"/>
              <w:lang w:val="en-GB" w:eastAsia="en-GB"/>
            </w:rPr>
          </w:rPrChange>
        </w:rPr>
      </w:pPr>
      <w:ins w:id="2256" w:author="Marco Petri" w:date="2020-12-22T22:05:00Z">
        <w:r w:rsidRPr="00FE56D0">
          <w:rPr>
            <w:rFonts w:ascii="Courier New" w:eastAsia="Times New Roman" w:hAnsi="Courier New" w:cs="Courier New"/>
            <w:color w:val="000000"/>
            <w:sz w:val="16"/>
            <w:szCs w:val="16"/>
            <w:lang w:val="en-GB" w:eastAsia="en-GB"/>
            <w:rPrChange w:id="2257" w:author="Marco Petri" w:date="2020-12-22T22:07:00Z">
              <w:rPr>
                <w:rFonts w:ascii="Courier New" w:eastAsia="Times New Roman" w:hAnsi="Courier New" w:cs="Courier New"/>
                <w:color w:val="000000"/>
                <w:sz w:val="20"/>
                <w:szCs w:val="20"/>
                <w:lang w:val="en-GB" w:eastAsia="en-GB"/>
              </w:rPr>
            </w:rPrChange>
          </w:rPr>
          <w:t>}</w:t>
        </w:r>
      </w:ins>
    </w:p>
    <w:p w14:paraId="5DC72D6C" w14:textId="77777777" w:rsidR="00E250F6" w:rsidRPr="00FE56D0" w:rsidRDefault="00E250F6" w:rsidP="00E250F6">
      <w:pPr>
        <w:shd w:val="clear" w:color="auto" w:fill="FFFFFF"/>
        <w:spacing w:line="240" w:lineRule="auto"/>
        <w:jc w:val="left"/>
        <w:rPr>
          <w:ins w:id="2258" w:author="Marco Petri" w:date="2020-12-22T22:05:00Z"/>
          <w:rFonts w:ascii="Courier New" w:eastAsia="Times New Roman" w:hAnsi="Courier New" w:cs="Courier New"/>
          <w:color w:val="000000"/>
          <w:sz w:val="16"/>
          <w:szCs w:val="16"/>
          <w:lang w:val="en-GB" w:eastAsia="en-GB"/>
          <w:rPrChange w:id="2259" w:author="Marco Petri" w:date="2020-12-22T22:07:00Z">
            <w:rPr>
              <w:ins w:id="2260" w:author="Marco Petri" w:date="2020-12-22T22:05:00Z"/>
              <w:rFonts w:ascii="Courier New" w:eastAsia="Times New Roman" w:hAnsi="Courier New" w:cs="Courier New"/>
              <w:color w:val="000000"/>
              <w:sz w:val="20"/>
              <w:szCs w:val="20"/>
              <w:lang w:val="en-GB" w:eastAsia="en-GB"/>
            </w:rPr>
          </w:rPrChange>
        </w:rPr>
      </w:pPr>
    </w:p>
    <w:p w14:paraId="3D265DF4" w14:textId="77777777" w:rsidR="00E250F6" w:rsidRPr="00FE56D0" w:rsidRDefault="00E250F6" w:rsidP="00E250F6">
      <w:pPr>
        <w:shd w:val="clear" w:color="auto" w:fill="FFFFFF"/>
        <w:spacing w:line="240" w:lineRule="auto"/>
        <w:jc w:val="left"/>
        <w:rPr>
          <w:ins w:id="2261" w:author="Marco Petri" w:date="2020-12-22T22:05:00Z"/>
          <w:rFonts w:ascii="Courier New" w:eastAsia="Times New Roman" w:hAnsi="Courier New" w:cs="Courier New"/>
          <w:color w:val="008000"/>
          <w:sz w:val="16"/>
          <w:szCs w:val="16"/>
          <w:lang w:val="en-GB" w:eastAsia="en-GB"/>
          <w:rPrChange w:id="2262" w:author="Marco Petri" w:date="2020-12-22T22:07:00Z">
            <w:rPr>
              <w:ins w:id="2263" w:author="Marco Petri" w:date="2020-12-22T22:05:00Z"/>
              <w:rFonts w:ascii="Courier New" w:eastAsia="Times New Roman" w:hAnsi="Courier New" w:cs="Courier New"/>
              <w:color w:val="008000"/>
              <w:sz w:val="20"/>
              <w:szCs w:val="20"/>
              <w:lang w:val="en-GB" w:eastAsia="en-GB"/>
            </w:rPr>
          </w:rPrChange>
        </w:rPr>
      </w:pPr>
      <w:ins w:id="2264" w:author="Marco Petri" w:date="2020-12-22T22:05:00Z">
        <w:r w:rsidRPr="00FE56D0">
          <w:rPr>
            <w:rFonts w:ascii="Courier New" w:eastAsia="Times New Roman" w:hAnsi="Courier New" w:cs="Courier New"/>
            <w:color w:val="008000"/>
            <w:sz w:val="16"/>
            <w:szCs w:val="16"/>
            <w:lang w:val="en-GB" w:eastAsia="en-GB"/>
            <w:rPrChange w:id="2265" w:author="Marco Petri" w:date="2020-12-22T22:07:00Z">
              <w:rPr>
                <w:rFonts w:ascii="Courier New" w:eastAsia="Times New Roman" w:hAnsi="Courier New" w:cs="Courier New"/>
                <w:color w:val="008000"/>
                <w:sz w:val="20"/>
                <w:szCs w:val="20"/>
                <w:lang w:val="en-GB" w:eastAsia="en-GB"/>
              </w:rPr>
            </w:rPrChange>
          </w:rPr>
          <w:t>/*Bookings disappear iff a visit is deleted or somebody enters the store</w:t>
        </w:r>
      </w:ins>
    </w:p>
    <w:p w14:paraId="03EF2BB1" w14:textId="77777777" w:rsidR="00E250F6" w:rsidRPr="00FE56D0" w:rsidRDefault="00E250F6" w:rsidP="00E250F6">
      <w:pPr>
        <w:shd w:val="clear" w:color="auto" w:fill="FFFFFF"/>
        <w:spacing w:line="240" w:lineRule="auto"/>
        <w:jc w:val="left"/>
        <w:rPr>
          <w:ins w:id="2266" w:author="Marco Petri" w:date="2020-12-22T22:05:00Z"/>
          <w:rFonts w:ascii="Courier New" w:eastAsia="Times New Roman" w:hAnsi="Courier New" w:cs="Courier New"/>
          <w:color w:val="000000"/>
          <w:sz w:val="16"/>
          <w:szCs w:val="16"/>
          <w:lang w:val="en-GB" w:eastAsia="en-GB"/>
          <w:rPrChange w:id="2267" w:author="Marco Petri" w:date="2020-12-22T22:07:00Z">
            <w:rPr>
              <w:ins w:id="2268" w:author="Marco Petri" w:date="2020-12-22T22:05:00Z"/>
              <w:rFonts w:ascii="Courier New" w:eastAsia="Times New Roman" w:hAnsi="Courier New" w:cs="Courier New"/>
              <w:color w:val="000000"/>
              <w:sz w:val="20"/>
              <w:szCs w:val="20"/>
              <w:lang w:val="en-GB" w:eastAsia="en-GB"/>
            </w:rPr>
          </w:rPrChange>
        </w:rPr>
      </w:pPr>
      <w:ins w:id="2269" w:author="Marco Petri" w:date="2020-12-22T22:05:00Z">
        <w:r w:rsidRPr="00FE56D0">
          <w:rPr>
            <w:rFonts w:ascii="Courier New" w:eastAsia="Times New Roman" w:hAnsi="Courier New" w:cs="Courier New"/>
            <w:color w:val="008000"/>
            <w:sz w:val="16"/>
            <w:szCs w:val="16"/>
            <w:lang w:val="en-GB" w:eastAsia="en-GB"/>
            <w:rPrChange w:id="2270" w:author="Marco Petri" w:date="2020-12-22T22:07:00Z">
              <w:rPr>
                <w:rFonts w:ascii="Courier New" w:eastAsia="Times New Roman" w:hAnsi="Courier New" w:cs="Courier New"/>
                <w:color w:val="008000"/>
                <w:sz w:val="20"/>
                <w:szCs w:val="20"/>
                <w:lang w:val="en-GB" w:eastAsia="en-GB"/>
              </w:rPr>
            </w:rPrChange>
          </w:rPr>
          <w:t xml:space="preserve">    by using a booking */</w:t>
        </w:r>
      </w:ins>
    </w:p>
    <w:p w14:paraId="096BD4CF" w14:textId="77777777" w:rsidR="00E250F6" w:rsidRPr="00FE56D0" w:rsidRDefault="00E250F6" w:rsidP="00E250F6">
      <w:pPr>
        <w:shd w:val="clear" w:color="auto" w:fill="FFFFFF"/>
        <w:spacing w:line="240" w:lineRule="auto"/>
        <w:jc w:val="left"/>
        <w:rPr>
          <w:ins w:id="2271" w:author="Marco Petri" w:date="2020-12-22T22:05:00Z"/>
          <w:rFonts w:ascii="Courier New" w:eastAsia="Times New Roman" w:hAnsi="Courier New" w:cs="Courier New"/>
          <w:color w:val="000000"/>
          <w:sz w:val="16"/>
          <w:szCs w:val="16"/>
          <w:lang w:val="en-GB" w:eastAsia="en-GB"/>
          <w:rPrChange w:id="2272" w:author="Marco Petri" w:date="2020-12-22T22:07:00Z">
            <w:rPr>
              <w:ins w:id="2273" w:author="Marco Petri" w:date="2020-12-22T22:05:00Z"/>
              <w:rFonts w:ascii="Courier New" w:eastAsia="Times New Roman" w:hAnsi="Courier New" w:cs="Courier New"/>
              <w:color w:val="000000"/>
              <w:sz w:val="20"/>
              <w:szCs w:val="20"/>
              <w:lang w:val="en-GB" w:eastAsia="en-GB"/>
            </w:rPr>
          </w:rPrChange>
        </w:rPr>
      </w:pPr>
      <w:ins w:id="2274" w:author="Marco Petri" w:date="2020-12-22T22:05:00Z">
        <w:r w:rsidRPr="00FE56D0">
          <w:rPr>
            <w:rFonts w:ascii="Courier New" w:eastAsia="Times New Roman" w:hAnsi="Courier New" w:cs="Courier New"/>
            <w:b/>
            <w:bCs/>
            <w:color w:val="0000FF"/>
            <w:sz w:val="16"/>
            <w:szCs w:val="16"/>
            <w:lang w:val="en-GB" w:eastAsia="en-GB"/>
            <w:rPrChange w:id="2275"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276" w:author="Marco Petri" w:date="2020-12-22T22:07:00Z">
              <w:rPr>
                <w:rFonts w:ascii="Courier New" w:eastAsia="Times New Roman" w:hAnsi="Courier New" w:cs="Courier New"/>
                <w:color w:val="000000"/>
                <w:sz w:val="20"/>
                <w:szCs w:val="20"/>
                <w:lang w:val="en-GB" w:eastAsia="en-GB"/>
              </w:rPr>
            </w:rPrChange>
          </w:rPr>
          <w:t xml:space="preserve"> bookingsDontAppearRandomly{</w:t>
        </w:r>
      </w:ins>
    </w:p>
    <w:p w14:paraId="08CFC2D3" w14:textId="77777777" w:rsidR="00E250F6" w:rsidRPr="00FE56D0" w:rsidRDefault="00E250F6" w:rsidP="00E250F6">
      <w:pPr>
        <w:shd w:val="clear" w:color="auto" w:fill="FFFFFF"/>
        <w:spacing w:line="240" w:lineRule="auto"/>
        <w:jc w:val="left"/>
        <w:rPr>
          <w:ins w:id="2277" w:author="Marco Petri" w:date="2020-12-22T22:05:00Z"/>
          <w:rFonts w:ascii="Courier New" w:eastAsia="Times New Roman" w:hAnsi="Courier New" w:cs="Courier New"/>
          <w:color w:val="000000"/>
          <w:sz w:val="16"/>
          <w:szCs w:val="16"/>
          <w:lang w:val="en-GB" w:eastAsia="en-GB"/>
          <w:rPrChange w:id="2278" w:author="Marco Petri" w:date="2020-12-22T22:07:00Z">
            <w:rPr>
              <w:ins w:id="2279" w:author="Marco Petri" w:date="2020-12-22T22:05:00Z"/>
              <w:rFonts w:ascii="Courier New" w:eastAsia="Times New Roman" w:hAnsi="Courier New" w:cs="Courier New"/>
              <w:color w:val="000000"/>
              <w:sz w:val="20"/>
              <w:szCs w:val="20"/>
              <w:lang w:val="en-GB" w:eastAsia="en-GB"/>
            </w:rPr>
          </w:rPrChange>
        </w:rPr>
      </w:pPr>
      <w:ins w:id="2280" w:author="Marco Petri" w:date="2020-12-22T22:05:00Z">
        <w:r w:rsidRPr="00FE56D0">
          <w:rPr>
            <w:rFonts w:ascii="Courier New" w:eastAsia="Times New Roman" w:hAnsi="Courier New" w:cs="Courier New"/>
            <w:color w:val="000000"/>
            <w:sz w:val="16"/>
            <w:szCs w:val="16"/>
            <w:lang w:val="en-GB" w:eastAsia="en-GB"/>
            <w:rPrChange w:id="228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28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283" w:author="Marco Petri" w:date="2020-12-22T22:07:00Z">
              <w:rPr>
                <w:rFonts w:ascii="Courier New" w:eastAsia="Times New Roman" w:hAnsi="Courier New" w:cs="Courier New"/>
                <w:color w:val="000000"/>
                <w:sz w:val="20"/>
                <w:szCs w:val="20"/>
                <w:lang w:val="en-GB" w:eastAsia="en-GB"/>
              </w:rPr>
            </w:rPrChange>
          </w:rPr>
          <w:t xml:space="preserve"> t:Time, s:Store |</w:t>
        </w:r>
      </w:ins>
    </w:p>
    <w:p w14:paraId="2571BFEB" w14:textId="77777777" w:rsidR="00E250F6" w:rsidRPr="00FE56D0" w:rsidRDefault="00E250F6" w:rsidP="00E250F6">
      <w:pPr>
        <w:shd w:val="clear" w:color="auto" w:fill="FFFFFF"/>
        <w:spacing w:line="240" w:lineRule="auto"/>
        <w:jc w:val="left"/>
        <w:rPr>
          <w:ins w:id="2284" w:author="Marco Petri" w:date="2020-12-22T22:05:00Z"/>
          <w:rFonts w:ascii="Courier New" w:eastAsia="Times New Roman" w:hAnsi="Courier New" w:cs="Courier New"/>
          <w:color w:val="000000"/>
          <w:sz w:val="16"/>
          <w:szCs w:val="16"/>
          <w:lang w:val="en-GB" w:eastAsia="en-GB"/>
          <w:rPrChange w:id="2285" w:author="Marco Petri" w:date="2020-12-22T22:07:00Z">
            <w:rPr>
              <w:ins w:id="2286" w:author="Marco Petri" w:date="2020-12-22T22:05:00Z"/>
              <w:rFonts w:ascii="Courier New" w:eastAsia="Times New Roman" w:hAnsi="Courier New" w:cs="Courier New"/>
              <w:color w:val="000000"/>
              <w:sz w:val="20"/>
              <w:szCs w:val="20"/>
              <w:lang w:val="en-GB" w:eastAsia="en-GB"/>
            </w:rPr>
          </w:rPrChange>
        </w:rPr>
      </w:pPr>
      <w:ins w:id="2287" w:author="Marco Petri" w:date="2020-12-22T22:05:00Z">
        <w:r w:rsidRPr="00FE56D0">
          <w:rPr>
            <w:rFonts w:ascii="Courier New" w:eastAsia="Times New Roman" w:hAnsi="Courier New" w:cs="Courier New"/>
            <w:color w:val="000000"/>
            <w:sz w:val="16"/>
            <w:szCs w:val="16"/>
            <w:lang w:val="en-GB" w:eastAsia="en-GB"/>
            <w:rPrChange w:id="2288" w:author="Marco Petri" w:date="2020-12-22T22:07:00Z">
              <w:rPr>
                <w:rFonts w:ascii="Courier New" w:eastAsia="Times New Roman" w:hAnsi="Courier New" w:cs="Courier New"/>
                <w:color w:val="000000"/>
                <w:sz w:val="20"/>
                <w:szCs w:val="20"/>
                <w:lang w:val="en-GB" w:eastAsia="en-GB"/>
              </w:rPr>
            </w:rPrChange>
          </w:rPr>
          <w:t xml:space="preserve">        (some b:Booking|</w:t>
        </w:r>
      </w:ins>
    </w:p>
    <w:p w14:paraId="17DC54BE" w14:textId="77777777" w:rsidR="00E250F6" w:rsidRPr="00FE56D0" w:rsidRDefault="00E250F6" w:rsidP="00E250F6">
      <w:pPr>
        <w:shd w:val="clear" w:color="auto" w:fill="FFFFFF"/>
        <w:spacing w:line="240" w:lineRule="auto"/>
        <w:jc w:val="left"/>
        <w:rPr>
          <w:ins w:id="2289" w:author="Marco Petri" w:date="2020-12-22T22:05:00Z"/>
          <w:rFonts w:ascii="Courier New" w:eastAsia="Times New Roman" w:hAnsi="Courier New" w:cs="Courier New"/>
          <w:color w:val="000000"/>
          <w:sz w:val="16"/>
          <w:szCs w:val="16"/>
          <w:lang w:val="en-GB" w:eastAsia="en-GB"/>
          <w:rPrChange w:id="2290" w:author="Marco Petri" w:date="2020-12-22T22:07:00Z">
            <w:rPr>
              <w:ins w:id="2291" w:author="Marco Petri" w:date="2020-12-22T22:05:00Z"/>
              <w:rFonts w:ascii="Courier New" w:eastAsia="Times New Roman" w:hAnsi="Courier New" w:cs="Courier New"/>
              <w:color w:val="000000"/>
              <w:sz w:val="20"/>
              <w:szCs w:val="20"/>
              <w:lang w:val="en-GB" w:eastAsia="en-GB"/>
            </w:rPr>
          </w:rPrChange>
        </w:rPr>
      </w:pPr>
      <w:ins w:id="2292" w:author="Marco Petri" w:date="2020-12-22T22:05:00Z">
        <w:r w:rsidRPr="00FE56D0">
          <w:rPr>
            <w:rFonts w:ascii="Courier New" w:eastAsia="Times New Roman" w:hAnsi="Courier New" w:cs="Courier New"/>
            <w:color w:val="000000"/>
            <w:sz w:val="16"/>
            <w:szCs w:val="16"/>
            <w:lang w:val="en-GB" w:eastAsia="en-GB"/>
            <w:rPrChange w:id="2293" w:author="Marco Petri" w:date="2020-12-22T22:07:00Z">
              <w:rPr>
                <w:rFonts w:ascii="Courier New" w:eastAsia="Times New Roman" w:hAnsi="Courier New" w:cs="Courier New"/>
                <w:color w:val="000000"/>
                <w:sz w:val="20"/>
                <w:szCs w:val="20"/>
                <w:lang w:val="en-GB" w:eastAsia="en-GB"/>
              </w:rPr>
            </w:rPrChange>
          </w:rPr>
          <w:t xml:space="preserve">            b </w:t>
        </w:r>
        <w:r w:rsidRPr="00FE56D0">
          <w:rPr>
            <w:rFonts w:ascii="Courier New" w:eastAsia="Times New Roman" w:hAnsi="Courier New" w:cs="Courier New"/>
            <w:b/>
            <w:bCs/>
            <w:color w:val="0000FF"/>
            <w:sz w:val="16"/>
            <w:szCs w:val="16"/>
            <w:lang w:val="en-GB" w:eastAsia="en-GB"/>
            <w:rPrChange w:id="229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295" w:author="Marco Petri" w:date="2020-12-22T22:07:00Z">
              <w:rPr>
                <w:rFonts w:ascii="Courier New" w:eastAsia="Times New Roman" w:hAnsi="Courier New" w:cs="Courier New"/>
                <w:color w:val="000000"/>
                <w:sz w:val="20"/>
                <w:szCs w:val="20"/>
                <w:lang w:val="en-GB" w:eastAsia="en-GB"/>
              </w:rPr>
            </w:rPrChange>
          </w:rPr>
          <w:t xml:space="preserve">  s.storeBookings.(t) </w:t>
        </w:r>
        <w:r w:rsidRPr="00FE56D0">
          <w:rPr>
            <w:rFonts w:ascii="Courier New" w:eastAsia="Times New Roman" w:hAnsi="Courier New" w:cs="Courier New"/>
            <w:b/>
            <w:bCs/>
            <w:color w:val="0000FF"/>
            <w:sz w:val="16"/>
            <w:szCs w:val="16"/>
            <w:lang w:val="en-GB" w:eastAsia="en-GB"/>
            <w:rPrChange w:id="2296"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2297" w:author="Marco Petri" w:date="2020-12-22T22:07:00Z">
              <w:rPr>
                <w:rFonts w:ascii="Courier New" w:eastAsia="Times New Roman" w:hAnsi="Courier New" w:cs="Courier New"/>
                <w:color w:val="000000"/>
                <w:sz w:val="20"/>
                <w:szCs w:val="20"/>
                <w:lang w:val="en-GB" w:eastAsia="en-GB"/>
              </w:rPr>
            </w:rPrChange>
          </w:rPr>
          <w:t xml:space="preserve"> b </w:t>
        </w:r>
        <w:r w:rsidRPr="00FE56D0">
          <w:rPr>
            <w:rFonts w:ascii="Courier New" w:eastAsia="Times New Roman" w:hAnsi="Courier New" w:cs="Courier New"/>
            <w:b/>
            <w:bCs/>
            <w:color w:val="0000FF"/>
            <w:sz w:val="16"/>
            <w:szCs w:val="16"/>
            <w:lang w:val="en-GB" w:eastAsia="en-GB"/>
            <w:rPrChange w:id="2298"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29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30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301" w:author="Marco Petri" w:date="2020-12-22T22:07:00Z">
              <w:rPr>
                <w:rFonts w:ascii="Courier New" w:eastAsia="Times New Roman" w:hAnsi="Courier New" w:cs="Courier New"/>
                <w:color w:val="000000"/>
                <w:sz w:val="20"/>
                <w:szCs w:val="20"/>
                <w:lang w:val="en-GB" w:eastAsia="en-GB"/>
              </w:rPr>
            </w:rPrChange>
          </w:rPr>
          <w:t xml:space="preserve"> s.storeBookings.(t.next))</w:t>
        </w:r>
      </w:ins>
    </w:p>
    <w:p w14:paraId="7AABC39A" w14:textId="77777777" w:rsidR="00E250F6" w:rsidRPr="00FE56D0" w:rsidRDefault="00E250F6" w:rsidP="00E250F6">
      <w:pPr>
        <w:shd w:val="clear" w:color="auto" w:fill="FFFFFF"/>
        <w:spacing w:line="240" w:lineRule="auto"/>
        <w:jc w:val="left"/>
        <w:rPr>
          <w:ins w:id="2302" w:author="Marco Petri" w:date="2020-12-22T22:05:00Z"/>
          <w:rFonts w:ascii="Courier New" w:eastAsia="Times New Roman" w:hAnsi="Courier New" w:cs="Courier New"/>
          <w:color w:val="000000"/>
          <w:sz w:val="16"/>
          <w:szCs w:val="16"/>
          <w:lang w:val="en-GB" w:eastAsia="en-GB"/>
          <w:rPrChange w:id="2303" w:author="Marco Petri" w:date="2020-12-22T22:07:00Z">
            <w:rPr>
              <w:ins w:id="2304" w:author="Marco Petri" w:date="2020-12-22T22:05:00Z"/>
              <w:rFonts w:ascii="Courier New" w:eastAsia="Times New Roman" w:hAnsi="Courier New" w:cs="Courier New"/>
              <w:color w:val="000000"/>
              <w:sz w:val="20"/>
              <w:szCs w:val="20"/>
              <w:lang w:val="en-GB" w:eastAsia="en-GB"/>
            </w:rPr>
          </w:rPrChange>
        </w:rPr>
      </w:pPr>
      <w:ins w:id="2305" w:author="Marco Petri" w:date="2020-12-22T22:05:00Z">
        <w:r w:rsidRPr="00FE56D0">
          <w:rPr>
            <w:rFonts w:ascii="Courier New" w:eastAsia="Times New Roman" w:hAnsi="Courier New" w:cs="Courier New"/>
            <w:color w:val="000000"/>
            <w:sz w:val="16"/>
            <w:szCs w:val="16"/>
            <w:lang w:val="en-GB" w:eastAsia="en-GB"/>
            <w:rPrChange w:id="230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307" w:author="Marco Petri" w:date="2020-12-22T22:07:00Z">
              <w:rPr>
                <w:rFonts w:ascii="Courier New" w:eastAsia="Times New Roman" w:hAnsi="Courier New" w:cs="Courier New"/>
                <w:b/>
                <w:bCs/>
                <w:color w:val="0000FF"/>
                <w:sz w:val="20"/>
                <w:szCs w:val="20"/>
                <w:lang w:val="en-GB" w:eastAsia="en-GB"/>
              </w:rPr>
            </w:rPrChange>
          </w:rPr>
          <w:t>iff</w:t>
        </w:r>
      </w:ins>
    </w:p>
    <w:p w14:paraId="2A7BEF32" w14:textId="77777777" w:rsidR="00E250F6" w:rsidRPr="00FE56D0" w:rsidRDefault="00E250F6" w:rsidP="00E250F6">
      <w:pPr>
        <w:shd w:val="clear" w:color="auto" w:fill="FFFFFF"/>
        <w:spacing w:line="240" w:lineRule="auto"/>
        <w:jc w:val="left"/>
        <w:rPr>
          <w:ins w:id="2308" w:author="Marco Petri" w:date="2020-12-22T22:05:00Z"/>
          <w:rFonts w:ascii="Courier New" w:eastAsia="Times New Roman" w:hAnsi="Courier New" w:cs="Courier New"/>
          <w:color w:val="000000"/>
          <w:sz w:val="16"/>
          <w:szCs w:val="16"/>
          <w:lang w:val="en-GB" w:eastAsia="en-GB"/>
          <w:rPrChange w:id="2309" w:author="Marco Petri" w:date="2020-12-22T22:07:00Z">
            <w:rPr>
              <w:ins w:id="2310" w:author="Marco Petri" w:date="2020-12-22T22:05:00Z"/>
              <w:rFonts w:ascii="Courier New" w:eastAsia="Times New Roman" w:hAnsi="Courier New" w:cs="Courier New"/>
              <w:color w:val="000000"/>
              <w:sz w:val="20"/>
              <w:szCs w:val="20"/>
              <w:lang w:val="en-GB" w:eastAsia="en-GB"/>
            </w:rPr>
          </w:rPrChange>
        </w:rPr>
      </w:pPr>
      <w:ins w:id="2311" w:author="Marco Petri" w:date="2020-12-22T22:05:00Z">
        <w:r w:rsidRPr="00FE56D0">
          <w:rPr>
            <w:rFonts w:ascii="Courier New" w:eastAsia="Times New Roman" w:hAnsi="Courier New" w:cs="Courier New"/>
            <w:color w:val="000000"/>
            <w:sz w:val="16"/>
            <w:szCs w:val="16"/>
            <w:lang w:val="en-GB" w:eastAsia="en-GB"/>
            <w:rPrChange w:id="2312" w:author="Marco Petri" w:date="2020-12-22T22:07:00Z">
              <w:rPr>
                <w:rFonts w:ascii="Courier New" w:eastAsia="Times New Roman" w:hAnsi="Courier New" w:cs="Courier New"/>
                <w:color w:val="000000"/>
                <w:sz w:val="20"/>
                <w:szCs w:val="20"/>
                <w:lang w:val="en-GB" w:eastAsia="en-GB"/>
              </w:rPr>
            </w:rPrChange>
          </w:rPr>
          <w:t xml:space="preserve">        (some b:Booking, c:Customer |</w:t>
        </w:r>
      </w:ins>
    </w:p>
    <w:p w14:paraId="6F941B91" w14:textId="77777777" w:rsidR="00E250F6" w:rsidRPr="00FE56D0" w:rsidRDefault="00E250F6" w:rsidP="00E250F6">
      <w:pPr>
        <w:shd w:val="clear" w:color="auto" w:fill="FFFFFF"/>
        <w:spacing w:line="240" w:lineRule="auto"/>
        <w:jc w:val="left"/>
        <w:rPr>
          <w:ins w:id="2313" w:author="Marco Petri" w:date="2020-12-22T22:05:00Z"/>
          <w:rFonts w:ascii="Courier New" w:eastAsia="Times New Roman" w:hAnsi="Courier New" w:cs="Courier New"/>
          <w:color w:val="000000"/>
          <w:sz w:val="16"/>
          <w:szCs w:val="16"/>
          <w:lang w:val="en-GB" w:eastAsia="en-GB"/>
          <w:rPrChange w:id="2314" w:author="Marco Petri" w:date="2020-12-22T22:07:00Z">
            <w:rPr>
              <w:ins w:id="2315" w:author="Marco Petri" w:date="2020-12-22T22:05:00Z"/>
              <w:rFonts w:ascii="Courier New" w:eastAsia="Times New Roman" w:hAnsi="Courier New" w:cs="Courier New"/>
              <w:color w:val="000000"/>
              <w:sz w:val="20"/>
              <w:szCs w:val="20"/>
              <w:lang w:val="en-GB" w:eastAsia="en-GB"/>
            </w:rPr>
          </w:rPrChange>
        </w:rPr>
      </w:pPr>
      <w:ins w:id="2316" w:author="Marco Petri" w:date="2020-12-22T22:05:00Z">
        <w:r w:rsidRPr="00FE56D0">
          <w:rPr>
            <w:rFonts w:ascii="Courier New" w:eastAsia="Times New Roman" w:hAnsi="Courier New" w:cs="Courier New"/>
            <w:color w:val="000000"/>
            <w:sz w:val="16"/>
            <w:szCs w:val="16"/>
            <w:lang w:val="en-GB" w:eastAsia="en-GB"/>
            <w:rPrChange w:id="2317" w:author="Marco Petri" w:date="2020-12-22T22:07:00Z">
              <w:rPr>
                <w:rFonts w:ascii="Courier New" w:eastAsia="Times New Roman" w:hAnsi="Courier New" w:cs="Courier New"/>
                <w:color w:val="000000"/>
                <w:sz w:val="20"/>
                <w:szCs w:val="20"/>
                <w:lang w:val="en-GB" w:eastAsia="en-GB"/>
              </w:rPr>
            </w:rPrChange>
          </w:rPr>
          <w:t xml:space="preserve">            deleteAVisit[s,c,b,t] </w:t>
        </w:r>
        <w:r w:rsidRPr="00FE56D0">
          <w:rPr>
            <w:rFonts w:ascii="Courier New" w:eastAsia="Times New Roman" w:hAnsi="Courier New" w:cs="Courier New"/>
            <w:b/>
            <w:bCs/>
            <w:color w:val="0000FF"/>
            <w:sz w:val="16"/>
            <w:szCs w:val="16"/>
            <w:lang w:val="en-GB" w:eastAsia="en-GB"/>
            <w:rPrChange w:id="2318"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2319" w:author="Marco Petri" w:date="2020-12-22T22:07:00Z">
              <w:rPr>
                <w:rFonts w:ascii="Courier New" w:eastAsia="Times New Roman" w:hAnsi="Courier New" w:cs="Courier New"/>
                <w:color w:val="000000"/>
                <w:sz w:val="20"/>
                <w:szCs w:val="20"/>
                <w:lang w:val="en-GB" w:eastAsia="en-GB"/>
              </w:rPr>
            </w:rPrChange>
          </w:rPr>
          <w:t xml:space="preserve"> enterStoreBooking[s,b,t])</w:t>
        </w:r>
      </w:ins>
    </w:p>
    <w:p w14:paraId="1FF271AE" w14:textId="77777777" w:rsidR="00E250F6" w:rsidRPr="00FE56D0" w:rsidRDefault="00E250F6" w:rsidP="00E250F6">
      <w:pPr>
        <w:shd w:val="clear" w:color="auto" w:fill="FFFFFF"/>
        <w:spacing w:line="240" w:lineRule="auto"/>
        <w:jc w:val="left"/>
        <w:rPr>
          <w:ins w:id="2320" w:author="Marco Petri" w:date="2020-12-22T22:05:00Z"/>
          <w:rFonts w:ascii="Courier New" w:eastAsia="Times New Roman" w:hAnsi="Courier New" w:cs="Courier New"/>
          <w:color w:val="000000"/>
          <w:sz w:val="16"/>
          <w:szCs w:val="16"/>
          <w:lang w:val="en-GB" w:eastAsia="en-GB"/>
          <w:rPrChange w:id="2321" w:author="Marco Petri" w:date="2020-12-22T22:07:00Z">
            <w:rPr>
              <w:ins w:id="2322" w:author="Marco Petri" w:date="2020-12-22T22:05:00Z"/>
              <w:rFonts w:ascii="Courier New" w:eastAsia="Times New Roman" w:hAnsi="Courier New" w:cs="Courier New"/>
              <w:color w:val="000000"/>
              <w:sz w:val="20"/>
              <w:szCs w:val="20"/>
              <w:lang w:val="en-GB" w:eastAsia="en-GB"/>
            </w:rPr>
          </w:rPrChange>
        </w:rPr>
      </w:pPr>
      <w:ins w:id="2323" w:author="Marco Petri" w:date="2020-12-22T22:05:00Z">
        <w:r w:rsidRPr="00FE56D0">
          <w:rPr>
            <w:rFonts w:ascii="Courier New" w:eastAsia="Times New Roman" w:hAnsi="Courier New" w:cs="Courier New"/>
            <w:color w:val="000000"/>
            <w:sz w:val="16"/>
            <w:szCs w:val="16"/>
            <w:lang w:val="en-GB" w:eastAsia="en-GB"/>
            <w:rPrChange w:id="2324" w:author="Marco Petri" w:date="2020-12-22T22:07:00Z">
              <w:rPr>
                <w:rFonts w:ascii="Courier New" w:eastAsia="Times New Roman" w:hAnsi="Courier New" w:cs="Courier New"/>
                <w:color w:val="000000"/>
                <w:sz w:val="20"/>
                <w:szCs w:val="20"/>
                <w:lang w:val="en-GB" w:eastAsia="en-GB"/>
              </w:rPr>
            </w:rPrChange>
          </w:rPr>
          <w:t>}</w:t>
        </w:r>
      </w:ins>
    </w:p>
    <w:p w14:paraId="32FFD82F" w14:textId="77777777" w:rsidR="00E250F6" w:rsidRPr="00FE56D0" w:rsidRDefault="00E250F6" w:rsidP="00E250F6">
      <w:pPr>
        <w:shd w:val="clear" w:color="auto" w:fill="FFFFFF"/>
        <w:spacing w:line="240" w:lineRule="auto"/>
        <w:jc w:val="left"/>
        <w:rPr>
          <w:ins w:id="2325" w:author="Marco Petri" w:date="2020-12-22T22:05:00Z"/>
          <w:rFonts w:ascii="Courier New" w:eastAsia="Times New Roman" w:hAnsi="Courier New" w:cs="Courier New"/>
          <w:color w:val="000000"/>
          <w:sz w:val="16"/>
          <w:szCs w:val="16"/>
          <w:lang w:val="en-GB" w:eastAsia="en-GB"/>
          <w:rPrChange w:id="2326" w:author="Marco Petri" w:date="2020-12-22T22:07:00Z">
            <w:rPr>
              <w:ins w:id="2327" w:author="Marco Petri" w:date="2020-12-22T22:05:00Z"/>
              <w:rFonts w:ascii="Courier New" w:eastAsia="Times New Roman" w:hAnsi="Courier New" w:cs="Courier New"/>
              <w:color w:val="000000"/>
              <w:sz w:val="20"/>
              <w:szCs w:val="20"/>
              <w:lang w:val="en-GB" w:eastAsia="en-GB"/>
            </w:rPr>
          </w:rPrChange>
        </w:rPr>
      </w:pPr>
    </w:p>
    <w:p w14:paraId="1C1550DA" w14:textId="77777777" w:rsidR="00E250F6" w:rsidRPr="00FE56D0" w:rsidRDefault="00E250F6" w:rsidP="00E250F6">
      <w:pPr>
        <w:shd w:val="clear" w:color="auto" w:fill="FFFFFF"/>
        <w:spacing w:line="240" w:lineRule="auto"/>
        <w:jc w:val="left"/>
        <w:rPr>
          <w:ins w:id="2328" w:author="Marco Petri" w:date="2020-12-22T22:05:00Z"/>
          <w:rFonts w:ascii="Courier New" w:eastAsia="Times New Roman" w:hAnsi="Courier New" w:cs="Courier New"/>
          <w:color w:val="008000"/>
          <w:sz w:val="16"/>
          <w:szCs w:val="16"/>
          <w:lang w:val="en-GB" w:eastAsia="en-GB"/>
          <w:rPrChange w:id="2329" w:author="Marco Petri" w:date="2020-12-22T22:07:00Z">
            <w:rPr>
              <w:ins w:id="2330" w:author="Marco Petri" w:date="2020-12-22T22:05:00Z"/>
              <w:rFonts w:ascii="Courier New" w:eastAsia="Times New Roman" w:hAnsi="Courier New" w:cs="Courier New"/>
              <w:color w:val="008000"/>
              <w:sz w:val="20"/>
              <w:szCs w:val="20"/>
              <w:lang w:val="en-GB" w:eastAsia="en-GB"/>
            </w:rPr>
          </w:rPrChange>
        </w:rPr>
      </w:pPr>
      <w:ins w:id="2331" w:author="Marco Petri" w:date="2020-12-22T22:05:00Z">
        <w:r w:rsidRPr="00FE56D0">
          <w:rPr>
            <w:rFonts w:ascii="Courier New" w:eastAsia="Times New Roman" w:hAnsi="Courier New" w:cs="Courier New"/>
            <w:color w:val="008000"/>
            <w:sz w:val="16"/>
            <w:szCs w:val="16"/>
            <w:lang w:val="en-GB" w:eastAsia="en-GB"/>
            <w:rPrChange w:id="2332" w:author="Marco Petri" w:date="2020-12-22T22:07:00Z">
              <w:rPr>
                <w:rFonts w:ascii="Courier New" w:eastAsia="Times New Roman" w:hAnsi="Courier New" w:cs="Courier New"/>
                <w:color w:val="008000"/>
                <w:sz w:val="20"/>
                <w:szCs w:val="20"/>
                <w:lang w:val="en-GB" w:eastAsia="en-GB"/>
              </w:rPr>
            </w:rPrChange>
          </w:rPr>
          <w:t>//A new control appears iff somebody entered the store</w:t>
        </w:r>
      </w:ins>
    </w:p>
    <w:p w14:paraId="78CB837F" w14:textId="77777777" w:rsidR="00E250F6" w:rsidRPr="00FE56D0" w:rsidRDefault="00E250F6" w:rsidP="00E250F6">
      <w:pPr>
        <w:shd w:val="clear" w:color="auto" w:fill="FFFFFF"/>
        <w:spacing w:line="240" w:lineRule="auto"/>
        <w:jc w:val="left"/>
        <w:rPr>
          <w:ins w:id="2333" w:author="Marco Petri" w:date="2020-12-22T22:05:00Z"/>
          <w:rFonts w:ascii="Courier New" w:eastAsia="Times New Roman" w:hAnsi="Courier New" w:cs="Courier New"/>
          <w:color w:val="000000"/>
          <w:sz w:val="16"/>
          <w:szCs w:val="16"/>
          <w:lang w:val="en-GB" w:eastAsia="en-GB"/>
          <w:rPrChange w:id="2334" w:author="Marco Petri" w:date="2020-12-22T22:07:00Z">
            <w:rPr>
              <w:ins w:id="2335" w:author="Marco Petri" w:date="2020-12-22T22:05:00Z"/>
              <w:rFonts w:ascii="Courier New" w:eastAsia="Times New Roman" w:hAnsi="Courier New" w:cs="Courier New"/>
              <w:color w:val="000000"/>
              <w:sz w:val="20"/>
              <w:szCs w:val="20"/>
              <w:lang w:val="en-GB" w:eastAsia="en-GB"/>
            </w:rPr>
          </w:rPrChange>
        </w:rPr>
      </w:pPr>
      <w:ins w:id="2336" w:author="Marco Petri" w:date="2020-12-22T22:05:00Z">
        <w:r w:rsidRPr="00FE56D0">
          <w:rPr>
            <w:rFonts w:ascii="Courier New" w:eastAsia="Times New Roman" w:hAnsi="Courier New" w:cs="Courier New"/>
            <w:b/>
            <w:bCs/>
            <w:color w:val="0000FF"/>
            <w:sz w:val="16"/>
            <w:szCs w:val="16"/>
            <w:lang w:val="en-GB" w:eastAsia="en-GB"/>
            <w:rPrChange w:id="2337"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338" w:author="Marco Petri" w:date="2020-12-22T22:07:00Z">
              <w:rPr>
                <w:rFonts w:ascii="Courier New" w:eastAsia="Times New Roman" w:hAnsi="Courier New" w:cs="Courier New"/>
                <w:color w:val="000000"/>
                <w:sz w:val="20"/>
                <w:szCs w:val="20"/>
                <w:lang w:val="en-GB" w:eastAsia="en-GB"/>
              </w:rPr>
            </w:rPrChange>
          </w:rPr>
          <w:t xml:space="preserve"> ControlsDontMultiplyRandomly{</w:t>
        </w:r>
      </w:ins>
    </w:p>
    <w:p w14:paraId="3280AA34" w14:textId="77777777" w:rsidR="00E250F6" w:rsidRPr="00FE56D0" w:rsidRDefault="00E250F6" w:rsidP="00E250F6">
      <w:pPr>
        <w:shd w:val="clear" w:color="auto" w:fill="FFFFFF"/>
        <w:spacing w:line="240" w:lineRule="auto"/>
        <w:jc w:val="left"/>
        <w:rPr>
          <w:ins w:id="2339" w:author="Marco Petri" w:date="2020-12-22T22:05:00Z"/>
          <w:rFonts w:ascii="Courier New" w:eastAsia="Times New Roman" w:hAnsi="Courier New" w:cs="Courier New"/>
          <w:color w:val="000000"/>
          <w:sz w:val="16"/>
          <w:szCs w:val="16"/>
          <w:lang w:val="en-GB" w:eastAsia="en-GB"/>
          <w:rPrChange w:id="2340" w:author="Marco Petri" w:date="2020-12-22T22:07:00Z">
            <w:rPr>
              <w:ins w:id="2341" w:author="Marco Petri" w:date="2020-12-22T22:05:00Z"/>
              <w:rFonts w:ascii="Courier New" w:eastAsia="Times New Roman" w:hAnsi="Courier New" w:cs="Courier New"/>
              <w:color w:val="000000"/>
              <w:sz w:val="20"/>
              <w:szCs w:val="20"/>
              <w:lang w:val="en-GB" w:eastAsia="en-GB"/>
            </w:rPr>
          </w:rPrChange>
        </w:rPr>
      </w:pPr>
      <w:ins w:id="2342" w:author="Marco Petri" w:date="2020-12-22T22:05:00Z">
        <w:r w:rsidRPr="00FE56D0">
          <w:rPr>
            <w:rFonts w:ascii="Courier New" w:eastAsia="Times New Roman" w:hAnsi="Courier New" w:cs="Courier New"/>
            <w:color w:val="000000"/>
            <w:sz w:val="16"/>
            <w:szCs w:val="16"/>
            <w:lang w:val="en-GB" w:eastAsia="en-GB"/>
            <w:rPrChange w:id="234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34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345" w:author="Marco Petri" w:date="2020-12-22T22:07:00Z">
              <w:rPr>
                <w:rFonts w:ascii="Courier New" w:eastAsia="Times New Roman" w:hAnsi="Courier New" w:cs="Courier New"/>
                <w:color w:val="000000"/>
                <w:sz w:val="20"/>
                <w:szCs w:val="20"/>
                <w:lang w:val="en-GB" w:eastAsia="en-GB"/>
              </w:rPr>
            </w:rPrChange>
          </w:rPr>
          <w:t xml:space="preserve"> t:Time, s:Store |</w:t>
        </w:r>
      </w:ins>
    </w:p>
    <w:p w14:paraId="0D0E6B87" w14:textId="77777777" w:rsidR="00E250F6" w:rsidRPr="00FE56D0" w:rsidRDefault="00E250F6" w:rsidP="00E250F6">
      <w:pPr>
        <w:shd w:val="clear" w:color="auto" w:fill="FFFFFF"/>
        <w:spacing w:line="240" w:lineRule="auto"/>
        <w:jc w:val="left"/>
        <w:rPr>
          <w:ins w:id="2346" w:author="Marco Petri" w:date="2020-12-22T22:05:00Z"/>
          <w:rFonts w:ascii="Courier New" w:eastAsia="Times New Roman" w:hAnsi="Courier New" w:cs="Courier New"/>
          <w:color w:val="000000"/>
          <w:sz w:val="16"/>
          <w:szCs w:val="16"/>
          <w:lang w:val="en-GB" w:eastAsia="en-GB"/>
          <w:rPrChange w:id="2347" w:author="Marco Petri" w:date="2020-12-22T22:07:00Z">
            <w:rPr>
              <w:ins w:id="2348" w:author="Marco Petri" w:date="2020-12-22T22:05:00Z"/>
              <w:rFonts w:ascii="Courier New" w:eastAsia="Times New Roman" w:hAnsi="Courier New" w:cs="Courier New"/>
              <w:color w:val="000000"/>
              <w:sz w:val="20"/>
              <w:szCs w:val="20"/>
              <w:lang w:val="en-GB" w:eastAsia="en-GB"/>
            </w:rPr>
          </w:rPrChange>
        </w:rPr>
      </w:pPr>
      <w:ins w:id="2349" w:author="Marco Petri" w:date="2020-12-22T22:05:00Z">
        <w:r w:rsidRPr="00FE56D0">
          <w:rPr>
            <w:rFonts w:ascii="Courier New" w:eastAsia="Times New Roman" w:hAnsi="Courier New" w:cs="Courier New"/>
            <w:color w:val="000000"/>
            <w:sz w:val="16"/>
            <w:szCs w:val="16"/>
            <w:lang w:val="en-GB" w:eastAsia="en-GB"/>
            <w:rPrChange w:id="2350" w:author="Marco Petri" w:date="2020-12-22T22:07:00Z">
              <w:rPr>
                <w:rFonts w:ascii="Courier New" w:eastAsia="Times New Roman" w:hAnsi="Courier New" w:cs="Courier New"/>
                <w:color w:val="000000"/>
                <w:sz w:val="20"/>
                <w:szCs w:val="20"/>
                <w:lang w:val="en-GB" w:eastAsia="en-GB"/>
              </w:rPr>
            </w:rPrChange>
          </w:rPr>
          <w:t xml:space="preserve">        (some tick:Ticket |</w:t>
        </w:r>
      </w:ins>
    </w:p>
    <w:p w14:paraId="7D3FDD53" w14:textId="77777777" w:rsidR="00E250F6" w:rsidRPr="00FE56D0" w:rsidRDefault="00E250F6" w:rsidP="00E250F6">
      <w:pPr>
        <w:shd w:val="clear" w:color="auto" w:fill="FFFFFF"/>
        <w:spacing w:line="240" w:lineRule="auto"/>
        <w:jc w:val="left"/>
        <w:rPr>
          <w:ins w:id="2351" w:author="Marco Petri" w:date="2020-12-22T22:05:00Z"/>
          <w:rFonts w:ascii="Courier New" w:eastAsia="Times New Roman" w:hAnsi="Courier New" w:cs="Courier New"/>
          <w:color w:val="000000"/>
          <w:sz w:val="16"/>
          <w:szCs w:val="16"/>
          <w:lang w:val="en-GB" w:eastAsia="en-GB"/>
          <w:rPrChange w:id="2352" w:author="Marco Petri" w:date="2020-12-22T22:07:00Z">
            <w:rPr>
              <w:ins w:id="2353" w:author="Marco Petri" w:date="2020-12-22T22:05:00Z"/>
              <w:rFonts w:ascii="Courier New" w:eastAsia="Times New Roman" w:hAnsi="Courier New" w:cs="Courier New"/>
              <w:color w:val="000000"/>
              <w:sz w:val="20"/>
              <w:szCs w:val="20"/>
              <w:lang w:val="en-GB" w:eastAsia="en-GB"/>
            </w:rPr>
          </w:rPrChange>
        </w:rPr>
      </w:pPr>
      <w:ins w:id="2354" w:author="Marco Petri" w:date="2020-12-22T22:05:00Z">
        <w:r w:rsidRPr="00FE56D0">
          <w:rPr>
            <w:rFonts w:ascii="Courier New" w:eastAsia="Times New Roman" w:hAnsi="Courier New" w:cs="Courier New"/>
            <w:color w:val="000000"/>
            <w:sz w:val="16"/>
            <w:szCs w:val="16"/>
            <w:lang w:val="en-GB" w:eastAsia="en-GB"/>
            <w:rPrChange w:id="2355"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235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357" w:author="Marco Petri" w:date="2020-12-22T22:07:00Z">
              <w:rPr>
                <w:rFonts w:ascii="Courier New" w:eastAsia="Times New Roman" w:hAnsi="Courier New" w:cs="Courier New"/>
                <w:color w:val="000000"/>
                <w:sz w:val="20"/>
                <w:szCs w:val="20"/>
                <w:lang w:val="en-GB" w:eastAsia="en-GB"/>
              </w:rPr>
            </w:rPrChange>
          </w:rPr>
          <w:t xml:space="preserve">  s.storeControllers.controllerCheckIns.(t.next) </w:t>
        </w:r>
        <w:r w:rsidRPr="00FE56D0">
          <w:rPr>
            <w:rFonts w:ascii="Courier New" w:eastAsia="Times New Roman" w:hAnsi="Courier New" w:cs="Courier New"/>
            <w:b/>
            <w:bCs/>
            <w:color w:val="0000FF"/>
            <w:sz w:val="16"/>
            <w:szCs w:val="16"/>
            <w:lang w:val="en-GB" w:eastAsia="en-GB"/>
            <w:rPrChange w:id="2358" w:author="Marco Petri" w:date="2020-12-22T22:07:00Z">
              <w:rPr>
                <w:rFonts w:ascii="Courier New" w:eastAsia="Times New Roman" w:hAnsi="Courier New" w:cs="Courier New"/>
                <w:b/>
                <w:bCs/>
                <w:color w:val="0000FF"/>
                <w:sz w:val="20"/>
                <w:szCs w:val="20"/>
                <w:lang w:val="en-GB" w:eastAsia="en-GB"/>
              </w:rPr>
            </w:rPrChange>
          </w:rPr>
          <w:t>and</w:t>
        </w:r>
      </w:ins>
    </w:p>
    <w:p w14:paraId="161ABDB4" w14:textId="77777777" w:rsidR="00E250F6" w:rsidRPr="00FE56D0" w:rsidRDefault="00E250F6" w:rsidP="00E250F6">
      <w:pPr>
        <w:shd w:val="clear" w:color="auto" w:fill="FFFFFF"/>
        <w:spacing w:line="240" w:lineRule="auto"/>
        <w:jc w:val="left"/>
        <w:rPr>
          <w:ins w:id="2359" w:author="Marco Petri" w:date="2020-12-22T22:05:00Z"/>
          <w:rFonts w:ascii="Courier New" w:eastAsia="Times New Roman" w:hAnsi="Courier New" w:cs="Courier New"/>
          <w:color w:val="000000"/>
          <w:sz w:val="16"/>
          <w:szCs w:val="16"/>
          <w:lang w:val="en-GB" w:eastAsia="en-GB"/>
          <w:rPrChange w:id="2360" w:author="Marco Petri" w:date="2020-12-22T22:07:00Z">
            <w:rPr>
              <w:ins w:id="2361" w:author="Marco Petri" w:date="2020-12-22T22:05:00Z"/>
              <w:rFonts w:ascii="Courier New" w:eastAsia="Times New Roman" w:hAnsi="Courier New" w:cs="Courier New"/>
              <w:color w:val="000000"/>
              <w:sz w:val="20"/>
              <w:szCs w:val="20"/>
              <w:lang w:val="en-GB" w:eastAsia="en-GB"/>
            </w:rPr>
          </w:rPrChange>
        </w:rPr>
      </w:pPr>
      <w:ins w:id="2362" w:author="Marco Petri" w:date="2020-12-22T22:05:00Z">
        <w:r w:rsidRPr="00FE56D0">
          <w:rPr>
            <w:rFonts w:ascii="Courier New" w:eastAsia="Times New Roman" w:hAnsi="Courier New" w:cs="Courier New"/>
            <w:color w:val="000000"/>
            <w:sz w:val="16"/>
            <w:szCs w:val="16"/>
            <w:lang w:val="en-GB" w:eastAsia="en-GB"/>
            <w:rPrChange w:id="2363"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2364"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36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36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367" w:author="Marco Petri" w:date="2020-12-22T22:07:00Z">
              <w:rPr>
                <w:rFonts w:ascii="Courier New" w:eastAsia="Times New Roman" w:hAnsi="Courier New" w:cs="Courier New"/>
                <w:color w:val="000000"/>
                <w:sz w:val="20"/>
                <w:szCs w:val="20"/>
                <w:lang w:val="en-GB" w:eastAsia="en-GB"/>
              </w:rPr>
            </w:rPrChange>
          </w:rPr>
          <w:t xml:space="preserve"> s.storeControllers.controllerCheckIns.t )</w:t>
        </w:r>
      </w:ins>
    </w:p>
    <w:p w14:paraId="1AEC624F" w14:textId="77777777" w:rsidR="00E250F6" w:rsidRPr="00FE56D0" w:rsidRDefault="00E250F6" w:rsidP="00E250F6">
      <w:pPr>
        <w:shd w:val="clear" w:color="auto" w:fill="FFFFFF"/>
        <w:spacing w:line="240" w:lineRule="auto"/>
        <w:jc w:val="left"/>
        <w:rPr>
          <w:ins w:id="2368" w:author="Marco Petri" w:date="2020-12-22T22:05:00Z"/>
          <w:rFonts w:ascii="Courier New" w:eastAsia="Times New Roman" w:hAnsi="Courier New" w:cs="Courier New"/>
          <w:color w:val="000000"/>
          <w:sz w:val="16"/>
          <w:szCs w:val="16"/>
          <w:lang w:val="en-GB" w:eastAsia="en-GB"/>
          <w:rPrChange w:id="2369" w:author="Marco Petri" w:date="2020-12-22T22:07:00Z">
            <w:rPr>
              <w:ins w:id="2370" w:author="Marco Petri" w:date="2020-12-22T22:05:00Z"/>
              <w:rFonts w:ascii="Courier New" w:eastAsia="Times New Roman" w:hAnsi="Courier New" w:cs="Courier New"/>
              <w:color w:val="000000"/>
              <w:sz w:val="20"/>
              <w:szCs w:val="20"/>
              <w:lang w:val="en-GB" w:eastAsia="en-GB"/>
            </w:rPr>
          </w:rPrChange>
        </w:rPr>
      </w:pPr>
      <w:ins w:id="2371" w:author="Marco Petri" w:date="2020-12-22T22:05:00Z">
        <w:r w:rsidRPr="00FE56D0">
          <w:rPr>
            <w:rFonts w:ascii="Courier New" w:eastAsia="Times New Roman" w:hAnsi="Courier New" w:cs="Courier New"/>
            <w:color w:val="000000"/>
            <w:sz w:val="16"/>
            <w:szCs w:val="16"/>
            <w:lang w:val="en-GB" w:eastAsia="en-GB"/>
            <w:rPrChange w:id="237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373" w:author="Marco Petri" w:date="2020-12-22T22:07:00Z">
              <w:rPr>
                <w:rFonts w:ascii="Courier New" w:eastAsia="Times New Roman" w:hAnsi="Courier New" w:cs="Courier New"/>
                <w:b/>
                <w:bCs/>
                <w:color w:val="0000FF"/>
                <w:sz w:val="20"/>
                <w:szCs w:val="20"/>
                <w:lang w:val="en-GB" w:eastAsia="en-GB"/>
              </w:rPr>
            </w:rPrChange>
          </w:rPr>
          <w:t>iff</w:t>
        </w:r>
      </w:ins>
    </w:p>
    <w:p w14:paraId="798421D9" w14:textId="77777777" w:rsidR="00E250F6" w:rsidRPr="00FE56D0" w:rsidRDefault="00E250F6" w:rsidP="00E250F6">
      <w:pPr>
        <w:shd w:val="clear" w:color="auto" w:fill="FFFFFF"/>
        <w:spacing w:line="240" w:lineRule="auto"/>
        <w:jc w:val="left"/>
        <w:rPr>
          <w:ins w:id="2374" w:author="Marco Petri" w:date="2020-12-22T22:05:00Z"/>
          <w:rFonts w:ascii="Courier New" w:eastAsia="Times New Roman" w:hAnsi="Courier New" w:cs="Courier New"/>
          <w:color w:val="000000"/>
          <w:sz w:val="16"/>
          <w:szCs w:val="16"/>
          <w:lang w:val="en-GB" w:eastAsia="en-GB"/>
          <w:rPrChange w:id="2375" w:author="Marco Petri" w:date="2020-12-22T22:07:00Z">
            <w:rPr>
              <w:ins w:id="2376" w:author="Marco Petri" w:date="2020-12-22T22:05:00Z"/>
              <w:rFonts w:ascii="Courier New" w:eastAsia="Times New Roman" w:hAnsi="Courier New" w:cs="Courier New"/>
              <w:color w:val="000000"/>
              <w:sz w:val="20"/>
              <w:szCs w:val="20"/>
              <w:lang w:val="en-GB" w:eastAsia="en-GB"/>
            </w:rPr>
          </w:rPrChange>
        </w:rPr>
      </w:pPr>
      <w:ins w:id="2377" w:author="Marco Petri" w:date="2020-12-22T22:05:00Z">
        <w:r w:rsidRPr="00FE56D0">
          <w:rPr>
            <w:rFonts w:ascii="Courier New" w:eastAsia="Times New Roman" w:hAnsi="Courier New" w:cs="Courier New"/>
            <w:color w:val="000000"/>
            <w:sz w:val="16"/>
            <w:szCs w:val="16"/>
            <w:lang w:val="en-GB" w:eastAsia="en-GB"/>
            <w:rPrChange w:id="2378" w:author="Marco Petri" w:date="2020-12-22T22:07:00Z">
              <w:rPr>
                <w:rFonts w:ascii="Courier New" w:eastAsia="Times New Roman" w:hAnsi="Courier New" w:cs="Courier New"/>
                <w:color w:val="000000"/>
                <w:sz w:val="20"/>
                <w:szCs w:val="20"/>
                <w:lang w:val="en-GB" w:eastAsia="en-GB"/>
              </w:rPr>
            </w:rPrChange>
          </w:rPr>
          <w:t xml:space="preserve">        ( (some qt:QueueTicket |</w:t>
        </w:r>
      </w:ins>
    </w:p>
    <w:p w14:paraId="5D138807" w14:textId="77777777" w:rsidR="00E250F6" w:rsidRPr="00FE56D0" w:rsidRDefault="00E250F6" w:rsidP="00E250F6">
      <w:pPr>
        <w:shd w:val="clear" w:color="auto" w:fill="FFFFFF"/>
        <w:spacing w:line="240" w:lineRule="auto"/>
        <w:jc w:val="left"/>
        <w:rPr>
          <w:ins w:id="2379" w:author="Marco Petri" w:date="2020-12-22T22:05:00Z"/>
          <w:rFonts w:ascii="Courier New" w:eastAsia="Times New Roman" w:hAnsi="Courier New" w:cs="Courier New"/>
          <w:color w:val="000000"/>
          <w:sz w:val="16"/>
          <w:szCs w:val="16"/>
          <w:lang w:val="en-GB" w:eastAsia="en-GB"/>
          <w:rPrChange w:id="2380" w:author="Marco Petri" w:date="2020-12-22T22:07:00Z">
            <w:rPr>
              <w:ins w:id="2381" w:author="Marco Petri" w:date="2020-12-22T22:05:00Z"/>
              <w:rFonts w:ascii="Courier New" w:eastAsia="Times New Roman" w:hAnsi="Courier New" w:cs="Courier New"/>
              <w:color w:val="000000"/>
              <w:sz w:val="20"/>
              <w:szCs w:val="20"/>
              <w:lang w:val="en-GB" w:eastAsia="en-GB"/>
            </w:rPr>
          </w:rPrChange>
        </w:rPr>
      </w:pPr>
      <w:ins w:id="2382" w:author="Marco Petri" w:date="2020-12-22T22:05:00Z">
        <w:r w:rsidRPr="00FE56D0">
          <w:rPr>
            <w:rFonts w:ascii="Courier New" w:eastAsia="Times New Roman" w:hAnsi="Courier New" w:cs="Courier New"/>
            <w:color w:val="000000"/>
            <w:sz w:val="16"/>
            <w:szCs w:val="16"/>
            <w:lang w:val="en-GB" w:eastAsia="en-GB"/>
            <w:rPrChange w:id="2383" w:author="Marco Petri" w:date="2020-12-22T22:07:00Z">
              <w:rPr>
                <w:rFonts w:ascii="Courier New" w:eastAsia="Times New Roman" w:hAnsi="Courier New" w:cs="Courier New"/>
                <w:color w:val="000000"/>
                <w:sz w:val="20"/>
                <w:szCs w:val="20"/>
                <w:lang w:val="en-GB" w:eastAsia="en-GB"/>
              </w:rPr>
            </w:rPrChange>
          </w:rPr>
          <w:t xml:space="preserve">            enterStoreQueue[s,qt,t]) </w:t>
        </w:r>
        <w:r w:rsidRPr="00FE56D0">
          <w:rPr>
            <w:rFonts w:ascii="Courier New" w:eastAsia="Times New Roman" w:hAnsi="Courier New" w:cs="Courier New"/>
            <w:b/>
            <w:bCs/>
            <w:color w:val="0000FF"/>
            <w:sz w:val="16"/>
            <w:szCs w:val="16"/>
            <w:lang w:val="en-GB" w:eastAsia="en-GB"/>
            <w:rPrChange w:id="2384" w:author="Marco Petri" w:date="2020-12-22T22:07:00Z">
              <w:rPr>
                <w:rFonts w:ascii="Courier New" w:eastAsia="Times New Roman" w:hAnsi="Courier New" w:cs="Courier New"/>
                <w:b/>
                <w:bCs/>
                <w:color w:val="0000FF"/>
                <w:sz w:val="20"/>
                <w:szCs w:val="20"/>
                <w:lang w:val="en-GB" w:eastAsia="en-GB"/>
              </w:rPr>
            </w:rPrChange>
          </w:rPr>
          <w:t>or</w:t>
        </w:r>
      </w:ins>
    </w:p>
    <w:p w14:paraId="51565AAB" w14:textId="77777777" w:rsidR="00E250F6" w:rsidRPr="00FE56D0" w:rsidRDefault="00E250F6" w:rsidP="00E250F6">
      <w:pPr>
        <w:shd w:val="clear" w:color="auto" w:fill="FFFFFF"/>
        <w:spacing w:line="240" w:lineRule="auto"/>
        <w:jc w:val="left"/>
        <w:rPr>
          <w:ins w:id="2385" w:author="Marco Petri" w:date="2020-12-22T22:05:00Z"/>
          <w:rFonts w:ascii="Courier New" w:eastAsia="Times New Roman" w:hAnsi="Courier New" w:cs="Courier New"/>
          <w:color w:val="000000"/>
          <w:sz w:val="16"/>
          <w:szCs w:val="16"/>
          <w:lang w:val="en-GB" w:eastAsia="en-GB"/>
          <w:rPrChange w:id="2386" w:author="Marco Petri" w:date="2020-12-22T22:07:00Z">
            <w:rPr>
              <w:ins w:id="2387" w:author="Marco Petri" w:date="2020-12-22T22:05:00Z"/>
              <w:rFonts w:ascii="Courier New" w:eastAsia="Times New Roman" w:hAnsi="Courier New" w:cs="Courier New"/>
              <w:color w:val="000000"/>
              <w:sz w:val="20"/>
              <w:szCs w:val="20"/>
              <w:lang w:val="en-GB" w:eastAsia="en-GB"/>
            </w:rPr>
          </w:rPrChange>
        </w:rPr>
      </w:pPr>
      <w:ins w:id="2388" w:author="Marco Petri" w:date="2020-12-22T22:05:00Z">
        <w:r w:rsidRPr="00FE56D0">
          <w:rPr>
            <w:rFonts w:ascii="Courier New" w:eastAsia="Times New Roman" w:hAnsi="Courier New" w:cs="Courier New"/>
            <w:color w:val="000000"/>
            <w:sz w:val="16"/>
            <w:szCs w:val="16"/>
            <w:lang w:val="en-GB" w:eastAsia="en-GB"/>
            <w:rPrChange w:id="2389"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2390"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2391" w:author="Marco Petri" w:date="2020-12-22T22:07:00Z">
              <w:rPr>
                <w:rFonts w:ascii="Courier New" w:eastAsia="Times New Roman" w:hAnsi="Courier New" w:cs="Courier New"/>
                <w:color w:val="000000"/>
                <w:sz w:val="20"/>
                <w:szCs w:val="20"/>
                <w:lang w:val="en-GB" w:eastAsia="en-GB"/>
              </w:rPr>
            </w:rPrChange>
          </w:rPr>
          <w:t xml:space="preserve"> b:Booking | enterStoreBooking[s,b,t]) )</w:t>
        </w:r>
      </w:ins>
    </w:p>
    <w:p w14:paraId="78E14210" w14:textId="77777777" w:rsidR="00E250F6" w:rsidRPr="00FE56D0" w:rsidRDefault="00E250F6" w:rsidP="00E250F6">
      <w:pPr>
        <w:shd w:val="clear" w:color="auto" w:fill="FFFFFF"/>
        <w:spacing w:line="240" w:lineRule="auto"/>
        <w:jc w:val="left"/>
        <w:rPr>
          <w:ins w:id="2392" w:author="Marco Petri" w:date="2020-12-22T22:05:00Z"/>
          <w:rFonts w:ascii="Courier New" w:eastAsia="Times New Roman" w:hAnsi="Courier New" w:cs="Courier New"/>
          <w:color w:val="000000"/>
          <w:sz w:val="16"/>
          <w:szCs w:val="16"/>
          <w:lang w:val="en-GB" w:eastAsia="en-GB"/>
          <w:rPrChange w:id="2393" w:author="Marco Petri" w:date="2020-12-22T22:07:00Z">
            <w:rPr>
              <w:ins w:id="2394" w:author="Marco Petri" w:date="2020-12-22T22:05:00Z"/>
              <w:rFonts w:ascii="Courier New" w:eastAsia="Times New Roman" w:hAnsi="Courier New" w:cs="Courier New"/>
              <w:color w:val="000000"/>
              <w:sz w:val="20"/>
              <w:szCs w:val="20"/>
              <w:lang w:val="en-GB" w:eastAsia="en-GB"/>
            </w:rPr>
          </w:rPrChange>
        </w:rPr>
      </w:pPr>
      <w:ins w:id="2395" w:author="Marco Petri" w:date="2020-12-22T22:05:00Z">
        <w:r w:rsidRPr="00FE56D0">
          <w:rPr>
            <w:rFonts w:ascii="Courier New" w:eastAsia="Times New Roman" w:hAnsi="Courier New" w:cs="Courier New"/>
            <w:color w:val="000000"/>
            <w:sz w:val="16"/>
            <w:szCs w:val="16"/>
            <w:lang w:val="en-GB" w:eastAsia="en-GB"/>
            <w:rPrChange w:id="2396" w:author="Marco Petri" w:date="2020-12-22T22:07:00Z">
              <w:rPr>
                <w:rFonts w:ascii="Courier New" w:eastAsia="Times New Roman" w:hAnsi="Courier New" w:cs="Courier New"/>
                <w:color w:val="000000"/>
                <w:sz w:val="20"/>
                <w:szCs w:val="20"/>
                <w:lang w:val="en-GB" w:eastAsia="en-GB"/>
              </w:rPr>
            </w:rPrChange>
          </w:rPr>
          <w:t>}</w:t>
        </w:r>
      </w:ins>
    </w:p>
    <w:p w14:paraId="74B047E3" w14:textId="77777777" w:rsidR="00E250F6" w:rsidRPr="00FE56D0" w:rsidRDefault="00E250F6" w:rsidP="00E250F6">
      <w:pPr>
        <w:shd w:val="clear" w:color="auto" w:fill="FFFFFF"/>
        <w:spacing w:line="240" w:lineRule="auto"/>
        <w:jc w:val="left"/>
        <w:rPr>
          <w:ins w:id="2397" w:author="Marco Petri" w:date="2020-12-22T22:05:00Z"/>
          <w:rFonts w:ascii="Courier New" w:eastAsia="Times New Roman" w:hAnsi="Courier New" w:cs="Courier New"/>
          <w:color w:val="000000"/>
          <w:sz w:val="16"/>
          <w:szCs w:val="16"/>
          <w:lang w:val="en-GB" w:eastAsia="en-GB"/>
          <w:rPrChange w:id="2398" w:author="Marco Petri" w:date="2020-12-22T22:07:00Z">
            <w:rPr>
              <w:ins w:id="2399" w:author="Marco Petri" w:date="2020-12-22T22:05:00Z"/>
              <w:rFonts w:ascii="Courier New" w:eastAsia="Times New Roman" w:hAnsi="Courier New" w:cs="Courier New"/>
              <w:color w:val="000000"/>
              <w:sz w:val="20"/>
              <w:szCs w:val="20"/>
              <w:lang w:val="en-GB" w:eastAsia="en-GB"/>
            </w:rPr>
          </w:rPrChange>
        </w:rPr>
      </w:pPr>
    </w:p>
    <w:p w14:paraId="29C2B4D8" w14:textId="77777777" w:rsidR="00E250F6" w:rsidRPr="00FE56D0" w:rsidRDefault="00E250F6" w:rsidP="00E250F6">
      <w:pPr>
        <w:shd w:val="clear" w:color="auto" w:fill="FFFFFF"/>
        <w:spacing w:line="240" w:lineRule="auto"/>
        <w:jc w:val="left"/>
        <w:rPr>
          <w:ins w:id="2400" w:author="Marco Petri" w:date="2020-12-22T22:05:00Z"/>
          <w:rFonts w:ascii="Courier New" w:eastAsia="Times New Roman" w:hAnsi="Courier New" w:cs="Courier New"/>
          <w:color w:val="008000"/>
          <w:sz w:val="16"/>
          <w:szCs w:val="16"/>
          <w:lang w:val="en-GB" w:eastAsia="en-GB"/>
          <w:rPrChange w:id="2401" w:author="Marco Petri" w:date="2020-12-22T22:07:00Z">
            <w:rPr>
              <w:ins w:id="2402" w:author="Marco Petri" w:date="2020-12-22T22:05:00Z"/>
              <w:rFonts w:ascii="Courier New" w:eastAsia="Times New Roman" w:hAnsi="Courier New" w:cs="Courier New"/>
              <w:color w:val="008000"/>
              <w:sz w:val="20"/>
              <w:szCs w:val="20"/>
              <w:lang w:val="en-GB" w:eastAsia="en-GB"/>
            </w:rPr>
          </w:rPrChange>
        </w:rPr>
      </w:pPr>
      <w:ins w:id="2403" w:author="Marco Petri" w:date="2020-12-22T22:05:00Z">
        <w:r w:rsidRPr="00FE56D0">
          <w:rPr>
            <w:rFonts w:ascii="Courier New" w:eastAsia="Times New Roman" w:hAnsi="Courier New" w:cs="Courier New"/>
            <w:color w:val="008000"/>
            <w:sz w:val="16"/>
            <w:szCs w:val="16"/>
            <w:lang w:val="en-GB" w:eastAsia="en-GB"/>
            <w:rPrChange w:id="2404" w:author="Marco Petri" w:date="2020-12-22T22:07:00Z">
              <w:rPr>
                <w:rFonts w:ascii="Courier New" w:eastAsia="Times New Roman" w:hAnsi="Courier New" w:cs="Courier New"/>
                <w:color w:val="008000"/>
                <w:sz w:val="20"/>
                <w:szCs w:val="20"/>
                <w:lang w:val="en-GB" w:eastAsia="en-GB"/>
              </w:rPr>
            </w:rPrChange>
          </w:rPr>
          <w:t>/*--------------------------------------------------------------------</w:t>
        </w:r>
      </w:ins>
    </w:p>
    <w:p w14:paraId="2DA0932B" w14:textId="77777777" w:rsidR="00E250F6" w:rsidRPr="00FE56D0" w:rsidRDefault="00E250F6" w:rsidP="00E250F6">
      <w:pPr>
        <w:shd w:val="clear" w:color="auto" w:fill="FFFFFF"/>
        <w:spacing w:line="240" w:lineRule="auto"/>
        <w:jc w:val="left"/>
        <w:rPr>
          <w:ins w:id="2405" w:author="Marco Petri" w:date="2020-12-22T22:05:00Z"/>
          <w:rFonts w:ascii="Courier New" w:eastAsia="Times New Roman" w:hAnsi="Courier New" w:cs="Courier New"/>
          <w:color w:val="008000"/>
          <w:sz w:val="16"/>
          <w:szCs w:val="16"/>
          <w:lang w:val="en-GB" w:eastAsia="en-GB"/>
          <w:rPrChange w:id="2406" w:author="Marco Petri" w:date="2020-12-22T22:07:00Z">
            <w:rPr>
              <w:ins w:id="2407" w:author="Marco Petri" w:date="2020-12-22T22:05:00Z"/>
              <w:rFonts w:ascii="Courier New" w:eastAsia="Times New Roman" w:hAnsi="Courier New" w:cs="Courier New"/>
              <w:color w:val="008000"/>
              <w:sz w:val="20"/>
              <w:szCs w:val="20"/>
              <w:lang w:val="en-GB" w:eastAsia="en-GB"/>
            </w:rPr>
          </w:rPrChange>
        </w:rPr>
      </w:pPr>
      <w:ins w:id="2408" w:author="Marco Petri" w:date="2020-12-22T22:05:00Z">
        <w:r w:rsidRPr="00FE56D0">
          <w:rPr>
            <w:rFonts w:ascii="Courier New" w:eastAsia="Times New Roman" w:hAnsi="Courier New" w:cs="Courier New"/>
            <w:color w:val="008000"/>
            <w:sz w:val="16"/>
            <w:szCs w:val="16"/>
            <w:lang w:val="en-GB" w:eastAsia="en-GB"/>
            <w:rPrChange w:id="2409" w:author="Marco Petri" w:date="2020-12-22T22:07:00Z">
              <w:rPr>
                <w:rFonts w:ascii="Courier New" w:eastAsia="Times New Roman" w:hAnsi="Courier New" w:cs="Courier New"/>
                <w:color w:val="008000"/>
                <w:sz w:val="20"/>
                <w:szCs w:val="20"/>
                <w:lang w:val="en-GB" w:eastAsia="en-GB"/>
              </w:rPr>
            </w:rPrChange>
          </w:rPr>
          <w:t xml:space="preserve">    No Useless Entities: the following facts state that if </w:t>
        </w:r>
      </w:ins>
    </w:p>
    <w:p w14:paraId="043AA427" w14:textId="77777777" w:rsidR="00E250F6" w:rsidRPr="00FE56D0" w:rsidRDefault="00E250F6" w:rsidP="00E250F6">
      <w:pPr>
        <w:shd w:val="clear" w:color="auto" w:fill="FFFFFF"/>
        <w:spacing w:line="240" w:lineRule="auto"/>
        <w:jc w:val="left"/>
        <w:rPr>
          <w:ins w:id="2410" w:author="Marco Petri" w:date="2020-12-22T22:05:00Z"/>
          <w:rFonts w:ascii="Courier New" w:eastAsia="Times New Roman" w:hAnsi="Courier New" w:cs="Courier New"/>
          <w:color w:val="008000"/>
          <w:sz w:val="16"/>
          <w:szCs w:val="16"/>
          <w:lang w:val="en-GB" w:eastAsia="en-GB"/>
          <w:rPrChange w:id="2411" w:author="Marco Petri" w:date="2020-12-22T22:07:00Z">
            <w:rPr>
              <w:ins w:id="2412" w:author="Marco Petri" w:date="2020-12-22T22:05:00Z"/>
              <w:rFonts w:ascii="Courier New" w:eastAsia="Times New Roman" w:hAnsi="Courier New" w:cs="Courier New"/>
              <w:color w:val="008000"/>
              <w:sz w:val="20"/>
              <w:szCs w:val="20"/>
              <w:lang w:val="en-GB" w:eastAsia="en-GB"/>
            </w:rPr>
          </w:rPrChange>
        </w:rPr>
      </w:pPr>
      <w:ins w:id="2413" w:author="Marco Petri" w:date="2020-12-22T22:05:00Z">
        <w:r w:rsidRPr="00FE56D0">
          <w:rPr>
            <w:rFonts w:ascii="Courier New" w:eastAsia="Times New Roman" w:hAnsi="Courier New" w:cs="Courier New"/>
            <w:color w:val="008000"/>
            <w:sz w:val="16"/>
            <w:szCs w:val="16"/>
            <w:lang w:val="en-GB" w:eastAsia="en-GB"/>
            <w:rPrChange w:id="2414" w:author="Marco Petri" w:date="2020-12-22T22:07:00Z">
              <w:rPr>
                <w:rFonts w:ascii="Courier New" w:eastAsia="Times New Roman" w:hAnsi="Courier New" w:cs="Courier New"/>
                <w:color w:val="008000"/>
                <w:sz w:val="20"/>
                <w:szCs w:val="20"/>
                <w:lang w:val="en-GB" w:eastAsia="en-GB"/>
              </w:rPr>
            </w:rPrChange>
          </w:rPr>
          <w:t xml:space="preserve">    an entity exists, it must belong somewhere, i.e. we</w:t>
        </w:r>
      </w:ins>
    </w:p>
    <w:p w14:paraId="58B8233D" w14:textId="77777777" w:rsidR="00E250F6" w:rsidRPr="00FE56D0" w:rsidRDefault="00E250F6" w:rsidP="00E250F6">
      <w:pPr>
        <w:shd w:val="clear" w:color="auto" w:fill="FFFFFF"/>
        <w:spacing w:line="240" w:lineRule="auto"/>
        <w:jc w:val="left"/>
        <w:rPr>
          <w:ins w:id="2415" w:author="Marco Petri" w:date="2020-12-22T22:05:00Z"/>
          <w:rFonts w:ascii="Courier New" w:eastAsia="Times New Roman" w:hAnsi="Courier New" w:cs="Courier New"/>
          <w:color w:val="008000"/>
          <w:sz w:val="16"/>
          <w:szCs w:val="16"/>
          <w:lang w:val="en-GB" w:eastAsia="en-GB"/>
          <w:rPrChange w:id="2416" w:author="Marco Petri" w:date="2020-12-22T22:07:00Z">
            <w:rPr>
              <w:ins w:id="2417" w:author="Marco Petri" w:date="2020-12-22T22:05:00Z"/>
              <w:rFonts w:ascii="Courier New" w:eastAsia="Times New Roman" w:hAnsi="Courier New" w:cs="Courier New"/>
              <w:color w:val="008000"/>
              <w:sz w:val="20"/>
              <w:szCs w:val="20"/>
              <w:lang w:val="en-GB" w:eastAsia="en-GB"/>
            </w:rPr>
          </w:rPrChange>
        </w:rPr>
      </w:pPr>
      <w:ins w:id="2418" w:author="Marco Petri" w:date="2020-12-22T22:05:00Z">
        <w:r w:rsidRPr="00FE56D0">
          <w:rPr>
            <w:rFonts w:ascii="Courier New" w:eastAsia="Times New Roman" w:hAnsi="Courier New" w:cs="Courier New"/>
            <w:color w:val="008000"/>
            <w:sz w:val="16"/>
            <w:szCs w:val="16"/>
            <w:lang w:val="en-GB" w:eastAsia="en-GB"/>
            <w:rPrChange w:id="2419" w:author="Marco Petri" w:date="2020-12-22T22:07:00Z">
              <w:rPr>
                <w:rFonts w:ascii="Courier New" w:eastAsia="Times New Roman" w:hAnsi="Courier New" w:cs="Courier New"/>
                <w:color w:val="008000"/>
                <w:sz w:val="20"/>
                <w:szCs w:val="20"/>
                <w:lang w:val="en-GB" w:eastAsia="en-GB"/>
              </w:rPr>
            </w:rPrChange>
          </w:rPr>
          <w:t xml:space="preserve">    do not want isolted/useless entities. For instance, we can sureòy</w:t>
        </w:r>
      </w:ins>
    </w:p>
    <w:p w14:paraId="2B2CC868" w14:textId="77777777" w:rsidR="00E250F6" w:rsidRPr="00FE56D0" w:rsidRDefault="00E250F6" w:rsidP="00E250F6">
      <w:pPr>
        <w:shd w:val="clear" w:color="auto" w:fill="FFFFFF"/>
        <w:spacing w:line="240" w:lineRule="auto"/>
        <w:jc w:val="left"/>
        <w:rPr>
          <w:ins w:id="2420" w:author="Marco Petri" w:date="2020-12-22T22:05:00Z"/>
          <w:rFonts w:ascii="Courier New" w:eastAsia="Times New Roman" w:hAnsi="Courier New" w:cs="Courier New"/>
          <w:color w:val="008000"/>
          <w:sz w:val="16"/>
          <w:szCs w:val="16"/>
          <w:lang w:val="en-GB" w:eastAsia="en-GB"/>
          <w:rPrChange w:id="2421" w:author="Marco Petri" w:date="2020-12-22T22:07:00Z">
            <w:rPr>
              <w:ins w:id="2422" w:author="Marco Petri" w:date="2020-12-22T22:05:00Z"/>
              <w:rFonts w:ascii="Courier New" w:eastAsia="Times New Roman" w:hAnsi="Courier New" w:cs="Courier New"/>
              <w:color w:val="008000"/>
              <w:sz w:val="20"/>
              <w:szCs w:val="20"/>
              <w:lang w:val="en-GB" w:eastAsia="en-GB"/>
            </w:rPr>
          </w:rPrChange>
        </w:rPr>
      </w:pPr>
      <w:ins w:id="2423" w:author="Marco Petri" w:date="2020-12-22T22:05:00Z">
        <w:r w:rsidRPr="00FE56D0">
          <w:rPr>
            <w:rFonts w:ascii="Courier New" w:eastAsia="Times New Roman" w:hAnsi="Courier New" w:cs="Courier New"/>
            <w:color w:val="008000"/>
            <w:sz w:val="16"/>
            <w:szCs w:val="16"/>
            <w:lang w:val="en-GB" w:eastAsia="en-GB"/>
            <w:rPrChange w:id="2424" w:author="Marco Petri" w:date="2020-12-22T22:07:00Z">
              <w:rPr>
                <w:rFonts w:ascii="Courier New" w:eastAsia="Times New Roman" w:hAnsi="Courier New" w:cs="Courier New"/>
                <w:color w:val="008000"/>
                <w:sz w:val="20"/>
                <w:szCs w:val="20"/>
                <w:lang w:val="en-GB" w:eastAsia="en-GB"/>
              </w:rPr>
            </w:rPrChange>
          </w:rPr>
          <w:t xml:space="preserve">    have unemployed Store Managers in real life, but they are not </w:t>
        </w:r>
      </w:ins>
    </w:p>
    <w:p w14:paraId="7011112D" w14:textId="77777777" w:rsidR="00E250F6" w:rsidRPr="00FE56D0" w:rsidRDefault="00E250F6" w:rsidP="00E250F6">
      <w:pPr>
        <w:shd w:val="clear" w:color="auto" w:fill="FFFFFF"/>
        <w:spacing w:line="240" w:lineRule="auto"/>
        <w:jc w:val="left"/>
        <w:rPr>
          <w:ins w:id="2425" w:author="Marco Petri" w:date="2020-12-22T22:05:00Z"/>
          <w:rFonts w:ascii="Courier New" w:eastAsia="Times New Roman" w:hAnsi="Courier New" w:cs="Courier New"/>
          <w:color w:val="008000"/>
          <w:sz w:val="16"/>
          <w:szCs w:val="16"/>
          <w:lang w:val="en-GB" w:eastAsia="en-GB"/>
          <w:rPrChange w:id="2426" w:author="Marco Petri" w:date="2020-12-22T22:07:00Z">
            <w:rPr>
              <w:ins w:id="2427" w:author="Marco Petri" w:date="2020-12-22T22:05:00Z"/>
              <w:rFonts w:ascii="Courier New" w:eastAsia="Times New Roman" w:hAnsi="Courier New" w:cs="Courier New"/>
              <w:color w:val="008000"/>
              <w:sz w:val="20"/>
              <w:szCs w:val="20"/>
              <w:lang w:val="en-GB" w:eastAsia="en-GB"/>
            </w:rPr>
          </w:rPrChange>
        </w:rPr>
      </w:pPr>
      <w:ins w:id="2428" w:author="Marco Petri" w:date="2020-12-22T22:05:00Z">
        <w:r w:rsidRPr="00FE56D0">
          <w:rPr>
            <w:rFonts w:ascii="Courier New" w:eastAsia="Times New Roman" w:hAnsi="Courier New" w:cs="Courier New"/>
            <w:color w:val="008000"/>
            <w:sz w:val="16"/>
            <w:szCs w:val="16"/>
            <w:lang w:val="en-GB" w:eastAsia="en-GB"/>
            <w:rPrChange w:id="2429" w:author="Marco Petri" w:date="2020-12-22T22:07:00Z">
              <w:rPr>
                <w:rFonts w:ascii="Courier New" w:eastAsia="Times New Roman" w:hAnsi="Courier New" w:cs="Courier New"/>
                <w:color w:val="008000"/>
                <w:sz w:val="20"/>
                <w:szCs w:val="20"/>
                <w:lang w:val="en-GB" w:eastAsia="en-GB"/>
              </w:rPr>
            </w:rPrChange>
          </w:rPr>
          <w:t xml:space="preserve">    relevant for our analysis, therefore we include these facts to </w:t>
        </w:r>
      </w:ins>
    </w:p>
    <w:p w14:paraId="59CCCB8E" w14:textId="77777777" w:rsidR="00E250F6" w:rsidRPr="00FE56D0" w:rsidRDefault="00E250F6" w:rsidP="00E250F6">
      <w:pPr>
        <w:shd w:val="clear" w:color="auto" w:fill="FFFFFF"/>
        <w:spacing w:line="240" w:lineRule="auto"/>
        <w:jc w:val="left"/>
        <w:rPr>
          <w:ins w:id="2430" w:author="Marco Petri" w:date="2020-12-22T22:05:00Z"/>
          <w:rFonts w:ascii="Courier New" w:eastAsia="Times New Roman" w:hAnsi="Courier New" w:cs="Courier New"/>
          <w:color w:val="008000"/>
          <w:sz w:val="16"/>
          <w:szCs w:val="16"/>
          <w:lang w:val="en-GB" w:eastAsia="en-GB"/>
          <w:rPrChange w:id="2431" w:author="Marco Petri" w:date="2020-12-22T22:07:00Z">
            <w:rPr>
              <w:ins w:id="2432" w:author="Marco Petri" w:date="2020-12-22T22:05:00Z"/>
              <w:rFonts w:ascii="Courier New" w:eastAsia="Times New Roman" w:hAnsi="Courier New" w:cs="Courier New"/>
              <w:color w:val="008000"/>
              <w:sz w:val="20"/>
              <w:szCs w:val="20"/>
              <w:lang w:val="en-GB" w:eastAsia="en-GB"/>
            </w:rPr>
          </w:rPrChange>
        </w:rPr>
      </w:pPr>
      <w:ins w:id="2433" w:author="Marco Petri" w:date="2020-12-22T22:05:00Z">
        <w:r w:rsidRPr="00FE56D0">
          <w:rPr>
            <w:rFonts w:ascii="Courier New" w:eastAsia="Times New Roman" w:hAnsi="Courier New" w:cs="Courier New"/>
            <w:color w:val="008000"/>
            <w:sz w:val="16"/>
            <w:szCs w:val="16"/>
            <w:lang w:val="en-GB" w:eastAsia="en-GB"/>
            <w:rPrChange w:id="2434" w:author="Marco Petri" w:date="2020-12-22T22:07:00Z">
              <w:rPr>
                <w:rFonts w:ascii="Courier New" w:eastAsia="Times New Roman" w:hAnsi="Courier New" w:cs="Courier New"/>
                <w:color w:val="008000"/>
                <w:sz w:val="20"/>
                <w:szCs w:val="20"/>
                <w:lang w:val="en-GB" w:eastAsia="en-GB"/>
              </w:rPr>
            </w:rPrChange>
          </w:rPr>
          <w:t xml:space="preserve">    avoid their generation</w:t>
        </w:r>
      </w:ins>
    </w:p>
    <w:p w14:paraId="20A9E91E" w14:textId="77777777" w:rsidR="00E250F6" w:rsidRPr="00FE56D0" w:rsidRDefault="00E250F6" w:rsidP="00E250F6">
      <w:pPr>
        <w:shd w:val="clear" w:color="auto" w:fill="FFFFFF"/>
        <w:spacing w:line="240" w:lineRule="auto"/>
        <w:jc w:val="left"/>
        <w:rPr>
          <w:ins w:id="2435" w:author="Marco Petri" w:date="2020-12-22T22:05:00Z"/>
          <w:rFonts w:ascii="Courier New" w:eastAsia="Times New Roman" w:hAnsi="Courier New" w:cs="Courier New"/>
          <w:color w:val="000000"/>
          <w:sz w:val="16"/>
          <w:szCs w:val="16"/>
          <w:lang w:val="en-GB" w:eastAsia="en-GB"/>
          <w:rPrChange w:id="2436" w:author="Marco Petri" w:date="2020-12-22T22:07:00Z">
            <w:rPr>
              <w:ins w:id="2437" w:author="Marco Petri" w:date="2020-12-22T22:05:00Z"/>
              <w:rFonts w:ascii="Courier New" w:eastAsia="Times New Roman" w:hAnsi="Courier New" w:cs="Courier New"/>
              <w:color w:val="000000"/>
              <w:sz w:val="20"/>
              <w:szCs w:val="20"/>
              <w:lang w:val="en-GB" w:eastAsia="en-GB"/>
            </w:rPr>
          </w:rPrChange>
        </w:rPr>
      </w:pPr>
      <w:ins w:id="2438" w:author="Marco Petri" w:date="2020-12-22T22:05:00Z">
        <w:r w:rsidRPr="00FE56D0">
          <w:rPr>
            <w:rFonts w:ascii="Courier New" w:eastAsia="Times New Roman" w:hAnsi="Courier New" w:cs="Courier New"/>
            <w:color w:val="008000"/>
            <w:sz w:val="16"/>
            <w:szCs w:val="16"/>
            <w:lang w:val="en-GB" w:eastAsia="en-GB"/>
            <w:rPrChange w:id="2439" w:author="Marco Petri" w:date="2020-12-22T22:07:00Z">
              <w:rPr>
                <w:rFonts w:ascii="Courier New" w:eastAsia="Times New Roman" w:hAnsi="Courier New" w:cs="Courier New"/>
                <w:color w:val="008000"/>
                <w:sz w:val="20"/>
                <w:szCs w:val="20"/>
                <w:lang w:val="en-GB" w:eastAsia="en-GB"/>
              </w:rPr>
            </w:rPrChange>
          </w:rPr>
          <w:t>----------------------------------------------------------------------*/</w:t>
        </w:r>
      </w:ins>
    </w:p>
    <w:p w14:paraId="3160F845" w14:textId="77777777" w:rsidR="00E250F6" w:rsidRPr="00FE56D0" w:rsidRDefault="00E250F6" w:rsidP="00E250F6">
      <w:pPr>
        <w:shd w:val="clear" w:color="auto" w:fill="FFFFFF"/>
        <w:spacing w:line="240" w:lineRule="auto"/>
        <w:jc w:val="left"/>
        <w:rPr>
          <w:ins w:id="2440" w:author="Marco Petri" w:date="2020-12-22T22:05:00Z"/>
          <w:rFonts w:ascii="Courier New" w:eastAsia="Times New Roman" w:hAnsi="Courier New" w:cs="Courier New"/>
          <w:color w:val="008000"/>
          <w:sz w:val="16"/>
          <w:szCs w:val="16"/>
          <w:lang w:val="en-GB" w:eastAsia="en-GB"/>
          <w:rPrChange w:id="2441" w:author="Marco Petri" w:date="2020-12-22T22:07:00Z">
            <w:rPr>
              <w:ins w:id="2442" w:author="Marco Petri" w:date="2020-12-22T22:05:00Z"/>
              <w:rFonts w:ascii="Courier New" w:eastAsia="Times New Roman" w:hAnsi="Courier New" w:cs="Courier New"/>
              <w:color w:val="008000"/>
              <w:sz w:val="20"/>
              <w:szCs w:val="20"/>
              <w:lang w:val="en-GB" w:eastAsia="en-GB"/>
            </w:rPr>
          </w:rPrChange>
        </w:rPr>
      </w:pPr>
      <w:ins w:id="2443" w:author="Marco Petri" w:date="2020-12-22T22:05:00Z">
        <w:r w:rsidRPr="00FE56D0">
          <w:rPr>
            <w:rFonts w:ascii="Courier New" w:eastAsia="Times New Roman" w:hAnsi="Courier New" w:cs="Courier New"/>
            <w:color w:val="008000"/>
            <w:sz w:val="16"/>
            <w:szCs w:val="16"/>
            <w:lang w:val="en-GB" w:eastAsia="en-GB"/>
            <w:rPrChange w:id="2444" w:author="Marco Petri" w:date="2020-12-22T22:07:00Z">
              <w:rPr>
                <w:rFonts w:ascii="Courier New" w:eastAsia="Times New Roman" w:hAnsi="Courier New" w:cs="Courier New"/>
                <w:color w:val="008000"/>
                <w:sz w:val="20"/>
                <w:szCs w:val="20"/>
                <w:lang w:val="en-GB" w:eastAsia="en-GB"/>
              </w:rPr>
            </w:rPrChange>
          </w:rPr>
          <w:t>//Store managers manage at least one store</w:t>
        </w:r>
      </w:ins>
    </w:p>
    <w:p w14:paraId="702136C5" w14:textId="77777777" w:rsidR="00E250F6" w:rsidRPr="00FE56D0" w:rsidRDefault="00E250F6" w:rsidP="00E250F6">
      <w:pPr>
        <w:shd w:val="clear" w:color="auto" w:fill="FFFFFF"/>
        <w:spacing w:line="240" w:lineRule="auto"/>
        <w:jc w:val="left"/>
        <w:rPr>
          <w:ins w:id="2445" w:author="Marco Petri" w:date="2020-12-22T22:05:00Z"/>
          <w:rFonts w:ascii="Courier New" w:eastAsia="Times New Roman" w:hAnsi="Courier New" w:cs="Courier New"/>
          <w:color w:val="000000"/>
          <w:sz w:val="16"/>
          <w:szCs w:val="16"/>
          <w:lang w:val="en-GB" w:eastAsia="en-GB"/>
          <w:rPrChange w:id="2446" w:author="Marco Petri" w:date="2020-12-22T22:07:00Z">
            <w:rPr>
              <w:ins w:id="2447" w:author="Marco Petri" w:date="2020-12-22T22:05:00Z"/>
              <w:rFonts w:ascii="Courier New" w:eastAsia="Times New Roman" w:hAnsi="Courier New" w:cs="Courier New"/>
              <w:color w:val="000000"/>
              <w:sz w:val="20"/>
              <w:szCs w:val="20"/>
              <w:lang w:val="en-GB" w:eastAsia="en-GB"/>
            </w:rPr>
          </w:rPrChange>
        </w:rPr>
      </w:pPr>
      <w:ins w:id="2448" w:author="Marco Petri" w:date="2020-12-22T22:05:00Z">
        <w:r w:rsidRPr="00FE56D0">
          <w:rPr>
            <w:rFonts w:ascii="Courier New" w:eastAsia="Times New Roman" w:hAnsi="Courier New" w:cs="Courier New"/>
            <w:b/>
            <w:bCs/>
            <w:color w:val="0000FF"/>
            <w:sz w:val="16"/>
            <w:szCs w:val="16"/>
            <w:lang w:val="en-GB" w:eastAsia="en-GB"/>
            <w:rPrChange w:id="244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450" w:author="Marco Petri" w:date="2020-12-22T22:07:00Z">
              <w:rPr>
                <w:rFonts w:ascii="Courier New" w:eastAsia="Times New Roman" w:hAnsi="Courier New" w:cs="Courier New"/>
                <w:color w:val="000000"/>
                <w:sz w:val="20"/>
                <w:szCs w:val="20"/>
                <w:lang w:val="en-GB" w:eastAsia="en-GB"/>
              </w:rPr>
            </w:rPrChange>
          </w:rPr>
          <w:t xml:space="preserve"> storeManagersManageAtLeastOneStore {</w:t>
        </w:r>
      </w:ins>
    </w:p>
    <w:p w14:paraId="453F1D40" w14:textId="77777777" w:rsidR="00E250F6" w:rsidRPr="00FE56D0" w:rsidRDefault="00E250F6" w:rsidP="00E250F6">
      <w:pPr>
        <w:shd w:val="clear" w:color="auto" w:fill="FFFFFF"/>
        <w:spacing w:line="240" w:lineRule="auto"/>
        <w:jc w:val="left"/>
        <w:rPr>
          <w:ins w:id="2451" w:author="Marco Petri" w:date="2020-12-22T22:05:00Z"/>
          <w:rFonts w:ascii="Courier New" w:eastAsia="Times New Roman" w:hAnsi="Courier New" w:cs="Courier New"/>
          <w:color w:val="000000"/>
          <w:sz w:val="16"/>
          <w:szCs w:val="16"/>
          <w:lang w:val="en-GB" w:eastAsia="en-GB"/>
          <w:rPrChange w:id="2452" w:author="Marco Petri" w:date="2020-12-22T22:07:00Z">
            <w:rPr>
              <w:ins w:id="2453" w:author="Marco Petri" w:date="2020-12-22T22:05:00Z"/>
              <w:rFonts w:ascii="Courier New" w:eastAsia="Times New Roman" w:hAnsi="Courier New" w:cs="Courier New"/>
              <w:color w:val="000000"/>
              <w:sz w:val="20"/>
              <w:szCs w:val="20"/>
              <w:lang w:val="en-GB" w:eastAsia="en-GB"/>
            </w:rPr>
          </w:rPrChange>
        </w:rPr>
      </w:pPr>
      <w:ins w:id="2454" w:author="Marco Petri" w:date="2020-12-22T22:05:00Z">
        <w:r w:rsidRPr="00FE56D0">
          <w:rPr>
            <w:rFonts w:ascii="Courier New" w:eastAsia="Times New Roman" w:hAnsi="Courier New" w:cs="Courier New"/>
            <w:color w:val="000000"/>
            <w:sz w:val="16"/>
            <w:szCs w:val="16"/>
            <w:lang w:val="en-GB" w:eastAsia="en-GB"/>
            <w:rPrChange w:id="245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45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457" w:author="Marco Petri" w:date="2020-12-22T22:07:00Z">
              <w:rPr>
                <w:rFonts w:ascii="Courier New" w:eastAsia="Times New Roman" w:hAnsi="Courier New" w:cs="Courier New"/>
                <w:color w:val="000000"/>
                <w:sz w:val="20"/>
                <w:szCs w:val="20"/>
                <w:lang w:val="en-GB" w:eastAsia="en-GB"/>
              </w:rPr>
            </w:rPrChange>
          </w:rPr>
          <w:t xml:space="preserve"> sm: StoreManager | </w:t>
        </w:r>
        <w:r w:rsidRPr="00FE56D0">
          <w:rPr>
            <w:rFonts w:ascii="Courier New" w:eastAsia="Times New Roman" w:hAnsi="Courier New" w:cs="Courier New"/>
            <w:b/>
            <w:bCs/>
            <w:color w:val="0000FF"/>
            <w:sz w:val="16"/>
            <w:szCs w:val="16"/>
            <w:lang w:val="en-GB" w:eastAsia="en-GB"/>
            <w:rPrChange w:id="2458"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2459" w:author="Marco Petri" w:date="2020-12-22T22:07:00Z">
              <w:rPr>
                <w:rFonts w:ascii="Courier New" w:eastAsia="Times New Roman" w:hAnsi="Courier New" w:cs="Courier New"/>
                <w:color w:val="000000"/>
                <w:sz w:val="20"/>
                <w:szCs w:val="20"/>
                <w:lang w:val="en-GB" w:eastAsia="en-GB"/>
              </w:rPr>
            </w:rPrChange>
          </w:rPr>
          <w:t xml:space="preserve"> s: Store | sm </w:t>
        </w:r>
        <w:r w:rsidRPr="00FE56D0">
          <w:rPr>
            <w:rFonts w:ascii="Courier New" w:eastAsia="Times New Roman" w:hAnsi="Courier New" w:cs="Courier New"/>
            <w:b/>
            <w:bCs/>
            <w:color w:val="0000FF"/>
            <w:sz w:val="16"/>
            <w:szCs w:val="16"/>
            <w:lang w:val="en-GB" w:eastAsia="en-GB"/>
            <w:rPrChange w:id="246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461" w:author="Marco Petri" w:date="2020-12-22T22:07:00Z">
              <w:rPr>
                <w:rFonts w:ascii="Courier New" w:eastAsia="Times New Roman" w:hAnsi="Courier New" w:cs="Courier New"/>
                <w:color w:val="000000"/>
                <w:sz w:val="20"/>
                <w:szCs w:val="20"/>
                <w:lang w:val="en-GB" w:eastAsia="en-GB"/>
              </w:rPr>
            </w:rPrChange>
          </w:rPr>
          <w:t xml:space="preserve"> s.storeManagers</w:t>
        </w:r>
      </w:ins>
    </w:p>
    <w:p w14:paraId="2151F97E" w14:textId="77777777" w:rsidR="00E250F6" w:rsidRPr="00FE56D0" w:rsidRDefault="00E250F6" w:rsidP="00E250F6">
      <w:pPr>
        <w:shd w:val="clear" w:color="auto" w:fill="FFFFFF"/>
        <w:spacing w:line="240" w:lineRule="auto"/>
        <w:jc w:val="left"/>
        <w:rPr>
          <w:ins w:id="2462" w:author="Marco Petri" w:date="2020-12-22T22:05:00Z"/>
          <w:rFonts w:ascii="Courier New" w:eastAsia="Times New Roman" w:hAnsi="Courier New" w:cs="Courier New"/>
          <w:color w:val="000000"/>
          <w:sz w:val="16"/>
          <w:szCs w:val="16"/>
          <w:lang w:val="en-GB" w:eastAsia="en-GB"/>
          <w:rPrChange w:id="2463" w:author="Marco Petri" w:date="2020-12-22T22:07:00Z">
            <w:rPr>
              <w:ins w:id="2464" w:author="Marco Petri" w:date="2020-12-22T22:05:00Z"/>
              <w:rFonts w:ascii="Courier New" w:eastAsia="Times New Roman" w:hAnsi="Courier New" w:cs="Courier New"/>
              <w:color w:val="000000"/>
              <w:sz w:val="20"/>
              <w:szCs w:val="20"/>
              <w:lang w:val="en-GB" w:eastAsia="en-GB"/>
            </w:rPr>
          </w:rPrChange>
        </w:rPr>
      </w:pPr>
      <w:ins w:id="2465" w:author="Marco Petri" w:date="2020-12-22T22:05:00Z">
        <w:r w:rsidRPr="00FE56D0">
          <w:rPr>
            <w:rFonts w:ascii="Courier New" w:eastAsia="Times New Roman" w:hAnsi="Courier New" w:cs="Courier New"/>
            <w:color w:val="000000"/>
            <w:sz w:val="16"/>
            <w:szCs w:val="16"/>
            <w:lang w:val="en-GB" w:eastAsia="en-GB"/>
            <w:rPrChange w:id="2466" w:author="Marco Petri" w:date="2020-12-22T22:07:00Z">
              <w:rPr>
                <w:rFonts w:ascii="Courier New" w:eastAsia="Times New Roman" w:hAnsi="Courier New" w:cs="Courier New"/>
                <w:color w:val="000000"/>
                <w:sz w:val="20"/>
                <w:szCs w:val="20"/>
                <w:lang w:val="en-GB" w:eastAsia="en-GB"/>
              </w:rPr>
            </w:rPrChange>
          </w:rPr>
          <w:t>}</w:t>
        </w:r>
      </w:ins>
    </w:p>
    <w:p w14:paraId="60DD170F" w14:textId="77777777" w:rsidR="00E250F6" w:rsidRPr="00FE56D0" w:rsidRDefault="00E250F6" w:rsidP="00E250F6">
      <w:pPr>
        <w:shd w:val="clear" w:color="auto" w:fill="FFFFFF"/>
        <w:spacing w:line="240" w:lineRule="auto"/>
        <w:jc w:val="left"/>
        <w:rPr>
          <w:ins w:id="2467" w:author="Marco Petri" w:date="2020-12-22T22:05:00Z"/>
          <w:rFonts w:ascii="Courier New" w:eastAsia="Times New Roman" w:hAnsi="Courier New" w:cs="Courier New"/>
          <w:color w:val="000000"/>
          <w:sz w:val="16"/>
          <w:szCs w:val="16"/>
          <w:lang w:val="en-GB" w:eastAsia="en-GB"/>
          <w:rPrChange w:id="2468" w:author="Marco Petri" w:date="2020-12-22T22:07:00Z">
            <w:rPr>
              <w:ins w:id="2469" w:author="Marco Petri" w:date="2020-12-22T22:05:00Z"/>
              <w:rFonts w:ascii="Courier New" w:eastAsia="Times New Roman" w:hAnsi="Courier New" w:cs="Courier New"/>
              <w:color w:val="000000"/>
              <w:sz w:val="20"/>
              <w:szCs w:val="20"/>
              <w:lang w:val="en-GB" w:eastAsia="en-GB"/>
            </w:rPr>
          </w:rPrChange>
        </w:rPr>
      </w:pPr>
    </w:p>
    <w:p w14:paraId="1CCA94CF" w14:textId="77777777" w:rsidR="00E250F6" w:rsidRPr="00FE56D0" w:rsidRDefault="00E250F6" w:rsidP="00E250F6">
      <w:pPr>
        <w:shd w:val="clear" w:color="auto" w:fill="FFFFFF"/>
        <w:spacing w:line="240" w:lineRule="auto"/>
        <w:jc w:val="left"/>
        <w:rPr>
          <w:ins w:id="2470" w:author="Marco Petri" w:date="2020-12-22T22:05:00Z"/>
          <w:rFonts w:ascii="Courier New" w:eastAsia="Times New Roman" w:hAnsi="Courier New" w:cs="Courier New"/>
          <w:color w:val="008000"/>
          <w:sz w:val="16"/>
          <w:szCs w:val="16"/>
          <w:lang w:val="en-GB" w:eastAsia="en-GB"/>
          <w:rPrChange w:id="2471" w:author="Marco Petri" w:date="2020-12-22T22:07:00Z">
            <w:rPr>
              <w:ins w:id="2472" w:author="Marco Petri" w:date="2020-12-22T22:05:00Z"/>
              <w:rFonts w:ascii="Courier New" w:eastAsia="Times New Roman" w:hAnsi="Courier New" w:cs="Courier New"/>
              <w:color w:val="008000"/>
              <w:sz w:val="20"/>
              <w:szCs w:val="20"/>
              <w:lang w:val="en-GB" w:eastAsia="en-GB"/>
            </w:rPr>
          </w:rPrChange>
        </w:rPr>
      </w:pPr>
      <w:ins w:id="2473" w:author="Marco Petri" w:date="2020-12-22T22:05:00Z">
        <w:r w:rsidRPr="00FE56D0">
          <w:rPr>
            <w:rFonts w:ascii="Courier New" w:eastAsia="Times New Roman" w:hAnsi="Courier New" w:cs="Courier New"/>
            <w:color w:val="008000"/>
            <w:sz w:val="16"/>
            <w:szCs w:val="16"/>
            <w:lang w:val="en-GB" w:eastAsia="en-GB"/>
            <w:rPrChange w:id="2474" w:author="Marco Petri" w:date="2020-12-22T22:07:00Z">
              <w:rPr>
                <w:rFonts w:ascii="Courier New" w:eastAsia="Times New Roman" w:hAnsi="Courier New" w:cs="Courier New"/>
                <w:color w:val="008000"/>
                <w:sz w:val="20"/>
                <w:szCs w:val="20"/>
                <w:lang w:val="en-GB" w:eastAsia="en-GB"/>
              </w:rPr>
            </w:rPrChange>
          </w:rPr>
          <w:t>//Items are at least in one store</w:t>
        </w:r>
      </w:ins>
    </w:p>
    <w:p w14:paraId="22BB946E" w14:textId="77777777" w:rsidR="00E250F6" w:rsidRPr="00FE56D0" w:rsidRDefault="00E250F6" w:rsidP="00E250F6">
      <w:pPr>
        <w:shd w:val="clear" w:color="auto" w:fill="FFFFFF"/>
        <w:spacing w:line="240" w:lineRule="auto"/>
        <w:jc w:val="left"/>
        <w:rPr>
          <w:ins w:id="2475" w:author="Marco Petri" w:date="2020-12-22T22:05:00Z"/>
          <w:rFonts w:ascii="Courier New" w:eastAsia="Times New Roman" w:hAnsi="Courier New" w:cs="Courier New"/>
          <w:color w:val="000000"/>
          <w:sz w:val="16"/>
          <w:szCs w:val="16"/>
          <w:lang w:val="en-GB" w:eastAsia="en-GB"/>
          <w:rPrChange w:id="2476" w:author="Marco Petri" w:date="2020-12-22T22:07:00Z">
            <w:rPr>
              <w:ins w:id="2477" w:author="Marco Petri" w:date="2020-12-22T22:05:00Z"/>
              <w:rFonts w:ascii="Courier New" w:eastAsia="Times New Roman" w:hAnsi="Courier New" w:cs="Courier New"/>
              <w:color w:val="000000"/>
              <w:sz w:val="20"/>
              <w:szCs w:val="20"/>
              <w:lang w:val="en-GB" w:eastAsia="en-GB"/>
            </w:rPr>
          </w:rPrChange>
        </w:rPr>
      </w:pPr>
      <w:ins w:id="2478" w:author="Marco Petri" w:date="2020-12-22T22:05:00Z">
        <w:r w:rsidRPr="00FE56D0">
          <w:rPr>
            <w:rFonts w:ascii="Courier New" w:eastAsia="Times New Roman" w:hAnsi="Courier New" w:cs="Courier New"/>
            <w:b/>
            <w:bCs/>
            <w:color w:val="0000FF"/>
            <w:sz w:val="16"/>
            <w:szCs w:val="16"/>
            <w:lang w:val="en-GB" w:eastAsia="en-GB"/>
            <w:rPrChange w:id="247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480" w:author="Marco Petri" w:date="2020-12-22T22:07:00Z">
              <w:rPr>
                <w:rFonts w:ascii="Courier New" w:eastAsia="Times New Roman" w:hAnsi="Courier New" w:cs="Courier New"/>
                <w:color w:val="000000"/>
                <w:sz w:val="20"/>
                <w:szCs w:val="20"/>
                <w:lang w:val="en-GB" w:eastAsia="en-GB"/>
              </w:rPr>
            </w:rPrChange>
          </w:rPr>
          <w:t xml:space="preserve"> itemsAreAtLeastInOneStore {</w:t>
        </w:r>
      </w:ins>
    </w:p>
    <w:p w14:paraId="113A0187" w14:textId="77777777" w:rsidR="00E250F6" w:rsidRPr="00FE56D0" w:rsidRDefault="00E250F6" w:rsidP="00E250F6">
      <w:pPr>
        <w:shd w:val="clear" w:color="auto" w:fill="FFFFFF"/>
        <w:spacing w:line="240" w:lineRule="auto"/>
        <w:jc w:val="left"/>
        <w:rPr>
          <w:ins w:id="2481" w:author="Marco Petri" w:date="2020-12-22T22:05:00Z"/>
          <w:rFonts w:ascii="Courier New" w:eastAsia="Times New Roman" w:hAnsi="Courier New" w:cs="Courier New"/>
          <w:color w:val="000000"/>
          <w:sz w:val="16"/>
          <w:szCs w:val="16"/>
          <w:lang w:val="en-GB" w:eastAsia="en-GB"/>
          <w:rPrChange w:id="2482" w:author="Marco Petri" w:date="2020-12-22T22:07:00Z">
            <w:rPr>
              <w:ins w:id="2483" w:author="Marco Petri" w:date="2020-12-22T22:05:00Z"/>
              <w:rFonts w:ascii="Courier New" w:eastAsia="Times New Roman" w:hAnsi="Courier New" w:cs="Courier New"/>
              <w:color w:val="000000"/>
              <w:sz w:val="20"/>
              <w:szCs w:val="20"/>
              <w:lang w:val="en-GB" w:eastAsia="en-GB"/>
            </w:rPr>
          </w:rPrChange>
        </w:rPr>
      </w:pPr>
      <w:ins w:id="2484" w:author="Marco Petri" w:date="2020-12-22T22:05:00Z">
        <w:r w:rsidRPr="00FE56D0">
          <w:rPr>
            <w:rFonts w:ascii="Courier New" w:eastAsia="Times New Roman" w:hAnsi="Courier New" w:cs="Courier New"/>
            <w:color w:val="000000"/>
            <w:sz w:val="16"/>
            <w:szCs w:val="16"/>
            <w:lang w:val="en-GB" w:eastAsia="en-GB"/>
            <w:rPrChange w:id="248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48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487" w:author="Marco Petri" w:date="2020-12-22T22:07:00Z">
              <w:rPr>
                <w:rFonts w:ascii="Courier New" w:eastAsia="Times New Roman" w:hAnsi="Courier New" w:cs="Courier New"/>
                <w:color w:val="000000"/>
                <w:sz w:val="20"/>
                <w:szCs w:val="20"/>
                <w:lang w:val="en-GB" w:eastAsia="en-GB"/>
              </w:rPr>
            </w:rPrChange>
          </w:rPr>
          <w:t xml:space="preserve"> i: Item | </w:t>
        </w:r>
        <w:r w:rsidRPr="00FE56D0">
          <w:rPr>
            <w:rFonts w:ascii="Courier New" w:eastAsia="Times New Roman" w:hAnsi="Courier New" w:cs="Courier New"/>
            <w:b/>
            <w:bCs/>
            <w:color w:val="0000FF"/>
            <w:sz w:val="16"/>
            <w:szCs w:val="16"/>
            <w:lang w:val="en-GB" w:eastAsia="en-GB"/>
            <w:rPrChange w:id="2488"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2489" w:author="Marco Petri" w:date="2020-12-22T22:07:00Z">
              <w:rPr>
                <w:rFonts w:ascii="Courier New" w:eastAsia="Times New Roman" w:hAnsi="Courier New" w:cs="Courier New"/>
                <w:color w:val="000000"/>
                <w:sz w:val="20"/>
                <w:szCs w:val="20"/>
                <w:lang w:val="en-GB" w:eastAsia="en-GB"/>
              </w:rPr>
            </w:rPrChange>
          </w:rPr>
          <w:t xml:space="preserve"> s: Store | i </w:t>
        </w:r>
        <w:r w:rsidRPr="00FE56D0">
          <w:rPr>
            <w:rFonts w:ascii="Courier New" w:eastAsia="Times New Roman" w:hAnsi="Courier New" w:cs="Courier New"/>
            <w:b/>
            <w:bCs/>
            <w:color w:val="0000FF"/>
            <w:sz w:val="16"/>
            <w:szCs w:val="16"/>
            <w:lang w:val="en-GB" w:eastAsia="en-GB"/>
            <w:rPrChange w:id="249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491" w:author="Marco Petri" w:date="2020-12-22T22:07:00Z">
              <w:rPr>
                <w:rFonts w:ascii="Courier New" w:eastAsia="Times New Roman" w:hAnsi="Courier New" w:cs="Courier New"/>
                <w:color w:val="000000"/>
                <w:sz w:val="20"/>
                <w:szCs w:val="20"/>
                <w:lang w:val="en-GB" w:eastAsia="en-GB"/>
              </w:rPr>
            </w:rPrChange>
          </w:rPr>
          <w:t xml:space="preserve"> s.storeProducts</w:t>
        </w:r>
      </w:ins>
    </w:p>
    <w:p w14:paraId="7959490B" w14:textId="77777777" w:rsidR="00E250F6" w:rsidRPr="00FE56D0" w:rsidRDefault="00E250F6" w:rsidP="00E250F6">
      <w:pPr>
        <w:shd w:val="clear" w:color="auto" w:fill="FFFFFF"/>
        <w:spacing w:line="240" w:lineRule="auto"/>
        <w:jc w:val="left"/>
        <w:rPr>
          <w:ins w:id="2492" w:author="Marco Petri" w:date="2020-12-22T22:05:00Z"/>
          <w:rFonts w:ascii="Courier New" w:eastAsia="Times New Roman" w:hAnsi="Courier New" w:cs="Courier New"/>
          <w:color w:val="000000"/>
          <w:sz w:val="16"/>
          <w:szCs w:val="16"/>
          <w:lang w:val="en-GB" w:eastAsia="en-GB"/>
          <w:rPrChange w:id="2493" w:author="Marco Petri" w:date="2020-12-22T22:07:00Z">
            <w:rPr>
              <w:ins w:id="2494" w:author="Marco Petri" w:date="2020-12-22T22:05:00Z"/>
              <w:rFonts w:ascii="Courier New" w:eastAsia="Times New Roman" w:hAnsi="Courier New" w:cs="Courier New"/>
              <w:color w:val="000000"/>
              <w:sz w:val="20"/>
              <w:szCs w:val="20"/>
              <w:lang w:val="en-GB" w:eastAsia="en-GB"/>
            </w:rPr>
          </w:rPrChange>
        </w:rPr>
      </w:pPr>
      <w:ins w:id="2495" w:author="Marco Petri" w:date="2020-12-22T22:05:00Z">
        <w:r w:rsidRPr="00FE56D0">
          <w:rPr>
            <w:rFonts w:ascii="Courier New" w:eastAsia="Times New Roman" w:hAnsi="Courier New" w:cs="Courier New"/>
            <w:color w:val="000000"/>
            <w:sz w:val="16"/>
            <w:szCs w:val="16"/>
            <w:lang w:val="en-GB" w:eastAsia="en-GB"/>
            <w:rPrChange w:id="2496" w:author="Marco Petri" w:date="2020-12-22T22:07:00Z">
              <w:rPr>
                <w:rFonts w:ascii="Courier New" w:eastAsia="Times New Roman" w:hAnsi="Courier New" w:cs="Courier New"/>
                <w:color w:val="000000"/>
                <w:sz w:val="20"/>
                <w:szCs w:val="20"/>
                <w:lang w:val="en-GB" w:eastAsia="en-GB"/>
              </w:rPr>
            </w:rPrChange>
          </w:rPr>
          <w:t>}</w:t>
        </w:r>
      </w:ins>
    </w:p>
    <w:p w14:paraId="71542341" w14:textId="77777777" w:rsidR="00E250F6" w:rsidRPr="00FE56D0" w:rsidRDefault="00E250F6" w:rsidP="00E250F6">
      <w:pPr>
        <w:shd w:val="clear" w:color="auto" w:fill="FFFFFF"/>
        <w:spacing w:line="240" w:lineRule="auto"/>
        <w:jc w:val="left"/>
        <w:rPr>
          <w:ins w:id="2497" w:author="Marco Petri" w:date="2020-12-22T22:05:00Z"/>
          <w:rFonts w:ascii="Courier New" w:eastAsia="Times New Roman" w:hAnsi="Courier New" w:cs="Courier New"/>
          <w:color w:val="000000"/>
          <w:sz w:val="16"/>
          <w:szCs w:val="16"/>
          <w:lang w:val="en-GB" w:eastAsia="en-GB"/>
          <w:rPrChange w:id="2498" w:author="Marco Petri" w:date="2020-12-22T22:07:00Z">
            <w:rPr>
              <w:ins w:id="2499" w:author="Marco Petri" w:date="2020-12-22T22:05:00Z"/>
              <w:rFonts w:ascii="Courier New" w:eastAsia="Times New Roman" w:hAnsi="Courier New" w:cs="Courier New"/>
              <w:color w:val="000000"/>
              <w:sz w:val="20"/>
              <w:szCs w:val="20"/>
              <w:lang w:val="en-GB" w:eastAsia="en-GB"/>
            </w:rPr>
          </w:rPrChange>
        </w:rPr>
      </w:pPr>
    </w:p>
    <w:p w14:paraId="43D962FC" w14:textId="77777777" w:rsidR="00E250F6" w:rsidRPr="00FE56D0" w:rsidRDefault="00E250F6" w:rsidP="00E250F6">
      <w:pPr>
        <w:shd w:val="clear" w:color="auto" w:fill="FFFFFF"/>
        <w:spacing w:line="240" w:lineRule="auto"/>
        <w:jc w:val="left"/>
        <w:rPr>
          <w:ins w:id="2500" w:author="Marco Petri" w:date="2020-12-22T22:05:00Z"/>
          <w:rFonts w:ascii="Courier New" w:eastAsia="Times New Roman" w:hAnsi="Courier New" w:cs="Courier New"/>
          <w:color w:val="008000"/>
          <w:sz w:val="16"/>
          <w:szCs w:val="16"/>
          <w:lang w:val="en-GB" w:eastAsia="en-GB"/>
          <w:rPrChange w:id="2501" w:author="Marco Petri" w:date="2020-12-22T22:07:00Z">
            <w:rPr>
              <w:ins w:id="2502" w:author="Marco Petri" w:date="2020-12-22T22:05:00Z"/>
              <w:rFonts w:ascii="Courier New" w:eastAsia="Times New Roman" w:hAnsi="Courier New" w:cs="Courier New"/>
              <w:color w:val="008000"/>
              <w:sz w:val="20"/>
              <w:szCs w:val="20"/>
              <w:lang w:val="en-GB" w:eastAsia="en-GB"/>
            </w:rPr>
          </w:rPrChange>
        </w:rPr>
      </w:pPr>
      <w:ins w:id="2503" w:author="Marco Petri" w:date="2020-12-22T22:05:00Z">
        <w:r w:rsidRPr="00FE56D0">
          <w:rPr>
            <w:rFonts w:ascii="Courier New" w:eastAsia="Times New Roman" w:hAnsi="Courier New" w:cs="Courier New"/>
            <w:color w:val="008000"/>
            <w:sz w:val="16"/>
            <w:szCs w:val="16"/>
            <w:lang w:val="en-GB" w:eastAsia="en-GB"/>
            <w:rPrChange w:id="2504" w:author="Marco Petri" w:date="2020-12-22T22:07:00Z">
              <w:rPr>
                <w:rFonts w:ascii="Courier New" w:eastAsia="Times New Roman" w:hAnsi="Courier New" w:cs="Courier New"/>
                <w:color w:val="008000"/>
                <w:sz w:val="20"/>
                <w:szCs w:val="20"/>
                <w:lang w:val="en-GB" w:eastAsia="en-GB"/>
              </w:rPr>
            </w:rPrChange>
          </w:rPr>
          <w:t>//Categories contain at least one item</w:t>
        </w:r>
      </w:ins>
    </w:p>
    <w:p w14:paraId="05B72675" w14:textId="77777777" w:rsidR="00E250F6" w:rsidRPr="00FE56D0" w:rsidRDefault="00E250F6" w:rsidP="00E250F6">
      <w:pPr>
        <w:shd w:val="clear" w:color="auto" w:fill="FFFFFF"/>
        <w:spacing w:line="240" w:lineRule="auto"/>
        <w:jc w:val="left"/>
        <w:rPr>
          <w:ins w:id="2505" w:author="Marco Petri" w:date="2020-12-22T22:05:00Z"/>
          <w:rFonts w:ascii="Courier New" w:eastAsia="Times New Roman" w:hAnsi="Courier New" w:cs="Courier New"/>
          <w:color w:val="000000"/>
          <w:sz w:val="16"/>
          <w:szCs w:val="16"/>
          <w:lang w:val="en-GB" w:eastAsia="en-GB"/>
          <w:rPrChange w:id="2506" w:author="Marco Petri" w:date="2020-12-22T22:07:00Z">
            <w:rPr>
              <w:ins w:id="2507" w:author="Marco Petri" w:date="2020-12-22T22:05:00Z"/>
              <w:rFonts w:ascii="Courier New" w:eastAsia="Times New Roman" w:hAnsi="Courier New" w:cs="Courier New"/>
              <w:color w:val="000000"/>
              <w:sz w:val="20"/>
              <w:szCs w:val="20"/>
              <w:lang w:val="en-GB" w:eastAsia="en-GB"/>
            </w:rPr>
          </w:rPrChange>
        </w:rPr>
      </w:pPr>
      <w:ins w:id="2508" w:author="Marco Petri" w:date="2020-12-22T22:05:00Z">
        <w:r w:rsidRPr="00FE56D0">
          <w:rPr>
            <w:rFonts w:ascii="Courier New" w:eastAsia="Times New Roman" w:hAnsi="Courier New" w:cs="Courier New"/>
            <w:b/>
            <w:bCs/>
            <w:color w:val="0000FF"/>
            <w:sz w:val="16"/>
            <w:szCs w:val="16"/>
            <w:lang w:val="en-GB" w:eastAsia="en-GB"/>
            <w:rPrChange w:id="2509"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510" w:author="Marco Petri" w:date="2020-12-22T22:07:00Z">
              <w:rPr>
                <w:rFonts w:ascii="Courier New" w:eastAsia="Times New Roman" w:hAnsi="Courier New" w:cs="Courier New"/>
                <w:color w:val="000000"/>
                <w:sz w:val="20"/>
                <w:szCs w:val="20"/>
                <w:lang w:val="en-GB" w:eastAsia="en-GB"/>
              </w:rPr>
            </w:rPrChange>
          </w:rPr>
          <w:t xml:space="preserve"> categoriesContainsAtLeastOneItem {</w:t>
        </w:r>
      </w:ins>
    </w:p>
    <w:p w14:paraId="5E4AFFDD" w14:textId="77777777" w:rsidR="00E250F6" w:rsidRPr="00FE56D0" w:rsidRDefault="00E250F6" w:rsidP="00E250F6">
      <w:pPr>
        <w:shd w:val="clear" w:color="auto" w:fill="FFFFFF"/>
        <w:spacing w:line="240" w:lineRule="auto"/>
        <w:jc w:val="left"/>
        <w:rPr>
          <w:ins w:id="2511" w:author="Marco Petri" w:date="2020-12-22T22:05:00Z"/>
          <w:rFonts w:ascii="Courier New" w:eastAsia="Times New Roman" w:hAnsi="Courier New" w:cs="Courier New"/>
          <w:color w:val="000000"/>
          <w:sz w:val="16"/>
          <w:szCs w:val="16"/>
          <w:lang w:val="en-GB" w:eastAsia="en-GB"/>
          <w:rPrChange w:id="2512" w:author="Marco Petri" w:date="2020-12-22T22:07:00Z">
            <w:rPr>
              <w:ins w:id="2513" w:author="Marco Petri" w:date="2020-12-22T22:05:00Z"/>
              <w:rFonts w:ascii="Courier New" w:eastAsia="Times New Roman" w:hAnsi="Courier New" w:cs="Courier New"/>
              <w:color w:val="000000"/>
              <w:sz w:val="20"/>
              <w:szCs w:val="20"/>
              <w:lang w:val="en-GB" w:eastAsia="en-GB"/>
            </w:rPr>
          </w:rPrChange>
        </w:rPr>
      </w:pPr>
      <w:ins w:id="2514" w:author="Marco Petri" w:date="2020-12-22T22:05:00Z">
        <w:r w:rsidRPr="00FE56D0">
          <w:rPr>
            <w:rFonts w:ascii="Courier New" w:eastAsia="Times New Roman" w:hAnsi="Courier New" w:cs="Courier New"/>
            <w:color w:val="000000"/>
            <w:sz w:val="16"/>
            <w:szCs w:val="16"/>
            <w:lang w:val="en-GB" w:eastAsia="en-GB"/>
            <w:rPrChange w:id="251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51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517" w:author="Marco Petri" w:date="2020-12-22T22:07:00Z">
              <w:rPr>
                <w:rFonts w:ascii="Courier New" w:eastAsia="Times New Roman" w:hAnsi="Courier New" w:cs="Courier New"/>
                <w:color w:val="000000"/>
                <w:sz w:val="20"/>
                <w:szCs w:val="20"/>
                <w:lang w:val="en-GB" w:eastAsia="en-GB"/>
              </w:rPr>
            </w:rPrChange>
          </w:rPr>
          <w:t xml:space="preserve"> c: Category | </w:t>
        </w:r>
        <w:r w:rsidRPr="00FE56D0">
          <w:rPr>
            <w:rFonts w:ascii="Courier New" w:eastAsia="Times New Roman" w:hAnsi="Courier New" w:cs="Courier New"/>
            <w:b/>
            <w:bCs/>
            <w:color w:val="0000FF"/>
            <w:sz w:val="16"/>
            <w:szCs w:val="16"/>
            <w:lang w:val="en-GB" w:eastAsia="en-GB"/>
            <w:rPrChange w:id="2518"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2519" w:author="Marco Petri" w:date="2020-12-22T22:07:00Z">
              <w:rPr>
                <w:rFonts w:ascii="Courier New" w:eastAsia="Times New Roman" w:hAnsi="Courier New" w:cs="Courier New"/>
                <w:color w:val="000000"/>
                <w:sz w:val="20"/>
                <w:szCs w:val="20"/>
                <w:lang w:val="en-GB" w:eastAsia="en-GB"/>
              </w:rPr>
            </w:rPrChange>
          </w:rPr>
          <w:t xml:space="preserve"> i: Item | c = i.itemCategory</w:t>
        </w:r>
      </w:ins>
    </w:p>
    <w:p w14:paraId="7E46A550" w14:textId="77777777" w:rsidR="00E250F6" w:rsidRPr="00FE56D0" w:rsidRDefault="00E250F6" w:rsidP="00E250F6">
      <w:pPr>
        <w:shd w:val="clear" w:color="auto" w:fill="FFFFFF"/>
        <w:spacing w:line="240" w:lineRule="auto"/>
        <w:jc w:val="left"/>
        <w:rPr>
          <w:ins w:id="2520" w:author="Marco Petri" w:date="2020-12-22T22:05:00Z"/>
          <w:rFonts w:ascii="Courier New" w:eastAsia="Times New Roman" w:hAnsi="Courier New" w:cs="Courier New"/>
          <w:color w:val="000000"/>
          <w:sz w:val="16"/>
          <w:szCs w:val="16"/>
          <w:lang w:val="en-GB" w:eastAsia="en-GB"/>
          <w:rPrChange w:id="2521" w:author="Marco Petri" w:date="2020-12-22T22:07:00Z">
            <w:rPr>
              <w:ins w:id="2522" w:author="Marco Petri" w:date="2020-12-22T22:05:00Z"/>
              <w:rFonts w:ascii="Courier New" w:eastAsia="Times New Roman" w:hAnsi="Courier New" w:cs="Courier New"/>
              <w:color w:val="000000"/>
              <w:sz w:val="20"/>
              <w:szCs w:val="20"/>
              <w:lang w:val="en-GB" w:eastAsia="en-GB"/>
            </w:rPr>
          </w:rPrChange>
        </w:rPr>
      </w:pPr>
      <w:ins w:id="2523" w:author="Marco Petri" w:date="2020-12-22T22:05:00Z">
        <w:r w:rsidRPr="00FE56D0">
          <w:rPr>
            <w:rFonts w:ascii="Courier New" w:eastAsia="Times New Roman" w:hAnsi="Courier New" w:cs="Courier New"/>
            <w:color w:val="000000"/>
            <w:sz w:val="16"/>
            <w:szCs w:val="16"/>
            <w:lang w:val="en-GB" w:eastAsia="en-GB"/>
            <w:rPrChange w:id="2524" w:author="Marco Petri" w:date="2020-12-22T22:07:00Z">
              <w:rPr>
                <w:rFonts w:ascii="Courier New" w:eastAsia="Times New Roman" w:hAnsi="Courier New" w:cs="Courier New"/>
                <w:color w:val="000000"/>
                <w:sz w:val="20"/>
                <w:szCs w:val="20"/>
                <w:lang w:val="en-GB" w:eastAsia="en-GB"/>
              </w:rPr>
            </w:rPrChange>
          </w:rPr>
          <w:t>}</w:t>
        </w:r>
      </w:ins>
    </w:p>
    <w:p w14:paraId="7740DAB5" w14:textId="77777777" w:rsidR="00E250F6" w:rsidRPr="00FE56D0" w:rsidRDefault="00E250F6" w:rsidP="00E250F6">
      <w:pPr>
        <w:shd w:val="clear" w:color="auto" w:fill="FFFFFF"/>
        <w:spacing w:line="240" w:lineRule="auto"/>
        <w:jc w:val="left"/>
        <w:rPr>
          <w:ins w:id="2525" w:author="Marco Petri" w:date="2020-12-22T22:05:00Z"/>
          <w:rFonts w:ascii="Courier New" w:eastAsia="Times New Roman" w:hAnsi="Courier New" w:cs="Courier New"/>
          <w:color w:val="000000"/>
          <w:sz w:val="16"/>
          <w:szCs w:val="16"/>
          <w:lang w:val="en-GB" w:eastAsia="en-GB"/>
          <w:rPrChange w:id="2526" w:author="Marco Petri" w:date="2020-12-22T22:07:00Z">
            <w:rPr>
              <w:ins w:id="2527" w:author="Marco Petri" w:date="2020-12-22T22:05:00Z"/>
              <w:rFonts w:ascii="Courier New" w:eastAsia="Times New Roman" w:hAnsi="Courier New" w:cs="Courier New"/>
              <w:color w:val="000000"/>
              <w:sz w:val="20"/>
              <w:szCs w:val="20"/>
              <w:lang w:val="en-GB" w:eastAsia="en-GB"/>
            </w:rPr>
          </w:rPrChange>
        </w:rPr>
      </w:pPr>
    </w:p>
    <w:p w14:paraId="0E133A48" w14:textId="77777777" w:rsidR="00E250F6" w:rsidRPr="00FE56D0" w:rsidRDefault="00E250F6" w:rsidP="00E250F6">
      <w:pPr>
        <w:shd w:val="clear" w:color="auto" w:fill="FFFFFF"/>
        <w:spacing w:line="240" w:lineRule="auto"/>
        <w:jc w:val="left"/>
        <w:rPr>
          <w:ins w:id="2528" w:author="Marco Petri" w:date="2020-12-22T22:05:00Z"/>
          <w:rFonts w:ascii="Courier New" w:eastAsia="Times New Roman" w:hAnsi="Courier New" w:cs="Courier New"/>
          <w:color w:val="000000"/>
          <w:sz w:val="16"/>
          <w:szCs w:val="16"/>
          <w:lang w:val="en-GB" w:eastAsia="en-GB"/>
          <w:rPrChange w:id="2529" w:author="Marco Petri" w:date="2020-12-22T22:07:00Z">
            <w:rPr>
              <w:ins w:id="2530" w:author="Marco Petri" w:date="2020-12-22T22:05:00Z"/>
              <w:rFonts w:ascii="Courier New" w:eastAsia="Times New Roman" w:hAnsi="Courier New" w:cs="Courier New"/>
              <w:color w:val="000000"/>
              <w:sz w:val="20"/>
              <w:szCs w:val="20"/>
              <w:lang w:val="en-GB" w:eastAsia="en-GB"/>
            </w:rPr>
          </w:rPrChange>
        </w:rPr>
      </w:pPr>
    </w:p>
    <w:p w14:paraId="12AF9E9F" w14:textId="77777777" w:rsidR="00E250F6" w:rsidRPr="00FE56D0" w:rsidRDefault="00E250F6" w:rsidP="00E250F6">
      <w:pPr>
        <w:shd w:val="clear" w:color="auto" w:fill="FFFFFF"/>
        <w:spacing w:line="240" w:lineRule="auto"/>
        <w:jc w:val="left"/>
        <w:rPr>
          <w:ins w:id="2531" w:author="Marco Petri" w:date="2020-12-22T22:05:00Z"/>
          <w:rFonts w:ascii="Courier New" w:eastAsia="Times New Roman" w:hAnsi="Courier New" w:cs="Courier New"/>
          <w:color w:val="008000"/>
          <w:sz w:val="16"/>
          <w:szCs w:val="16"/>
          <w:lang w:val="en-GB" w:eastAsia="en-GB"/>
          <w:rPrChange w:id="2532" w:author="Marco Petri" w:date="2020-12-22T22:07:00Z">
            <w:rPr>
              <w:ins w:id="2533" w:author="Marco Petri" w:date="2020-12-22T22:05:00Z"/>
              <w:rFonts w:ascii="Courier New" w:eastAsia="Times New Roman" w:hAnsi="Courier New" w:cs="Courier New"/>
              <w:color w:val="008000"/>
              <w:sz w:val="20"/>
              <w:szCs w:val="20"/>
              <w:lang w:val="en-GB" w:eastAsia="en-GB"/>
            </w:rPr>
          </w:rPrChange>
        </w:rPr>
      </w:pPr>
      <w:ins w:id="2534" w:author="Marco Petri" w:date="2020-12-22T22:05:00Z">
        <w:r w:rsidRPr="00FE56D0">
          <w:rPr>
            <w:rFonts w:ascii="Courier New" w:eastAsia="Times New Roman" w:hAnsi="Courier New" w:cs="Courier New"/>
            <w:color w:val="008000"/>
            <w:sz w:val="16"/>
            <w:szCs w:val="16"/>
            <w:lang w:val="en-GB" w:eastAsia="en-GB"/>
            <w:rPrChange w:id="2535" w:author="Marco Petri" w:date="2020-12-22T22:07:00Z">
              <w:rPr>
                <w:rFonts w:ascii="Courier New" w:eastAsia="Times New Roman" w:hAnsi="Courier New" w:cs="Courier New"/>
                <w:color w:val="008000"/>
                <w:sz w:val="20"/>
                <w:szCs w:val="20"/>
                <w:lang w:val="en-GB" w:eastAsia="en-GB"/>
              </w:rPr>
            </w:rPrChange>
          </w:rPr>
          <w:t>/* If tickets are printed, they are printed by a machine of the store they</w:t>
        </w:r>
      </w:ins>
    </w:p>
    <w:p w14:paraId="7664F1A8" w14:textId="77777777" w:rsidR="00E250F6" w:rsidRPr="00FE56D0" w:rsidRDefault="00E250F6" w:rsidP="00E250F6">
      <w:pPr>
        <w:shd w:val="clear" w:color="auto" w:fill="FFFFFF"/>
        <w:spacing w:line="240" w:lineRule="auto"/>
        <w:jc w:val="left"/>
        <w:rPr>
          <w:ins w:id="2536" w:author="Marco Petri" w:date="2020-12-22T22:05:00Z"/>
          <w:rFonts w:ascii="Courier New" w:eastAsia="Times New Roman" w:hAnsi="Courier New" w:cs="Courier New"/>
          <w:color w:val="000000"/>
          <w:sz w:val="16"/>
          <w:szCs w:val="16"/>
          <w:lang w:val="en-GB" w:eastAsia="en-GB"/>
          <w:rPrChange w:id="2537" w:author="Marco Petri" w:date="2020-12-22T22:07:00Z">
            <w:rPr>
              <w:ins w:id="2538" w:author="Marco Petri" w:date="2020-12-22T22:05:00Z"/>
              <w:rFonts w:ascii="Courier New" w:eastAsia="Times New Roman" w:hAnsi="Courier New" w:cs="Courier New"/>
              <w:color w:val="000000"/>
              <w:sz w:val="20"/>
              <w:szCs w:val="20"/>
              <w:lang w:val="en-GB" w:eastAsia="en-GB"/>
            </w:rPr>
          </w:rPrChange>
        </w:rPr>
      </w:pPr>
      <w:ins w:id="2539" w:author="Marco Petri" w:date="2020-12-22T22:05:00Z">
        <w:r w:rsidRPr="00FE56D0">
          <w:rPr>
            <w:rFonts w:ascii="Courier New" w:eastAsia="Times New Roman" w:hAnsi="Courier New" w:cs="Courier New"/>
            <w:color w:val="008000"/>
            <w:sz w:val="16"/>
            <w:szCs w:val="16"/>
            <w:lang w:val="en-GB" w:eastAsia="en-GB"/>
            <w:rPrChange w:id="2540" w:author="Marco Petri" w:date="2020-12-22T22:07:00Z">
              <w:rPr>
                <w:rFonts w:ascii="Courier New" w:eastAsia="Times New Roman" w:hAnsi="Courier New" w:cs="Courier New"/>
                <w:color w:val="008000"/>
                <w:sz w:val="20"/>
                <w:szCs w:val="20"/>
                <w:lang w:val="en-GB" w:eastAsia="en-GB"/>
              </w:rPr>
            </w:rPrChange>
          </w:rPr>
          <w:t xml:space="preserve">    are for */</w:t>
        </w:r>
      </w:ins>
    </w:p>
    <w:p w14:paraId="1997A734" w14:textId="77777777" w:rsidR="00E250F6" w:rsidRPr="00FE56D0" w:rsidRDefault="00E250F6" w:rsidP="00E250F6">
      <w:pPr>
        <w:shd w:val="clear" w:color="auto" w:fill="FFFFFF"/>
        <w:spacing w:line="240" w:lineRule="auto"/>
        <w:jc w:val="left"/>
        <w:rPr>
          <w:ins w:id="2541" w:author="Marco Petri" w:date="2020-12-22T22:05:00Z"/>
          <w:rFonts w:ascii="Courier New" w:eastAsia="Times New Roman" w:hAnsi="Courier New" w:cs="Courier New"/>
          <w:color w:val="000000"/>
          <w:sz w:val="16"/>
          <w:szCs w:val="16"/>
          <w:lang w:val="en-GB" w:eastAsia="en-GB"/>
          <w:rPrChange w:id="2542" w:author="Marco Petri" w:date="2020-12-22T22:07:00Z">
            <w:rPr>
              <w:ins w:id="2543" w:author="Marco Petri" w:date="2020-12-22T22:05:00Z"/>
              <w:rFonts w:ascii="Courier New" w:eastAsia="Times New Roman" w:hAnsi="Courier New" w:cs="Courier New"/>
              <w:color w:val="000000"/>
              <w:sz w:val="20"/>
              <w:szCs w:val="20"/>
              <w:lang w:val="en-GB" w:eastAsia="en-GB"/>
            </w:rPr>
          </w:rPrChange>
        </w:rPr>
      </w:pPr>
      <w:ins w:id="2544" w:author="Marco Petri" w:date="2020-12-22T22:05:00Z">
        <w:r w:rsidRPr="00FE56D0">
          <w:rPr>
            <w:rFonts w:ascii="Courier New" w:eastAsia="Times New Roman" w:hAnsi="Courier New" w:cs="Courier New"/>
            <w:b/>
            <w:bCs/>
            <w:color w:val="0000FF"/>
            <w:sz w:val="16"/>
            <w:szCs w:val="16"/>
            <w:lang w:val="en-GB" w:eastAsia="en-GB"/>
            <w:rPrChange w:id="2545"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546" w:author="Marco Petri" w:date="2020-12-22T22:07:00Z">
              <w:rPr>
                <w:rFonts w:ascii="Courier New" w:eastAsia="Times New Roman" w:hAnsi="Courier New" w:cs="Courier New"/>
                <w:color w:val="000000"/>
                <w:sz w:val="20"/>
                <w:szCs w:val="20"/>
                <w:lang w:val="en-GB" w:eastAsia="en-GB"/>
              </w:rPr>
            </w:rPrChange>
          </w:rPr>
          <w:t xml:space="preserve"> printedTicketsAreInQueueOrAreUsed {</w:t>
        </w:r>
      </w:ins>
    </w:p>
    <w:p w14:paraId="69F64264" w14:textId="77777777" w:rsidR="00E250F6" w:rsidRPr="00FE56D0" w:rsidRDefault="00E250F6" w:rsidP="00E250F6">
      <w:pPr>
        <w:shd w:val="clear" w:color="auto" w:fill="FFFFFF"/>
        <w:spacing w:line="240" w:lineRule="auto"/>
        <w:jc w:val="left"/>
        <w:rPr>
          <w:ins w:id="2547" w:author="Marco Petri" w:date="2020-12-22T22:05:00Z"/>
          <w:rFonts w:ascii="Courier New" w:eastAsia="Times New Roman" w:hAnsi="Courier New" w:cs="Courier New"/>
          <w:color w:val="000000"/>
          <w:sz w:val="16"/>
          <w:szCs w:val="16"/>
          <w:lang w:val="en-GB" w:eastAsia="en-GB"/>
          <w:rPrChange w:id="2548" w:author="Marco Petri" w:date="2020-12-22T22:07:00Z">
            <w:rPr>
              <w:ins w:id="2549" w:author="Marco Petri" w:date="2020-12-22T22:05:00Z"/>
              <w:rFonts w:ascii="Courier New" w:eastAsia="Times New Roman" w:hAnsi="Courier New" w:cs="Courier New"/>
              <w:color w:val="000000"/>
              <w:sz w:val="20"/>
              <w:szCs w:val="20"/>
              <w:lang w:val="en-GB" w:eastAsia="en-GB"/>
            </w:rPr>
          </w:rPrChange>
        </w:rPr>
      </w:pPr>
      <w:ins w:id="2550" w:author="Marco Petri" w:date="2020-12-22T22:05:00Z">
        <w:r w:rsidRPr="00FE56D0">
          <w:rPr>
            <w:rFonts w:ascii="Courier New" w:eastAsia="Times New Roman" w:hAnsi="Courier New" w:cs="Courier New"/>
            <w:color w:val="000000"/>
            <w:sz w:val="16"/>
            <w:szCs w:val="16"/>
            <w:lang w:val="en-GB" w:eastAsia="en-GB"/>
            <w:rPrChange w:id="25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55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553" w:author="Marco Petri" w:date="2020-12-22T22:07:00Z">
              <w:rPr>
                <w:rFonts w:ascii="Courier New" w:eastAsia="Times New Roman" w:hAnsi="Courier New" w:cs="Courier New"/>
                <w:color w:val="000000"/>
                <w:sz w:val="20"/>
                <w:szCs w:val="20"/>
                <w:lang w:val="en-GB" w:eastAsia="en-GB"/>
              </w:rPr>
            </w:rPrChange>
          </w:rPr>
          <w:t xml:space="preserve"> t: Ticket , time:Time, s: Store |</w:t>
        </w:r>
      </w:ins>
    </w:p>
    <w:p w14:paraId="275DE1A1" w14:textId="77777777" w:rsidR="00E250F6" w:rsidRPr="00FE56D0" w:rsidRDefault="00E250F6" w:rsidP="00E250F6">
      <w:pPr>
        <w:shd w:val="clear" w:color="auto" w:fill="FFFFFF"/>
        <w:spacing w:line="240" w:lineRule="auto"/>
        <w:jc w:val="left"/>
        <w:rPr>
          <w:ins w:id="2554" w:author="Marco Petri" w:date="2020-12-22T22:05:00Z"/>
          <w:rFonts w:ascii="Courier New" w:eastAsia="Times New Roman" w:hAnsi="Courier New" w:cs="Courier New"/>
          <w:color w:val="000000"/>
          <w:sz w:val="16"/>
          <w:szCs w:val="16"/>
          <w:lang w:val="en-GB" w:eastAsia="en-GB"/>
          <w:rPrChange w:id="2555" w:author="Marco Petri" w:date="2020-12-22T22:07:00Z">
            <w:rPr>
              <w:ins w:id="2556" w:author="Marco Petri" w:date="2020-12-22T22:05:00Z"/>
              <w:rFonts w:ascii="Courier New" w:eastAsia="Times New Roman" w:hAnsi="Courier New" w:cs="Courier New"/>
              <w:color w:val="000000"/>
              <w:sz w:val="20"/>
              <w:szCs w:val="20"/>
              <w:lang w:val="en-GB" w:eastAsia="en-GB"/>
            </w:rPr>
          </w:rPrChange>
        </w:rPr>
      </w:pPr>
      <w:ins w:id="2557" w:author="Marco Petri" w:date="2020-12-22T22:05:00Z">
        <w:r w:rsidRPr="00FE56D0">
          <w:rPr>
            <w:rFonts w:ascii="Courier New" w:eastAsia="Times New Roman" w:hAnsi="Courier New" w:cs="Courier New"/>
            <w:color w:val="000000"/>
            <w:sz w:val="16"/>
            <w:szCs w:val="16"/>
            <w:lang w:val="en-GB" w:eastAsia="en-GB"/>
            <w:rPrChange w:id="2558"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55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560" w:author="Marco Petri" w:date="2020-12-22T22:07:00Z">
              <w:rPr>
                <w:rFonts w:ascii="Courier New" w:eastAsia="Times New Roman" w:hAnsi="Courier New" w:cs="Courier New"/>
                <w:color w:val="000000"/>
                <w:sz w:val="20"/>
                <w:szCs w:val="20"/>
                <w:lang w:val="en-GB" w:eastAsia="en-GB"/>
              </w:rPr>
            </w:rPrChange>
          </w:rPr>
          <w:t xml:space="preserve"> s.storeTicketMachines.machinePrintedTickets.time </w:t>
        </w:r>
      </w:ins>
    </w:p>
    <w:p w14:paraId="57A59529" w14:textId="77777777" w:rsidR="00E250F6" w:rsidRPr="00FE56D0" w:rsidRDefault="00E250F6" w:rsidP="00E250F6">
      <w:pPr>
        <w:shd w:val="clear" w:color="auto" w:fill="FFFFFF"/>
        <w:spacing w:line="240" w:lineRule="auto"/>
        <w:jc w:val="left"/>
        <w:rPr>
          <w:ins w:id="2561" w:author="Marco Petri" w:date="2020-12-22T22:05:00Z"/>
          <w:rFonts w:ascii="Courier New" w:eastAsia="Times New Roman" w:hAnsi="Courier New" w:cs="Courier New"/>
          <w:color w:val="000000"/>
          <w:sz w:val="16"/>
          <w:szCs w:val="16"/>
          <w:lang w:val="en-GB" w:eastAsia="en-GB"/>
          <w:rPrChange w:id="2562" w:author="Marco Petri" w:date="2020-12-22T22:07:00Z">
            <w:rPr>
              <w:ins w:id="2563" w:author="Marco Petri" w:date="2020-12-22T22:05:00Z"/>
              <w:rFonts w:ascii="Courier New" w:eastAsia="Times New Roman" w:hAnsi="Courier New" w:cs="Courier New"/>
              <w:color w:val="000000"/>
              <w:sz w:val="20"/>
              <w:szCs w:val="20"/>
              <w:lang w:val="en-GB" w:eastAsia="en-GB"/>
            </w:rPr>
          </w:rPrChange>
        </w:rPr>
      </w:pPr>
      <w:ins w:id="2564" w:author="Marco Petri" w:date="2020-12-22T22:05:00Z">
        <w:r w:rsidRPr="00FE56D0">
          <w:rPr>
            <w:rFonts w:ascii="Courier New" w:eastAsia="Times New Roman" w:hAnsi="Courier New" w:cs="Courier New"/>
            <w:color w:val="000000"/>
            <w:sz w:val="16"/>
            <w:szCs w:val="16"/>
            <w:lang w:val="en-GB" w:eastAsia="en-GB"/>
            <w:rPrChange w:id="256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566" w:author="Marco Petri" w:date="2020-12-22T22:07:00Z">
              <w:rPr>
                <w:rFonts w:ascii="Courier New" w:eastAsia="Times New Roman" w:hAnsi="Courier New" w:cs="Courier New"/>
                <w:b/>
                <w:bCs/>
                <w:color w:val="0000FF"/>
                <w:sz w:val="20"/>
                <w:szCs w:val="20"/>
                <w:lang w:val="en-GB" w:eastAsia="en-GB"/>
              </w:rPr>
            </w:rPrChange>
          </w:rPr>
          <w:t>implies</w:t>
        </w:r>
      </w:ins>
    </w:p>
    <w:p w14:paraId="06581E2A" w14:textId="77777777" w:rsidR="00E250F6" w:rsidRPr="00FE56D0" w:rsidRDefault="00E250F6" w:rsidP="00E250F6">
      <w:pPr>
        <w:shd w:val="clear" w:color="auto" w:fill="FFFFFF"/>
        <w:spacing w:line="240" w:lineRule="auto"/>
        <w:jc w:val="left"/>
        <w:rPr>
          <w:ins w:id="2567" w:author="Marco Petri" w:date="2020-12-22T22:05:00Z"/>
          <w:rFonts w:ascii="Courier New" w:eastAsia="Times New Roman" w:hAnsi="Courier New" w:cs="Courier New"/>
          <w:color w:val="000000"/>
          <w:sz w:val="16"/>
          <w:szCs w:val="16"/>
          <w:lang w:val="en-GB" w:eastAsia="en-GB"/>
          <w:rPrChange w:id="2568" w:author="Marco Petri" w:date="2020-12-22T22:07:00Z">
            <w:rPr>
              <w:ins w:id="2569" w:author="Marco Petri" w:date="2020-12-22T22:05:00Z"/>
              <w:rFonts w:ascii="Courier New" w:eastAsia="Times New Roman" w:hAnsi="Courier New" w:cs="Courier New"/>
              <w:color w:val="000000"/>
              <w:sz w:val="20"/>
              <w:szCs w:val="20"/>
              <w:lang w:val="en-GB" w:eastAsia="en-GB"/>
            </w:rPr>
          </w:rPrChange>
        </w:rPr>
      </w:pPr>
      <w:ins w:id="2570" w:author="Marco Petri" w:date="2020-12-22T22:05:00Z">
        <w:r w:rsidRPr="00FE56D0">
          <w:rPr>
            <w:rFonts w:ascii="Courier New" w:eastAsia="Times New Roman" w:hAnsi="Courier New" w:cs="Courier New"/>
            <w:color w:val="000000"/>
            <w:sz w:val="16"/>
            <w:szCs w:val="16"/>
            <w:lang w:val="en-GB" w:eastAsia="en-GB"/>
            <w:rPrChange w:id="2571"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57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573" w:author="Marco Petri" w:date="2020-12-22T22:07:00Z">
              <w:rPr>
                <w:rFonts w:ascii="Courier New" w:eastAsia="Times New Roman" w:hAnsi="Courier New" w:cs="Courier New"/>
                <w:color w:val="000000"/>
                <w:sz w:val="20"/>
                <w:szCs w:val="20"/>
                <w:lang w:val="en-GB" w:eastAsia="en-GB"/>
              </w:rPr>
            </w:rPrChange>
          </w:rPr>
          <w:t xml:space="preserve"> s.storeQueue.queueTickets.time </w:t>
        </w:r>
        <w:r w:rsidRPr="00FE56D0">
          <w:rPr>
            <w:rFonts w:ascii="Courier New" w:eastAsia="Times New Roman" w:hAnsi="Courier New" w:cs="Courier New"/>
            <w:b/>
            <w:bCs/>
            <w:color w:val="0000FF"/>
            <w:sz w:val="16"/>
            <w:szCs w:val="16"/>
            <w:lang w:val="en-GB" w:eastAsia="en-GB"/>
            <w:rPrChange w:id="2574" w:author="Marco Petri" w:date="2020-12-22T22:07:00Z">
              <w:rPr>
                <w:rFonts w:ascii="Courier New" w:eastAsia="Times New Roman" w:hAnsi="Courier New" w:cs="Courier New"/>
                <w:b/>
                <w:bCs/>
                <w:color w:val="0000FF"/>
                <w:sz w:val="20"/>
                <w:szCs w:val="20"/>
                <w:lang w:val="en-GB" w:eastAsia="en-GB"/>
              </w:rPr>
            </w:rPrChange>
          </w:rPr>
          <w:t>or</w:t>
        </w:r>
      </w:ins>
    </w:p>
    <w:p w14:paraId="7D89E3AE" w14:textId="77777777" w:rsidR="00E250F6" w:rsidRPr="00FE56D0" w:rsidRDefault="00E250F6" w:rsidP="00E250F6">
      <w:pPr>
        <w:shd w:val="clear" w:color="auto" w:fill="FFFFFF"/>
        <w:spacing w:line="240" w:lineRule="auto"/>
        <w:jc w:val="left"/>
        <w:rPr>
          <w:ins w:id="2575" w:author="Marco Petri" w:date="2020-12-22T22:05:00Z"/>
          <w:rFonts w:ascii="Courier New" w:eastAsia="Times New Roman" w:hAnsi="Courier New" w:cs="Courier New"/>
          <w:color w:val="000000"/>
          <w:sz w:val="16"/>
          <w:szCs w:val="16"/>
          <w:lang w:val="en-GB" w:eastAsia="en-GB"/>
          <w:rPrChange w:id="2576" w:author="Marco Petri" w:date="2020-12-22T22:07:00Z">
            <w:rPr>
              <w:ins w:id="2577" w:author="Marco Petri" w:date="2020-12-22T22:05:00Z"/>
              <w:rFonts w:ascii="Courier New" w:eastAsia="Times New Roman" w:hAnsi="Courier New" w:cs="Courier New"/>
              <w:color w:val="000000"/>
              <w:sz w:val="20"/>
              <w:szCs w:val="20"/>
              <w:lang w:val="en-GB" w:eastAsia="en-GB"/>
            </w:rPr>
          </w:rPrChange>
        </w:rPr>
      </w:pPr>
      <w:ins w:id="2578" w:author="Marco Petri" w:date="2020-12-22T22:05:00Z">
        <w:r w:rsidRPr="00FE56D0">
          <w:rPr>
            <w:rFonts w:ascii="Courier New" w:eastAsia="Times New Roman" w:hAnsi="Courier New" w:cs="Courier New"/>
            <w:color w:val="000000"/>
            <w:sz w:val="16"/>
            <w:szCs w:val="16"/>
            <w:lang w:val="en-GB" w:eastAsia="en-GB"/>
            <w:rPrChange w:id="2579"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58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581" w:author="Marco Petri" w:date="2020-12-22T22:07:00Z">
              <w:rPr>
                <w:rFonts w:ascii="Courier New" w:eastAsia="Times New Roman" w:hAnsi="Courier New" w:cs="Courier New"/>
                <w:color w:val="000000"/>
                <w:sz w:val="20"/>
                <w:szCs w:val="20"/>
                <w:lang w:val="en-GB" w:eastAsia="en-GB"/>
              </w:rPr>
            </w:rPrChange>
          </w:rPr>
          <w:t xml:space="preserve"> s.storeNotUsedInvalidTickets.time</w:t>
        </w:r>
      </w:ins>
    </w:p>
    <w:p w14:paraId="2DF093C8" w14:textId="77777777" w:rsidR="00E250F6" w:rsidRPr="00FE56D0" w:rsidRDefault="00E250F6" w:rsidP="00E250F6">
      <w:pPr>
        <w:shd w:val="clear" w:color="auto" w:fill="FFFFFF"/>
        <w:spacing w:line="240" w:lineRule="auto"/>
        <w:jc w:val="left"/>
        <w:rPr>
          <w:ins w:id="2582" w:author="Marco Petri" w:date="2020-12-22T22:05:00Z"/>
          <w:rFonts w:ascii="Courier New" w:eastAsia="Times New Roman" w:hAnsi="Courier New" w:cs="Courier New"/>
          <w:color w:val="000000"/>
          <w:sz w:val="16"/>
          <w:szCs w:val="16"/>
          <w:lang w:val="en-GB" w:eastAsia="en-GB"/>
          <w:rPrChange w:id="2583" w:author="Marco Petri" w:date="2020-12-22T22:07:00Z">
            <w:rPr>
              <w:ins w:id="2584" w:author="Marco Petri" w:date="2020-12-22T22:05:00Z"/>
              <w:rFonts w:ascii="Courier New" w:eastAsia="Times New Roman" w:hAnsi="Courier New" w:cs="Courier New"/>
              <w:color w:val="000000"/>
              <w:sz w:val="20"/>
              <w:szCs w:val="20"/>
              <w:lang w:val="en-GB" w:eastAsia="en-GB"/>
            </w:rPr>
          </w:rPrChange>
        </w:rPr>
      </w:pPr>
      <w:ins w:id="2585" w:author="Marco Petri" w:date="2020-12-22T22:05:00Z">
        <w:r w:rsidRPr="00FE56D0">
          <w:rPr>
            <w:rFonts w:ascii="Courier New" w:eastAsia="Times New Roman" w:hAnsi="Courier New" w:cs="Courier New"/>
            <w:color w:val="000000"/>
            <w:sz w:val="16"/>
            <w:szCs w:val="16"/>
            <w:lang w:val="en-GB" w:eastAsia="en-GB"/>
            <w:rPrChange w:id="258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587"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2588"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58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590" w:author="Marco Petri" w:date="2020-12-22T22:07:00Z">
              <w:rPr>
                <w:rFonts w:ascii="Courier New" w:eastAsia="Times New Roman" w:hAnsi="Courier New" w:cs="Courier New"/>
                <w:color w:val="000000"/>
                <w:sz w:val="20"/>
                <w:szCs w:val="20"/>
                <w:lang w:val="en-GB" w:eastAsia="en-GB"/>
              </w:rPr>
            </w:rPrChange>
          </w:rPr>
          <w:t xml:space="preserve"> s.storeUsedTickets.time)</w:t>
        </w:r>
      </w:ins>
    </w:p>
    <w:p w14:paraId="01622605" w14:textId="77777777" w:rsidR="00E250F6" w:rsidRPr="00FE56D0" w:rsidRDefault="00E250F6" w:rsidP="00E250F6">
      <w:pPr>
        <w:shd w:val="clear" w:color="auto" w:fill="FFFFFF"/>
        <w:spacing w:line="240" w:lineRule="auto"/>
        <w:jc w:val="left"/>
        <w:rPr>
          <w:ins w:id="2591" w:author="Marco Petri" w:date="2020-12-22T22:05:00Z"/>
          <w:rFonts w:ascii="Courier New" w:eastAsia="Times New Roman" w:hAnsi="Courier New" w:cs="Courier New"/>
          <w:color w:val="000000"/>
          <w:sz w:val="16"/>
          <w:szCs w:val="16"/>
          <w:lang w:val="en-GB" w:eastAsia="en-GB"/>
          <w:rPrChange w:id="2592" w:author="Marco Petri" w:date="2020-12-22T22:07:00Z">
            <w:rPr>
              <w:ins w:id="2593" w:author="Marco Petri" w:date="2020-12-22T22:05:00Z"/>
              <w:rFonts w:ascii="Courier New" w:eastAsia="Times New Roman" w:hAnsi="Courier New" w:cs="Courier New"/>
              <w:color w:val="000000"/>
              <w:sz w:val="20"/>
              <w:szCs w:val="20"/>
              <w:lang w:val="en-GB" w:eastAsia="en-GB"/>
            </w:rPr>
          </w:rPrChange>
        </w:rPr>
      </w:pPr>
      <w:ins w:id="2594" w:author="Marco Petri" w:date="2020-12-22T22:05:00Z">
        <w:r w:rsidRPr="00FE56D0">
          <w:rPr>
            <w:rFonts w:ascii="Courier New" w:eastAsia="Times New Roman" w:hAnsi="Courier New" w:cs="Courier New"/>
            <w:color w:val="000000"/>
            <w:sz w:val="16"/>
            <w:szCs w:val="16"/>
            <w:lang w:val="en-GB" w:eastAsia="en-GB"/>
            <w:rPrChange w:id="2595" w:author="Marco Petri" w:date="2020-12-22T22:07:00Z">
              <w:rPr>
                <w:rFonts w:ascii="Courier New" w:eastAsia="Times New Roman" w:hAnsi="Courier New" w:cs="Courier New"/>
                <w:color w:val="000000"/>
                <w:sz w:val="20"/>
                <w:szCs w:val="20"/>
                <w:lang w:val="en-GB" w:eastAsia="en-GB"/>
              </w:rPr>
            </w:rPrChange>
          </w:rPr>
          <w:t>}</w:t>
        </w:r>
      </w:ins>
    </w:p>
    <w:p w14:paraId="2D59306F" w14:textId="77777777" w:rsidR="00E250F6" w:rsidRPr="00FE56D0" w:rsidRDefault="00E250F6" w:rsidP="00E250F6">
      <w:pPr>
        <w:shd w:val="clear" w:color="auto" w:fill="FFFFFF"/>
        <w:spacing w:line="240" w:lineRule="auto"/>
        <w:jc w:val="left"/>
        <w:rPr>
          <w:ins w:id="2596" w:author="Marco Petri" w:date="2020-12-22T22:05:00Z"/>
          <w:rFonts w:ascii="Courier New" w:eastAsia="Times New Roman" w:hAnsi="Courier New" w:cs="Courier New"/>
          <w:color w:val="000000"/>
          <w:sz w:val="16"/>
          <w:szCs w:val="16"/>
          <w:lang w:val="en-GB" w:eastAsia="en-GB"/>
          <w:rPrChange w:id="2597" w:author="Marco Petri" w:date="2020-12-22T22:07:00Z">
            <w:rPr>
              <w:ins w:id="2598" w:author="Marco Petri" w:date="2020-12-22T22:05:00Z"/>
              <w:rFonts w:ascii="Courier New" w:eastAsia="Times New Roman" w:hAnsi="Courier New" w:cs="Courier New"/>
              <w:color w:val="000000"/>
              <w:sz w:val="20"/>
              <w:szCs w:val="20"/>
              <w:lang w:val="en-GB" w:eastAsia="en-GB"/>
            </w:rPr>
          </w:rPrChange>
        </w:rPr>
      </w:pPr>
    </w:p>
    <w:p w14:paraId="51A3E904" w14:textId="77777777" w:rsidR="00E250F6" w:rsidRPr="00FE56D0" w:rsidRDefault="00E250F6" w:rsidP="00E250F6">
      <w:pPr>
        <w:shd w:val="clear" w:color="auto" w:fill="FFFFFF"/>
        <w:spacing w:line="240" w:lineRule="auto"/>
        <w:jc w:val="left"/>
        <w:rPr>
          <w:ins w:id="2599" w:author="Marco Petri" w:date="2020-12-22T22:05:00Z"/>
          <w:rFonts w:ascii="Courier New" w:eastAsia="Times New Roman" w:hAnsi="Courier New" w:cs="Courier New"/>
          <w:color w:val="008000"/>
          <w:sz w:val="16"/>
          <w:szCs w:val="16"/>
          <w:lang w:val="en-GB" w:eastAsia="en-GB"/>
          <w:rPrChange w:id="2600" w:author="Marco Petri" w:date="2020-12-22T22:07:00Z">
            <w:rPr>
              <w:ins w:id="2601" w:author="Marco Petri" w:date="2020-12-22T22:05:00Z"/>
              <w:rFonts w:ascii="Courier New" w:eastAsia="Times New Roman" w:hAnsi="Courier New" w:cs="Courier New"/>
              <w:color w:val="008000"/>
              <w:sz w:val="20"/>
              <w:szCs w:val="20"/>
              <w:lang w:val="en-GB" w:eastAsia="en-GB"/>
            </w:rPr>
          </w:rPrChange>
        </w:rPr>
      </w:pPr>
      <w:ins w:id="2602" w:author="Marco Petri" w:date="2020-12-22T22:05:00Z">
        <w:r w:rsidRPr="00FE56D0">
          <w:rPr>
            <w:rFonts w:ascii="Courier New" w:eastAsia="Times New Roman" w:hAnsi="Courier New" w:cs="Courier New"/>
            <w:color w:val="008000"/>
            <w:sz w:val="16"/>
            <w:szCs w:val="16"/>
            <w:lang w:val="en-GB" w:eastAsia="en-GB"/>
            <w:rPrChange w:id="2603" w:author="Marco Petri" w:date="2020-12-22T22:07:00Z">
              <w:rPr>
                <w:rFonts w:ascii="Courier New" w:eastAsia="Times New Roman" w:hAnsi="Courier New" w:cs="Courier New"/>
                <w:color w:val="008000"/>
                <w:sz w:val="20"/>
                <w:szCs w:val="20"/>
                <w:lang w:val="en-GB" w:eastAsia="en-GB"/>
              </w:rPr>
            </w:rPrChange>
          </w:rPr>
          <w:t>//All used tickets have been checked at entrance</w:t>
        </w:r>
      </w:ins>
    </w:p>
    <w:p w14:paraId="182F29DE" w14:textId="77777777" w:rsidR="00E250F6" w:rsidRPr="00FE56D0" w:rsidRDefault="00E250F6" w:rsidP="00E250F6">
      <w:pPr>
        <w:shd w:val="clear" w:color="auto" w:fill="FFFFFF"/>
        <w:spacing w:line="240" w:lineRule="auto"/>
        <w:jc w:val="left"/>
        <w:rPr>
          <w:ins w:id="2604" w:author="Marco Petri" w:date="2020-12-22T22:05:00Z"/>
          <w:rFonts w:ascii="Courier New" w:eastAsia="Times New Roman" w:hAnsi="Courier New" w:cs="Courier New"/>
          <w:color w:val="000000"/>
          <w:sz w:val="16"/>
          <w:szCs w:val="16"/>
          <w:lang w:val="en-GB" w:eastAsia="en-GB"/>
          <w:rPrChange w:id="2605" w:author="Marco Petri" w:date="2020-12-22T22:07:00Z">
            <w:rPr>
              <w:ins w:id="2606" w:author="Marco Petri" w:date="2020-12-22T22:05:00Z"/>
              <w:rFonts w:ascii="Courier New" w:eastAsia="Times New Roman" w:hAnsi="Courier New" w:cs="Courier New"/>
              <w:color w:val="000000"/>
              <w:sz w:val="20"/>
              <w:szCs w:val="20"/>
              <w:lang w:val="en-GB" w:eastAsia="en-GB"/>
            </w:rPr>
          </w:rPrChange>
        </w:rPr>
      </w:pPr>
      <w:ins w:id="2607" w:author="Marco Petri" w:date="2020-12-22T22:05:00Z">
        <w:r w:rsidRPr="00FE56D0">
          <w:rPr>
            <w:rFonts w:ascii="Courier New" w:eastAsia="Times New Roman" w:hAnsi="Courier New" w:cs="Courier New"/>
            <w:b/>
            <w:bCs/>
            <w:color w:val="0000FF"/>
            <w:sz w:val="16"/>
            <w:szCs w:val="16"/>
            <w:lang w:val="en-GB" w:eastAsia="en-GB"/>
            <w:rPrChange w:id="2608" w:author="Marco Petri" w:date="2020-12-22T22:07:00Z">
              <w:rPr>
                <w:rFonts w:ascii="Courier New" w:eastAsia="Times New Roman" w:hAnsi="Courier New" w:cs="Courier New"/>
                <w:b/>
                <w:bCs/>
                <w:color w:val="0000FF"/>
                <w:sz w:val="20"/>
                <w:szCs w:val="20"/>
                <w:lang w:val="en-GB" w:eastAsia="en-GB"/>
              </w:rPr>
            </w:rPrChange>
          </w:rPr>
          <w:t>fact</w:t>
        </w:r>
        <w:r w:rsidRPr="00FE56D0">
          <w:rPr>
            <w:rFonts w:ascii="Courier New" w:eastAsia="Times New Roman" w:hAnsi="Courier New" w:cs="Courier New"/>
            <w:color w:val="000000"/>
            <w:sz w:val="16"/>
            <w:szCs w:val="16"/>
            <w:lang w:val="en-GB" w:eastAsia="en-GB"/>
            <w:rPrChange w:id="2609" w:author="Marco Petri" w:date="2020-12-22T22:07:00Z">
              <w:rPr>
                <w:rFonts w:ascii="Courier New" w:eastAsia="Times New Roman" w:hAnsi="Courier New" w:cs="Courier New"/>
                <w:color w:val="000000"/>
                <w:sz w:val="20"/>
                <w:szCs w:val="20"/>
                <w:lang w:val="en-GB" w:eastAsia="en-GB"/>
              </w:rPr>
            </w:rPrChange>
          </w:rPr>
          <w:t xml:space="preserve"> usedTicketsHaveBeenScanned {</w:t>
        </w:r>
      </w:ins>
    </w:p>
    <w:p w14:paraId="6465D88D" w14:textId="77777777" w:rsidR="00E250F6" w:rsidRPr="00FE56D0" w:rsidRDefault="00E250F6" w:rsidP="00E250F6">
      <w:pPr>
        <w:shd w:val="clear" w:color="auto" w:fill="FFFFFF"/>
        <w:spacing w:line="240" w:lineRule="auto"/>
        <w:jc w:val="left"/>
        <w:rPr>
          <w:ins w:id="2610" w:author="Marco Petri" w:date="2020-12-22T22:05:00Z"/>
          <w:rFonts w:ascii="Courier New" w:eastAsia="Times New Roman" w:hAnsi="Courier New" w:cs="Courier New"/>
          <w:color w:val="000000"/>
          <w:sz w:val="16"/>
          <w:szCs w:val="16"/>
          <w:lang w:val="en-GB" w:eastAsia="en-GB"/>
          <w:rPrChange w:id="2611" w:author="Marco Petri" w:date="2020-12-22T22:07:00Z">
            <w:rPr>
              <w:ins w:id="2612" w:author="Marco Petri" w:date="2020-12-22T22:05:00Z"/>
              <w:rFonts w:ascii="Courier New" w:eastAsia="Times New Roman" w:hAnsi="Courier New" w:cs="Courier New"/>
              <w:color w:val="000000"/>
              <w:sz w:val="20"/>
              <w:szCs w:val="20"/>
              <w:lang w:val="en-GB" w:eastAsia="en-GB"/>
            </w:rPr>
          </w:rPrChange>
        </w:rPr>
      </w:pPr>
      <w:ins w:id="2613" w:author="Marco Petri" w:date="2020-12-22T22:05:00Z">
        <w:r w:rsidRPr="00FE56D0">
          <w:rPr>
            <w:rFonts w:ascii="Courier New" w:eastAsia="Times New Roman" w:hAnsi="Courier New" w:cs="Courier New"/>
            <w:color w:val="000000"/>
            <w:sz w:val="16"/>
            <w:szCs w:val="16"/>
            <w:lang w:val="en-GB" w:eastAsia="en-GB"/>
            <w:rPrChange w:id="261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615"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616" w:author="Marco Petri" w:date="2020-12-22T22:07:00Z">
              <w:rPr>
                <w:rFonts w:ascii="Courier New" w:eastAsia="Times New Roman" w:hAnsi="Courier New" w:cs="Courier New"/>
                <w:color w:val="000000"/>
                <w:sz w:val="20"/>
                <w:szCs w:val="20"/>
                <w:lang w:val="en-GB" w:eastAsia="en-GB"/>
              </w:rPr>
            </w:rPrChange>
          </w:rPr>
          <w:t xml:space="preserve"> t: Ticket, s: Store , time:Time|</w:t>
        </w:r>
      </w:ins>
    </w:p>
    <w:p w14:paraId="32318E30" w14:textId="77777777" w:rsidR="00E250F6" w:rsidRPr="00FE56D0" w:rsidRDefault="00E250F6" w:rsidP="00E250F6">
      <w:pPr>
        <w:shd w:val="clear" w:color="auto" w:fill="FFFFFF"/>
        <w:spacing w:line="240" w:lineRule="auto"/>
        <w:jc w:val="left"/>
        <w:rPr>
          <w:ins w:id="2617" w:author="Marco Petri" w:date="2020-12-22T22:05:00Z"/>
          <w:rFonts w:ascii="Courier New" w:eastAsia="Times New Roman" w:hAnsi="Courier New" w:cs="Courier New"/>
          <w:color w:val="000000"/>
          <w:sz w:val="16"/>
          <w:szCs w:val="16"/>
          <w:lang w:val="en-GB" w:eastAsia="en-GB"/>
          <w:rPrChange w:id="2618" w:author="Marco Petri" w:date="2020-12-22T22:07:00Z">
            <w:rPr>
              <w:ins w:id="2619" w:author="Marco Petri" w:date="2020-12-22T22:05:00Z"/>
              <w:rFonts w:ascii="Courier New" w:eastAsia="Times New Roman" w:hAnsi="Courier New" w:cs="Courier New"/>
              <w:color w:val="000000"/>
              <w:sz w:val="20"/>
              <w:szCs w:val="20"/>
              <w:lang w:val="en-GB" w:eastAsia="en-GB"/>
            </w:rPr>
          </w:rPrChange>
        </w:rPr>
      </w:pPr>
      <w:ins w:id="2620" w:author="Marco Petri" w:date="2020-12-22T22:05:00Z">
        <w:r w:rsidRPr="00FE56D0">
          <w:rPr>
            <w:rFonts w:ascii="Courier New" w:eastAsia="Times New Roman" w:hAnsi="Courier New" w:cs="Courier New"/>
            <w:color w:val="000000"/>
            <w:sz w:val="16"/>
            <w:szCs w:val="16"/>
            <w:lang w:val="en-GB" w:eastAsia="en-GB"/>
            <w:rPrChange w:id="2621"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62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623" w:author="Marco Petri" w:date="2020-12-22T22:07:00Z">
              <w:rPr>
                <w:rFonts w:ascii="Courier New" w:eastAsia="Times New Roman" w:hAnsi="Courier New" w:cs="Courier New"/>
                <w:color w:val="000000"/>
                <w:sz w:val="20"/>
                <w:szCs w:val="20"/>
                <w:lang w:val="en-GB" w:eastAsia="en-GB"/>
              </w:rPr>
            </w:rPrChange>
          </w:rPr>
          <w:t xml:space="preserve"> s.storeUsedTickets.time </w:t>
        </w:r>
        <w:r w:rsidRPr="00FE56D0">
          <w:rPr>
            <w:rFonts w:ascii="Courier New" w:eastAsia="Times New Roman" w:hAnsi="Courier New" w:cs="Courier New"/>
            <w:b/>
            <w:bCs/>
            <w:color w:val="0000FF"/>
            <w:sz w:val="16"/>
            <w:szCs w:val="16"/>
            <w:lang w:val="en-GB" w:eastAsia="en-GB"/>
            <w:rPrChange w:id="2624" w:author="Marco Petri" w:date="2020-12-22T22:07:00Z">
              <w:rPr>
                <w:rFonts w:ascii="Courier New" w:eastAsia="Times New Roman" w:hAnsi="Courier New" w:cs="Courier New"/>
                <w:b/>
                <w:bCs/>
                <w:color w:val="0000FF"/>
                <w:sz w:val="20"/>
                <w:szCs w:val="20"/>
                <w:lang w:val="en-GB" w:eastAsia="en-GB"/>
              </w:rPr>
            </w:rPrChange>
          </w:rPr>
          <w:t>implies</w:t>
        </w:r>
      </w:ins>
    </w:p>
    <w:p w14:paraId="32288FAB" w14:textId="77777777" w:rsidR="00E250F6" w:rsidRPr="00FE56D0" w:rsidRDefault="00E250F6" w:rsidP="00E250F6">
      <w:pPr>
        <w:shd w:val="clear" w:color="auto" w:fill="FFFFFF"/>
        <w:spacing w:line="240" w:lineRule="auto"/>
        <w:jc w:val="left"/>
        <w:rPr>
          <w:ins w:id="2625" w:author="Marco Petri" w:date="2020-12-22T22:05:00Z"/>
          <w:rFonts w:ascii="Courier New" w:eastAsia="Times New Roman" w:hAnsi="Courier New" w:cs="Courier New"/>
          <w:color w:val="000000"/>
          <w:sz w:val="16"/>
          <w:szCs w:val="16"/>
          <w:lang w:val="en-GB" w:eastAsia="en-GB"/>
          <w:rPrChange w:id="2626" w:author="Marco Petri" w:date="2020-12-22T22:07:00Z">
            <w:rPr>
              <w:ins w:id="2627" w:author="Marco Petri" w:date="2020-12-22T22:05:00Z"/>
              <w:rFonts w:ascii="Courier New" w:eastAsia="Times New Roman" w:hAnsi="Courier New" w:cs="Courier New"/>
              <w:color w:val="000000"/>
              <w:sz w:val="20"/>
              <w:szCs w:val="20"/>
              <w:lang w:val="en-GB" w:eastAsia="en-GB"/>
            </w:rPr>
          </w:rPrChange>
        </w:rPr>
      </w:pPr>
      <w:ins w:id="2628" w:author="Marco Petri" w:date="2020-12-22T22:05:00Z">
        <w:r w:rsidRPr="00FE56D0">
          <w:rPr>
            <w:rFonts w:ascii="Courier New" w:eastAsia="Times New Roman" w:hAnsi="Courier New" w:cs="Courier New"/>
            <w:color w:val="000000"/>
            <w:sz w:val="16"/>
            <w:szCs w:val="16"/>
            <w:lang w:val="en-GB" w:eastAsia="en-GB"/>
            <w:rPrChange w:id="2629"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63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631" w:author="Marco Petri" w:date="2020-12-22T22:07:00Z">
              <w:rPr>
                <w:rFonts w:ascii="Courier New" w:eastAsia="Times New Roman" w:hAnsi="Courier New" w:cs="Courier New"/>
                <w:color w:val="000000"/>
                <w:sz w:val="20"/>
                <w:szCs w:val="20"/>
                <w:lang w:val="en-GB" w:eastAsia="en-GB"/>
              </w:rPr>
            </w:rPrChange>
          </w:rPr>
          <w:t xml:space="preserve"> s.storeControllers.controllerCheckIns.time</w:t>
        </w:r>
      </w:ins>
    </w:p>
    <w:p w14:paraId="591C70DB" w14:textId="77777777" w:rsidR="00E250F6" w:rsidRPr="00FE56D0" w:rsidRDefault="00E250F6" w:rsidP="00E250F6">
      <w:pPr>
        <w:shd w:val="clear" w:color="auto" w:fill="FFFFFF"/>
        <w:spacing w:line="240" w:lineRule="auto"/>
        <w:jc w:val="left"/>
        <w:rPr>
          <w:ins w:id="2632" w:author="Marco Petri" w:date="2020-12-22T22:05:00Z"/>
          <w:rFonts w:ascii="Courier New" w:eastAsia="Times New Roman" w:hAnsi="Courier New" w:cs="Courier New"/>
          <w:color w:val="000000"/>
          <w:sz w:val="16"/>
          <w:szCs w:val="16"/>
          <w:lang w:val="en-GB" w:eastAsia="en-GB"/>
          <w:rPrChange w:id="2633" w:author="Marco Petri" w:date="2020-12-22T22:07:00Z">
            <w:rPr>
              <w:ins w:id="2634" w:author="Marco Petri" w:date="2020-12-22T22:05:00Z"/>
              <w:rFonts w:ascii="Courier New" w:eastAsia="Times New Roman" w:hAnsi="Courier New" w:cs="Courier New"/>
              <w:color w:val="000000"/>
              <w:sz w:val="20"/>
              <w:szCs w:val="20"/>
              <w:lang w:val="en-GB" w:eastAsia="en-GB"/>
            </w:rPr>
          </w:rPrChange>
        </w:rPr>
      </w:pPr>
    </w:p>
    <w:p w14:paraId="33226451" w14:textId="77777777" w:rsidR="00E250F6" w:rsidRPr="00FE56D0" w:rsidRDefault="00E250F6" w:rsidP="00E250F6">
      <w:pPr>
        <w:shd w:val="clear" w:color="auto" w:fill="FFFFFF"/>
        <w:spacing w:line="240" w:lineRule="auto"/>
        <w:jc w:val="left"/>
        <w:rPr>
          <w:ins w:id="2635" w:author="Marco Petri" w:date="2020-12-22T22:05:00Z"/>
          <w:rFonts w:ascii="Courier New" w:eastAsia="Times New Roman" w:hAnsi="Courier New" w:cs="Courier New"/>
          <w:color w:val="000000"/>
          <w:sz w:val="16"/>
          <w:szCs w:val="16"/>
          <w:lang w:val="en-GB" w:eastAsia="en-GB"/>
          <w:rPrChange w:id="2636" w:author="Marco Petri" w:date="2020-12-22T22:07:00Z">
            <w:rPr>
              <w:ins w:id="2637" w:author="Marco Petri" w:date="2020-12-22T22:05:00Z"/>
              <w:rFonts w:ascii="Courier New" w:eastAsia="Times New Roman" w:hAnsi="Courier New" w:cs="Courier New"/>
              <w:color w:val="000000"/>
              <w:sz w:val="20"/>
              <w:szCs w:val="20"/>
              <w:lang w:val="en-GB" w:eastAsia="en-GB"/>
            </w:rPr>
          </w:rPrChange>
        </w:rPr>
      </w:pPr>
      <w:ins w:id="2638" w:author="Marco Petri" w:date="2020-12-22T22:05:00Z">
        <w:r w:rsidRPr="00FE56D0">
          <w:rPr>
            <w:rFonts w:ascii="Courier New" w:eastAsia="Times New Roman" w:hAnsi="Courier New" w:cs="Courier New"/>
            <w:color w:val="000000"/>
            <w:sz w:val="16"/>
            <w:szCs w:val="16"/>
            <w:lang w:val="en-GB" w:eastAsia="en-GB"/>
            <w:rPrChange w:id="263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64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641" w:author="Marco Petri" w:date="2020-12-22T22:07:00Z">
              <w:rPr>
                <w:rFonts w:ascii="Courier New" w:eastAsia="Times New Roman" w:hAnsi="Courier New" w:cs="Courier New"/>
                <w:color w:val="000000"/>
                <w:sz w:val="20"/>
                <w:szCs w:val="20"/>
                <w:lang w:val="en-GB" w:eastAsia="en-GB"/>
              </w:rPr>
            </w:rPrChange>
          </w:rPr>
          <w:t xml:space="preserve"> t: Ticket, time:Time, s: Store |</w:t>
        </w:r>
      </w:ins>
    </w:p>
    <w:p w14:paraId="496F3A56" w14:textId="77777777" w:rsidR="00E250F6" w:rsidRPr="00FE56D0" w:rsidRDefault="00E250F6" w:rsidP="00E250F6">
      <w:pPr>
        <w:shd w:val="clear" w:color="auto" w:fill="FFFFFF"/>
        <w:spacing w:line="240" w:lineRule="auto"/>
        <w:jc w:val="left"/>
        <w:rPr>
          <w:ins w:id="2642" w:author="Marco Petri" w:date="2020-12-22T22:05:00Z"/>
          <w:rFonts w:ascii="Courier New" w:eastAsia="Times New Roman" w:hAnsi="Courier New" w:cs="Courier New"/>
          <w:color w:val="000000"/>
          <w:sz w:val="16"/>
          <w:szCs w:val="16"/>
          <w:lang w:val="en-GB" w:eastAsia="en-GB"/>
          <w:rPrChange w:id="2643" w:author="Marco Petri" w:date="2020-12-22T22:07:00Z">
            <w:rPr>
              <w:ins w:id="2644" w:author="Marco Petri" w:date="2020-12-22T22:05:00Z"/>
              <w:rFonts w:ascii="Courier New" w:eastAsia="Times New Roman" w:hAnsi="Courier New" w:cs="Courier New"/>
              <w:color w:val="000000"/>
              <w:sz w:val="20"/>
              <w:szCs w:val="20"/>
              <w:lang w:val="en-GB" w:eastAsia="en-GB"/>
            </w:rPr>
          </w:rPrChange>
        </w:rPr>
      </w:pPr>
      <w:ins w:id="2645" w:author="Marco Petri" w:date="2020-12-22T22:05:00Z">
        <w:r w:rsidRPr="00FE56D0">
          <w:rPr>
            <w:rFonts w:ascii="Courier New" w:eastAsia="Times New Roman" w:hAnsi="Courier New" w:cs="Courier New"/>
            <w:color w:val="000000"/>
            <w:sz w:val="16"/>
            <w:szCs w:val="16"/>
            <w:lang w:val="en-GB" w:eastAsia="en-GB"/>
            <w:rPrChange w:id="2646"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64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648" w:author="Marco Petri" w:date="2020-12-22T22:07:00Z">
              <w:rPr>
                <w:rFonts w:ascii="Courier New" w:eastAsia="Times New Roman" w:hAnsi="Courier New" w:cs="Courier New"/>
                <w:color w:val="000000"/>
                <w:sz w:val="20"/>
                <w:szCs w:val="20"/>
                <w:lang w:val="en-GB" w:eastAsia="en-GB"/>
              </w:rPr>
            </w:rPrChange>
          </w:rPr>
          <w:t xml:space="preserve"> s.storeControllers.controllerCheckIns.time</w:t>
        </w:r>
      </w:ins>
    </w:p>
    <w:p w14:paraId="4B1DD6F3" w14:textId="77777777" w:rsidR="00E250F6" w:rsidRPr="00FE56D0" w:rsidRDefault="00E250F6" w:rsidP="00E250F6">
      <w:pPr>
        <w:shd w:val="clear" w:color="auto" w:fill="FFFFFF"/>
        <w:spacing w:line="240" w:lineRule="auto"/>
        <w:jc w:val="left"/>
        <w:rPr>
          <w:ins w:id="2649" w:author="Marco Petri" w:date="2020-12-22T22:05:00Z"/>
          <w:rFonts w:ascii="Courier New" w:eastAsia="Times New Roman" w:hAnsi="Courier New" w:cs="Courier New"/>
          <w:color w:val="000000"/>
          <w:sz w:val="16"/>
          <w:szCs w:val="16"/>
          <w:lang w:val="en-GB" w:eastAsia="en-GB"/>
          <w:rPrChange w:id="2650" w:author="Marco Petri" w:date="2020-12-22T22:07:00Z">
            <w:rPr>
              <w:ins w:id="2651" w:author="Marco Petri" w:date="2020-12-22T22:05:00Z"/>
              <w:rFonts w:ascii="Courier New" w:eastAsia="Times New Roman" w:hAnsi="Courier New" w:cs="Courier New"/>
              <w:color w:val="000000"/>
              <w:sz w:val="20"/>
              <w:szCs w:val="20"/>
              <w:lang w:val="en-GB" w:eastAsia="en-GB"/>
            </w:rPr>
          </w:rPrChange>
        </w:rPr>
      </w:pPr>
      <w:ins w:id="2652" w:author="Marco Petri" w:date="2020-12-22T22:05:00Z">
        <w:r w:rsidRPr="00FE56D0">
          <w:rPr>
            <w:rFonts w:ascii="Courier New" w:eastAsia="Times New Roman" w:hAnsi="Courier New" w:cs="Courier New"/>
            <w:color w:val="000000"/>
            <w:sz w:val="16"/>
            <w:szCs w:val="16"/>
            <w:lang w:val="en-GB" w:eastAsia="en-GB"/>
            <w:rPrChange w:id="265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654" w:author="Marco Petri" w:date="2020-12-22T22:07:00Z">
              <w:rPr>
                <w:rFonts w:ascii="Courier New" w:eastAsia="Times New Roman" w:hAnsi="Courier New" w:cs="Courier New"/>
                <w:b/>
                <w:bCs/>
                <w:color w:val="0000FF"/>
                <w:sz w:val="20"/>
                <w:szCs w:val="20"/>
                <w:lang w:val="en-GB" w:eastAsia="en-GB"/>
              </w:rPr>
            </w:rPrChange>
          </w:rPr>
          <w:t>implies</w:t>
        </w:r>
      </w:ins>
    </w:p>
    <w:p w14:paraId="52CBFCB9" w14:textId="77777777" w:rsidR="00E250F6" w:rsidRPr="00FE56D0" w:rsidRDefault="00E250F6" w:rsidP="00E250F6">
      <w:pPr>
        <w:shd w:val="clear" w:color="auto" w:fill="FFFFFF"/>
        <w:spacing w:line="240" w:lineRule="auto"/>
        <w:jc w:val="left"/>
        <w:rPr>
          <w:ins w:id="2655" w:author="Marco Petri" w:date="2020-12-22T22:05:00Z"/>
          <w:rFonts w:ascii="Courier New" w:eastAsia="Times New Roman" w:hAnsi="Courier New" w:cs="Courier New"/>
          <w:color w:val="000000"/>
          <w:sz w:val="16"/>
          <w:szCs w:val="16"/>
          <w:lang w:val="en-GB" w:eastAsia="en-GB"/>
          <w:rPrChange w:id="2656" w:author="Marco Petri" w:date="2020-12-22T22:07:00Z">
            <w:rPr>
              <w:ins w:id="2657" w:author="Marco Petri" w:date="2020-12-22T22:05:00Z"/>
              <w:rFonts w:ascii="Courier New" w:eastAsia="Times New Roman" w:hAnsi="Courier New" w:cs="Courier New"/>
              <w:color w:val="000000"/>
              <w:sz w:val="20"/>
              <w:szCs w:val="20"/>
              <w:lang w:val="en-GB" w:eastAsia="en-GB"/>
            </w:rPr>
          </w:rPrChange>
        </w:rPr>
      </w:pPr>
      <w:ins w:id="2658" w:author="Marco Petri" w:date="2020-12-22T22:05:00Z">
        <w:r w:rsidRPr="00FE56D0">
          <w:rPr>
            <w:rFonts w:ascii="Courier New" w:eastAsia="Times New Roman" w:hAnsi="Courier New" w:cs="Courier New"/>
            <w:color w:val="000000"/>
            <w:sz w:val="16"/>
            <w:szCs w:val="16"/>
            <w:lang w:val="en-GB" w:eastAsia="en-GB"/>
            <w:rPrChange w:id="2659"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66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661" w:author="Marco Petri" w:date="2020-12-22T22:07:00Z">
              <w:rPr>
                <w:rFonts w:ascii="Courier New" w:eastAsia="Times New Roman" w:hAnsi="Courier New" w:cs="Courier New"/>
                <w:color w:val="000000"/>
                <w:sz w:val="20"/>
                <w:szCs w:val="20"/>
                <w:lang w:val="en-GB" w:eastAsia="en-GB"/>
              </w:rPr>
            </w:rPrChange>
          </w:rPr>
          <w:t xml:space="preserve"> s.storeUsedTickets.time </w:t>
        </w:r>
        <w:r w:rsidRPr="00FE56D0">
          <w:rPr>
            <w:rFonts w:ascii="Courier New" w:eastAsia="Times New Roman" w:hAnsi="Courier New" w:cs="Courier New"/>
            <w:b/>
            <w:bCs/>
            <w:color w:val="0000FF"/>
            <w:sz w:val="16"/>
            <w:szCs w:val="16"/>
            <w:lang w:val="en-GB" w:eastAsia="en-GB"/>
            <w:rPrChange w:id="2662" w:author="Marco Petri" w:date="2020-12-22T22:07:00Z">
              <w:rPr>
                <w:rFonts w:ascii="Courier New" w:eastAsia="Times New Roman" w:hAnsi="Courier New" w:cs="Courier New"/>
                <w:b/>
                <w:bCs/>
                <w:color w:val="0000FF"/>
                <w:sz w:val="20"/>
                <w:szCs w:val="20"/>
                <w:lang w:val="en-GB" w:eastAsia="en-GB"/>
              </w:rPr>
            </w:rPrChange>
          </w:rPr>
          <w:t>or</w:t>
        </w:r>
      </w:ins>
    </w:p>
    <w:p w14:paraId="76AB13E1" w14:textId="77777777" w:rsidR="00E250F6" w:rsidRPr="00FE56D0" w:rsidRDefault="00E250F6" w:rsidP="00E250F6">
      <w:pPr>
        <w:shd w:val="clear" w:color="auto" w:fill="FFFFFF"/>
        <w:spacing w:line="240" w:lineRule="auto"/>
        <w:jc w:val="left"/>
        <w:rPr>
          <w:ins w:id="2663" w:author="Marco Petri" w:date="2020-12-22T22:05:00Z"/>
          <w:rFonts w:ascii="Courier New" w:eastAsia="Times New Roman" w:hAnsi="Courier New" w:cs="Courier New"/>
          <w:color w:val="000000"/>
          <w:sz w:val="16"/>
          <w:szCs w:val="16"/>
          <w:lang w:val="en-GB" w:eastAsia="en-GB"/>
          <w:rPrChange w:id="2664" w:author="Marco Petri" w:date="2020-12-22T22:07:00Z">
            <w:rPr>
              <w:ins w:id="2665" w:author="Marco Petri" w:date="2020-12-22T22:05:00Z"/>
              <w:rFonts w:ascii="Courier New" w:eastAsia="Times New Roman" w:hAnsi="Courier New" w:cs="Courier New"/>
              <w:color w:val="000000"/>
              <w:sz w:val="20"/>
              <w:szCs w:val="20"/>
              <w:lang w:val="en-GB" w:eastAsia="en-GB"/>
            </w:rPr>
          </w:rPrChange>
        </w:rPr>
      </w:pPr>
      <w:ins w:id="2666" w:author="Marco Petri" w:date="2020-12-22T22:05:00Z">
        <w:r w:rsidRPr="00FE56D0">
          <w:rPr>
            <w:rFonts w:ascii="Courier New" w:eastAsia="Times New Roman" w:hAnsi="Courier New" w:cs="Courier New"/>
            <w:color w:val="000000"/>
            <w:sz w:val="16"/>
            <w:szCs w:val="16"/>
            <w:lang w:val="en-GB" w:eastAsia="en-GB"/>
            <w:rPrChange w:id="2667"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66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669" w:author="Marco Petri" w:date="2020-12-22T22:07:00Z">
              <w:rPr>
                <w:rFonts w:ascii="Courier New" w:eastAsia="Times New Roman" w:hAnsi="Courier New" w:cs="Courier New"/>
                <w:color w:val="000000"/>
                <w:sz w:val="20"/>
                <w:szCs w:val="20"/>
                <w:lang w:val="en-GB" w:eastAsia="en-GB"/>
              </w:rPr>
            </w:rPrChange>
          </w:rPr>
          <w:t xml:space="preserve"> s.storeNotUsedInvalidTickets.time </w:t>
        </w:r>
        <w:r w:rsidRPr="00FE56D0">
          <w:rPr>
            <w:rFonts w:ascii="Courier New" w:eastAsia="Times New Roman" w:hAnsi="Courier New" w:cs="Courier New"/>
            <w:b/>
            <w:bCs/>
            <w:color w:val="0000FF"/>
            <w:sz w:val="16"/>
            <w:szCs w:val="16"/>
            <w:lang w:val="en-GB" w:eastAsia="en-GB"/>
            <w:rPrChange w:id="2670" w:author="Marco Petri" w:date="2020-12-22T22:07:00Z">
              <w:rPr>
                <w:rFonts w:ascii="Courier New" w:eastAsia="Times New Roman" w:hAnsi="Courier New" w:cs="Courier New"/>
                <w:b/>
                <w:bCs/>
                <w:color w:val="0000FF"/>
                <w:sz w:val="20"/>
                <w:szCs w:val="20"/>
                <w:lang w:val="en-GB" w:eastAsia="en-GB"/>
              </w:rPr>
            </w:rPrChange>
          </w:rPr>
          <w:t>or</w:t>
        </w:r>
      </w:ins>
    </w:p>
    <w:p w14:paraId="1C26944E" w14:textId="77777777" w:rsidR="00E250F6" w:rsidRPr="00FE56D0" w:rsidRDefault="00E250F6" w:rsidP="00E250F6">
      <w:pPr>
        <w:shd w:val="clear" w:color="auto" w:fill="FFFFFF"/>
        <w:spacing w:line="240" w:lineRule="auto"/>
        <w:jc w:val="left"/>
        <w:rPr>
          <w:ins w:id="2671" w:author="Marco Petri" w:date="2020-12-22T22:05:00Z"/>
          <w:rFonts w:ascii="Courier New" w:eastAsia="Times New Roman" w:hAnsi="Courier New" w:cs="Courier New"/>
          <w:color w:val="000000"/>
          <w:sz w:val="16"/>
          <w:szCs w:val="16"/>
          <w:lang w:val="en-GB" w:eastAsia="en-GB"/>
          <w:rPrChange w:id="2672" w:author="Marco Petri" w:date="2020-12-22T22:07:00Z">
            <w:rPr>
              <w:ins w:id="2673" w:author="Marco Petri" w:date="2020-12-22T22:05:00Z"/>
              <w:rFonts w:ascii="Courier New" w:eastAsia="Times New Roman" w:hAnsi="Courier New" w:cs="Courier New"/>
              <w:color w:val="000000"/>
              <w:sz w:val="20"/>
              <w:szCs w:val="20"/>
              <w:lang w:val="en-GB" w:eastAsia="en-GB"/>
            </w:rPr>
          </w:rPrChange>
        </w:rPr>
      </w:pPr>
      <w:ins w:id="2674" w:author="Marco Petri" w:date="2020-12-22T22:05:00Z">
        <w:r w:rsidRPr="00FE56D0">
          <w:rPr>
            <w:rFonts w:ascii="Courier New" w:eastAsia="Times New Roman" w:hAnsi="Courier New" w:cs="Courier New"/>
            <w:color w:val="000000"/>
            <w:sz w:val="16"/>
            <w:szCs w:val="16"/>
            <w:lang w:val="en-GB" w:eastAsia="en-GB"/>
            <w:rPrChange w:id="2675" w:author="Marco Petri" w:date="2020-12-22T22:07:00Z">
              <w:rPr>
                <w:rFonts w:ascii="Courier New" w:eastAsia="Times New Roman" w:hAnsi="Courier New" w:cs="Courier New"/>
                <w:color w:val="000000"/>
                <w:sz w:val="20"/>
                <w:szCs w:val="20"/>
                <w:lang w:val="en-GB" w:eastAsia="en-GB"/>
              </w:rPr>
            </w:rPrChange>
          </w:rPr>
          <w:t xml:space="preserve">        t </w:t>
        </w:r>
        <w:r w:rsidRPr="00FE56D0">
          <w:rPr>
            <w:rFonts w:ascii="Courier New" w:eastAsia="Times New Roman" w:hAnsi="Courier New" w:cs="Courier New"/>
            <w:b/>
            <w:bCs/>
            <w:color w:val="0000FF"/>
            <w:sz w:val="16"/>
            <w:szCs w:val="16"/>
            <w:lang w:val="en-GB" w:eastAsia="en-GB"/>
            <w:rPrChange w:id="267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677" w:author="Marco Petri" w:date="2020-12-22T22:07:00Z">
              <w:rPr>
                <w:rFonts w:ascii="Courier New" w:eastAsia="Times New Roman" w:hAnsi="Courier New" w:cs="Courier New"/>
                <w:color w:val="000000"/>
                <w:sz w:val="20"/>
                <w:szCs w:val="20"/>
                <w:lang w:val="en-GB" w:eastAsia="en-GB"/>
              </w:rPr>
            </w:rPrChange>
          </w:rPr>
          <w:t xml:space="preserve"> s.storeBookings.time.bookingTicket)</w:t>
        </w:r>
      </w:ins>
    </w:p>
    <w:p w14:paraId="0F1427AA" w14:textId="77777777" w:rsidR="00E250F6" w:rsidRPr="00FE56D0" w:rsidRDefault="00E250F6" w:rsidP="00E250F6">
      <w:pPr>
        <w:shd w:val="clear" w:color="auto" w:fill="FFFFFF"/>
        <w:spacing w:line="240" w:lineRule="auto"/>
        <w:jc w:val="left"/>
        <w:rPr>
          <w:ins w:id="2678" w:author="Marco Petri" w:date="2020-12-22T22:05:00Z"/>
          <w:rFonts w:ascii="Courier New" w:eastAsia="Times New Roman" w:hAnsi="Courier New" w:cs="Courier New"/>
          <w:color w:val="000000"/>
          <w:sz w:val="16"/>
          <w:szCs w:val="16"/>
          <w:lang w:val="en-GB" w:eastAsia="en-GB"/>
          <w:rPrChange w:id="2679" w:author="Marco Petri" w:date="2020-12-22T22:07:00Z">
            <w:rPr>
              <w:ins w:id="2680" w:author="Marco Petri" w:date="2020-12-22T22:05:00Z"/>
              <w:rFonts w:ascii="Courier New" w:eastAsia="Times New Roman" w:hAnsi="Courier New" w:cs="Courier New"/>
              <w:color w:val="000000"/>
              <w:sz w:val="20"/>
              <w:szCs w:val="20"/>
              <w:lang w:val="en-GB" w:eastAsia="en-GB"/>
            </w:rPr>
          </w:rPrChange>
        </w:rPr>
      </w:pPr>
      <w:ins w:id="2681" w:author="Marco Petri" w:date="2020-12-22T22:05:00Z">
        <w:r w:rsidRPr="00FE56D0">
          <w:rPr>
            <w:rFonts w:ascii="Courier New" w:eastAsia="Times New Roman" w:hAnsi="Courier New" w:cs="Courier New"/>
            <w:color w:val="000000"/>
            <w:sz w:val="16"/>
            <w:szCs w:val="16"/>
            <w:lang w:val="en-GB" w:eastAsia="en-GB"/>
            <w:rPrChange w:id="2682" w:author="Marco Petri" w:date="2020-12-22T22:07:00Z">
              <w:rPr>
                <w:rFonts w:ascii="Courier New" w:eastAsia="Times New Roman" w:hAnsi="Courier New" w:cs="Courier New"/>
                <w:color w:val="000000"/>
                <w:sz w:val="20"/>
                <w:szCs w:val="20"/>
                <w:lang w:val="en-GB" w:eastAsia="en-GB"/>
              </w:rPr>
            </w:rPrChange>
          </w:rPr>
          <w:t>}</w:t>
        </w:r>
      </w:ins>
    </w:p>
    <w:p w14:paraId="1342687F" w14:textId="77777777" w:rsidR="00E250F6" w:rsidRPr="00FE56D0" w:rsidRDefault="00E250F6" w:rsidP="00E250F6">
      <w:pPr>
        <w:shd w:val="clear" w:color="auto" w:fill="FFFFFF"/>
        <w:spacing w:line="240" w:lineRule="auto"/>
        <w:jc w:val="left"/>
        <w:rPr>
          <w:ins w:id="2683" w:author="Marco Petri" w:date="2020-12-22T22:05:00Z"/>
          <w:rFonts w:ascii="Courier New" w:eastAsia="Times New Roman" w:hAnsi="Courier New" w:cs="Courier New"/>
          <w:color w:val="000000"/>
          <w:sz w:val="16"/>
          <w:szCs w:val="16"/>
          <w:lang w:val="en-GB" w:eastAsia="en-GB"/>
          <w:rPrChange w:id="2684" w:author="Marco Petri" w:date="2020-12-22T22:07:00Z">
            <w:rPr>
              <w:ins w:id="2685" w:author="Marco Petri" w:date="2020-12-22T22:05:00Z"/>
              <w:rFonts w:ascii="Courier New" w:eastAsia="Times New Roman" w:hAnsi="Courier New" w:cs="Courier New"/>
              <w:color w:val="000000"/>
              <w:sz w:val="20"/>
              <w:szCs w:val="20"/>
              <w:lang w:val="en-GB" w:eastAsia="en-GB"/>
            </w:rPr>
          </w:rPrChange>
        </w:rPr>
      </w:pPr>
    </w:p>
    <w:p w14:paraId="75AF8B67" w14:textId="77777777" w:rsidR="00E250F6" w:rsidRPr="00FE56D0" w:rsidRDefault="00E250F6" w:rsidP="00E250F6">
      <w:pPr>
        <w:shd w:val="clear" w:color="auto" w:fill="FFFFFF"/>
        <w:spacing w:line="240" w:lineRule="auto"/>
        <w:jc w:val="left"/>
        <w:rPr>
          <w:ins w:id="2686" w:author="Marco Petri" w:date="2020-12-22T22:05:00Z"/>
          <w:rFonts w:ascii="Courier New" w:eastAsia="Times New Roman" w:hAnsi="Courier New" w:cs="Courier New"/>
          <w:color w:val="008000"/>
          <w:sz w:val="16"/>
          <w:szCs w:val="16"/>
          <w:lang w:val="en-GB" w:eastAsia="en-GB"/>
          <w:rPrChange w:id="2687" w:author="Marco Petri" w:date="2020-12-22T22:07:00Z">
            <w:rPr>
              <w:ins w:id="2688" w:author="Marco Petri" w:date="2020-12-22T22:05:00Z"/>
              <w:rFonts w:ascii="Courier New" w:eastAsia="Times New Roman" w:hAnsi="Courier New" w:cs="Courier New"/>
              <w:color w:val="008000"/>
              <w:sz w:val="20"/>
              <w:szCs w:val="20"/>
              <w:lang w:val="en-GB" w:eastAsia="en-GB"/>
            </w:rPr>
          </w:rPrChange>
        </w:rPr>
      </w:pPr>
      <w:ins w:id="2689" w:author="Marco Petri" w:date="2020-12-22T22:05:00Z">
        <w:r w:rsidRPr="00FE56D0">
          <w:rPr>
            <w:rFonts w:ascii="Courier New" w:eastAsia="Times New Roman" w:hAnsi="Courier New" w:cs="Courier New"/>
            <w:color w:val="008000"/>
            <w:sz w:val="16"/>
            <w:szCs w:val="16"/>
            <w:lang w:val="en-GB" w:eastAsia="en-GB"/>
            <w:rPrChange w:id="2690" w:author="Marco Petri" w:date="2020-12-22T22:07:00Z">
              <w:rPr>
                <w:rFonts w:ascii="Courier New" w:eastAsia="Times New Roman" w:hAnsi="Courier New" w:cs="Courier New"/>
                <w:color w:val="008000"/>
                <w:sz w:val="20"/>
                <w:szCs w:val="20"/>
                <w:lang w:val="en-GB" w:eastAsia="en-GB"/>
              </w:rPr>
            </w:rPrChange>
          </w:rPr>
          <w:t>/************************</w:t>
        </w:r>
      </w:ins>
    </w:p>
    <w:p w14:paraId="6A83E241" w14:textId="77777777" w:rsidR="00E250F6" w:rsidRPr="00FE56D0" w:rsidRDefault="00E250F6" w:rsidP="00E250F6">
      <w:pPr>
        <w:shd w:val="clear" w:color="auto" w:fill="FFFFFF"/>
        <w:spacing w:line="240" w:lineRule="auto"/>
        <w:jc w:val="left"/>
        <w:rPr>
          <w:ins w:id="2691" w:author="Marco Petri" w:date="2020-12-22T22:05:00Z"/>
          <w:rFonts w:ascii="Courier New" w:eastAsia="Times New Roman" w:hAnsi="Courier New" w:cs="Courier New"/>
          <w:color w:val="008000"/>
          <w:sz w:val="16"/>
          <w:szCs w:val="16"/>
          <w:lang w:val="en-GB" w:eastAsia="en-GB"/>
          <w:rPrChange w:id="2692" w:author="Marco Petri" w:date="2020-12-22T22:07:00Z">
            <w:rPr>
              <w:ins w:id="2693" w:author="Marco Petri" w:date="2020-12-22T22:05:00Z"/>
              <w:rFonts w:ascii="Courier New" w:eastAsia="Times New Roman" w:hAnsi="Courier New" w:cs="Courier New"/>
              <w:color w:val="008000"/>
              <w:sz w:val="20"/>
              <w:szCs w:val="20"/>
              <w:lang w:val="en-GB" w:eastAsia="en-GB"/>
            </w:rPr>
          </w:rPrChange>
        </w:rPr>
      </w:pPr>
      <w:ins w:id="2694" w:author="Marco Petri" w:date="2020-12-22T22:05:00Z">
        <w:r w:rsidRPr="00FE56D0">
          <w:rPr>
            <w:rFonts w:ascii="Courier New" w:eastAsia="Times New Roman" w:hAnsi="Courier New" w:cs="Courier New"/>
            <w:color w:val="008000"/>
            <w:sz w:val="16"/>
            <w:szCs w:val="16"/>
            <w:lang w:val="en-GB" w:eastAsia="en-GB"/>
            <w:rPrChange w:id="2695" w:author="Marco Petri" w:date="2020-12-22T22:07:00Z">
              <w:rPr>
                <w:rFonts w:ascii="Courier New" w:eastAsia="Times New Roman" w:hAnsi="Courier New" w:cs="Courier New"/>
                <w:color w:val="008000"/>
                <w:sz w:val="20"/>
                <w:szCs w:val="20"/>
                <w:lang w:val="en-GB" w:eastAsia="en-GB"/>
              </w:rPr>
            </w:rPrChange>
          </w:rPr>
          <w:t xml:space="preserve"> *                      *</w:t>
        </w:r>
      </w:ins>
    </w:p>
    <w:p w14:paraId="608BD0EC" w14:textId="77777777" w:rsidR="00E250F6" w:rsidRPr="00FE56D0" w:rsidRDefault="00E250F6" w:rsidP="00E250F6">
      <w:pPr>
        <w:shd w:val="clear" w:color="auto" w:fill="FFFFFF"/>
        <w:spacing w:line="240" w:lineRule="auto"/>
        <w:jc w:val="left"/>
        <w:rPr>
          <w:ins w:id="2696" w:author="Marco Petri" w:date="2020-12-22T22:05:00Z"/>
          <w:rFonts w:ascii="Courier New" w:eastAsia="Times New Roman" w:hAnsi="Courier New" w:cs="Courier New"/>
          <w:color w:val="008000"/>
          <w:sz w:val="16"/>
          <w:szCs w:val="16"/>
          <w:lang w:val="en-GB" w:eastAsia="en-GB"/>
          <w:rPrChange w:id="2697" w:author="Marco Petri" w:date="2020-12-22T22:07:00Z">
            <w:rPr>
              <w:ins w:id="2698" w:author="Marco Petri" w:date="2020-12-22T22:05:00Z"/>
              <w:rFonts w:ascii="Courier New" w:eastAsia="Times New Roman" w:hAnsi="Courier New" w:cs="Courier New"/>
              <w:color w:val="008000"/>
              <w:sz w:val="20"/>
              <w:szCs w:val="20"/>
              <w:lang w:val="en-GB" w:eastAsia="en-GB"/>
            </w:rPr>
          </w:rPrChange>
        </w:rPr>
      </w:pPr>
      <w:ins w:id="2699" w:author="Marco Petri" w:date="2020-12-22T22:05:00Z">
        <w:r w:rsidRPr="00FE56D0">
          <w:rPr>
            <w:rFonts w:ascii="Courier New" w:eastAsia="Times New Roman" w:hAnsi="Courier New" w:cs="Courier New"/>
            <w:color w:val="008000"/>
            <w:sz w:val="16"/>
            <w:szCs w:val="16"/>
            <w:lang w:val="en-GB" w:eastAsia="en-GB"/>
            <w:rPrChange w:id="2700" w:author="Marco Petri" w:date="2020-12-22T22:07:00Z">
              <w:rPr>
                <w:rFonts w:ascii="Courier New" w:eastAsia="Times New Roman" w:hAnsi="Courier New" w:cs="Courier New"/>
                <w:color w:val="008000"/>
                <w:sz w:val="20"/>
                <w:szCs w:val="20"/>
                <w:lang w:val="en-GB" w:eastAsia="en-GB"/>
              </w:rPr>
            </w:rPrChange>
          </w:rPr>
          <w:t xml:space="preserve"> *                      *</w:t>
        </w:r>
      </w:ins>
    </w:p>
    <w:p w14:paraId="6EDACA7E" w14:textId="77777777" w:rsidR="00E250F6" w:rsidRPr="00FE56D0" w:rsidRDefault="00E250F6" w:rsidP="00E250F6">
      <w:pPr>
        <w:shd w:val="clear" w:color="auto" w:fill="FFFFFF"/>
        <w:spacing w:line="240" w:lineRule="auto"/>
        <w:jc w:val="left"/>
        <w:rPr>
          <w:ins w:id="2701" w:author="Marco Petri" w:date="2020-12-22T22:05:00Z"/>
          <w:rFonts w:ascii="Courier New" w:eastAsia="Times New Roman" w:hAnsi="Courier New" w:cs="Courier New"/>
          <w:color w:val="008000"/>
          <w:sz w:val="16"/>
          <w:szCs w:val="16"/>
          <w:lang w:val="en-GB" w:eastAsia="en-GB"/>
          <w:rPrChange w:id="2702" w:author="Marco Petri" w:date="2020-12-22T22:07:00Z">
            <w:rPr>
              <w:ins w:id="2703" w:author="Marco Petri" w:date="2020-12-22T22:05:00Z"/>
              <w:rFonts w:ascii="Courier New" w:eastAsia="Times New Roman" w:hAnsi="Courier New" w:cs="Courier New"/>
              <w:color w:val="008000"/>
              <w:sz w:val="20"/>
              <w:szCs w:val="20"/>
              <w:lang w:val="en-GB" w:eastAsia="en-GB"/>
            </w:rPr>
          </w:rPrChange>
        </w:rPr>
      </w:pPr>
      <w:ins w:id="2704" w:author="Marco Petri" w:date="2020-12-22T22:05:00Z">
        <w:r w:rsidRPr="00FE56D0">
          <w:rPr>
            <w:rFonts w:ascii="Courier New" w:eastAsia="Times New Roman" w:hAnsi="Courier New" w:cs="Courier New"/>
            <w:color w:val="008000"/>
            <w:sz w:val="16"/>
            <w:szCs w:val="16"/>
            <w:lang w:val="en-GB" w:eastAsia="en-GB"/>
            <w:rPrChange w:id="2705" w:author="Marco Petri" w:date="2020-12-22T22:07:00Z">
              <w:rPr>
                <w:rFonts w:ascii="Courier New" w:eastAsia="Times New Roman" w:hAnsi="Courier New" w:cs="Courier New"/>
                <w:color w:val="008000"/>
                <w:sz w:val="20"/>
                <w:szCs w:val="20"/>
                <w:lang w:val="en-GB" w:eastAsia="en-GB"/>
              </w:rPr>
            </w:rPrChange>
          </w:rPr>
          <w:t xml:space="preserve"> *      PREDICATES      *</w:t>
        </w:r>
      </w:ins>
    </w:p>
    <w:p w14:paraId="5A973F07" w14:textId="77777777" w:rsidR="00E250F6" w:rsidRPr="00FE56D0" w:rsidRDefault="00E250F6" w:rsidP="00E250F6">
      <w:pPr>
        <w:shd w:val="clear" w:color="auto" w:fill="FFFFFF"/>
        <w:spacing w:line="240" w:lineRule="auto"/>
        <w:jc w:val="left"/>
        <w:rPr>
          <w:ins w:id="2706" w:author="Marco Petri" w:date="2020-12-22T22:05:00Z"/>
          <w:rFonts w:ascii="Courier New" w:eastAsia="Times New Roman" w:hAnsi="Courier New" w:cs="Courier New"/>
          <w:color w:val="008000"/>
          <w:sz w:val="16"/>
          <w:szCs w:val="16"/>
          <w:lang w:val="en-GB" w:eastAsia="en-GB"/>
          <w:rPrChange w:id="2707" w:author="Marco Petri" w:date="2020-12-22T22:07:00Z">
            <w:rPr>
              <w:ins w:id="2708" w:author="Marco Petri" w:date="2020-12-22T22:05:00Z"/>
              <w:rFonts w:ascii="Courier New" w:eastAsia="Times New Roman" w:hAnsi="Courier New" w:cs="Courier New"/>
              <w:color w:val="008000"/>
              <w:sz w:val="20"/>
              <w:szCs w:val="20"/>
              <w:lang w:val="en-GB" w:eastAsia="en-GB"/>
            </w:rPr>
          </w:rPrChange>
        </w:rPr>
      </w:pPr>
      <w:ins w:id="2709" w:author="Marco Petri" w:date="2020-12-22T22:05:00Z">
        <w:r w:rsidRPr="00FE56D0">
          <w:rPr>
            <w:rFonts w:ascii="Courier New" w:eastAsia="Times New Roman" w:hAnsi="Courier New" w:cs="Courier New"/>
            <w:color w:val="008000"/>
            <w:sz w:val="16"/>
            <w:szCs w:val="16"/>
            <w:lang w:val="en-GB" w:eastAsia="en-GB"/>
            <w:rPrChange w:id="2710" w:author="Marco Petri" w:date="2020-12-22T22:07:00Z">
              <w:rPr>
                <w:rFonts w:ascii="Courier New" w:eastAsia="Times New Roman" w:hAnsi="Courier New" w:cs="Courier New"/>
                <w:color w:val="008000"/>
                <w:sz w:val="20"/>
                <w:szCs w:val="20"/>
                <w:lang w:val="en-GB" w:eastAsia="en-GB"/>
              </w:rPr>
            </w:rPrChange>
          </w:rPr>
          <w:t xml:space="preserve"> *                      *</w:t>
        </w:r>
      </w:ins>
    </w:p>
    <w:p w14:paraId="7759E819" w14:textId="77777777" w:rsidR="00E250F6" w:rsidRPr="00FE56D0" w:rsidRDefault="00E250F6" w:rsidP="00E250F6">
      <w:pPr>
        <w:shd w:val="clear" w:color="auto" w:fill="FFFFFF"/>
        <w:spacing w:line="240" w:lineRule="auto"/>
        <w:jc w:val="left"/>
        <w:rPr>
          <w:ins w:id="2711" w:author="Marco Petri" w:date="2020-12-22T22:05:00Z"/>
          <w:rFonts w:ascii="Courier New" w:eastAsia="Times New Roman" w:hAnsi="Courier New" w:cs="Courier New"/>
          <w:color w:val="008000"/>
          <w:sz w:val="16"/>
          <w:szCs w:val="16"/>
          <w:lang w:val="en-GB" w:eastAsia="en-GB"/>
          <w:rPrChange w:id="2712" w:author="Marco Petri" w:date="2020-12-22T22:07:00Z">
            <w:rPr>
              <w:ins w:id="2713" w:author="Marco Petri" w:date="2020-12-22T22:05:00Z"/>
              <w:rFonts w:ascii="Courier New" w:eastAsia="Times New Roman" w:hAnsi="Courier New" w:cs="Courier New"/>
              <w:color w:val="008000"/>
              <w:sz w:val="20"/>
              <w:szCs w:val="20"/>
              <w:lang w:val="en-GB" w:eastAsia="en-GB"/>
            </w:rPr>
          </w:rPrChange>
        </w:rPr>
      </w:pPr>
      <w:ins w:id="2714" w:author="Marco Petri" w:date="2020-12-22T22:05:00Z">
        <w:r w:rsidRPr="00FE56D0">
          <w:rPr>
            <w:rFonts w:ascii="Courier New" w:eastAsia="Times New Roman" w:hAnsi="Courier New" w:cs="Courier New"/>
            <w:color w:val="008000"/>
            <w:sz w:val="16"/>
            <w:szCs w:val="16"/>
            <w:lang w:val="en-GB" w:eastAsia="en-GB"/>
            <w:rPrChange w:id="2715" w:author="Marco Petri" w:date="2020-12-22T22:07:00Z">
              <w:rPr>
                <w:rFonts w:ascii="Courier New" w:eastAsia="Times New Roman" w:hAnsi="Courier New" w:cs="Courier New"/>
                <w:color w:val="008000"/>
                <w:sz w:val="20"/>
                <w:szCs w:val="20"/>
                <w:lang w:val="en-GB" w:eastAsia="en-GB"/>
              </w:rPr>
            </w:rPrChange>
          </w:rPr>
          <w:t xml:space="preserve"> *                      *</w:t>
        </w:r>
      </w:ins>
    </w:p>
    <w:p w14:paraId="4F2A1140" w14:textId="77777777" w:rsidR="00E250F6" w:rsidRPr="00FE56D0" w:rsidRDefault="00E250F6" w:rsidP="00E250F6">
      <w:pPr>
        <w:shd w:val="clear" w:color="auto" w:fill="FFFFFF"/>
        <w:spacing w:line="240" w:lineRule="auto"/>
        <w:jc w:val="left"/>
        <w:rPr>
          <w:ins w:id="2716" w:author="Marco Petri" w:date="2020-12-22T22:05:00Z"/>
          <w:rFonts w:ascii="Courier New" w:eastAsia="Times New Roman" w:hAnsi="Courier New" w:cs="Courier New"/>
          <w:color w:val="000000"/>
          <w:sz w:val="16"/>
          <w:szCs w:val="16"/>
          <w:lang w:val="en-GB" w:eastAsia="en-GB"/>
          <w:rPrChange w:id="2717" w:author="Marco Petri" w:date="2020-12-22T22:07:00Z">
            <w:rPr>
              <w:ins w:id="2718" w:author="Marco Petri" w:date="2020-12-22T22:05:00Z"/>
              <w:rFonts w:ascii="Courier New" w:eastAsia="Times New Roman" w:hAnsi="Courier New" w:cs="Courier New"/>
              <w:color w:val="000000"/>
              <w:sz w:val="20"/>
              <w:szCs w:val="20"/>
              <w:lang w:val="en-GB" w:eastAsia="en-GB"/>
            </w:rPr>
          </w:rPrChange>
        </w:rPr>
      </w:pPr>
      <w:ins w:id="2719" w:author="Marco Petri" w:date="2020-12-22T22:05:00Z">
        <w:r w:rsidRPr="00FE56D0">
          <w:rPr>
            <w:rFonts w:ascii="Courier New" w:eastAsia="Times New Roman" w:hAnsi="Courier New" w:cs="Courier New"/>
            <w:color w:val="008000"/>
            <w:sz w:val="16"/>
            <w:szCs w:val="16"/>
            <w:lang w:val="en-GB" w:eastAsia="en-GB"/>
            <w:rPrChange w:id="2720" w:author="Marco Petri" w:date="2020-12-22T22:07:00Z">
              <w:rPr>
                <w:rFonts w:ascii="Courier New" w:eastAsia="Times New Roman" w:hAnsi="Courier New" w:cs="Courier New"/>
                <w:color w:val="008000"/>
                <w:sz w:val="20"/>
                <w:szCs w:val="20"/>
                <w:lang w:val="en-GB" w:eastAsia="en-GB"/>
              </w:rPr>
            </w:rPrChange>
          </w:rPr>
          <w:t xml:space="preserve"> ************************/</w:t>
        </w:r>
      </w:ins>
    </w:p>
    <w:p w14:paraId="1BE49BFE" w14:textId="77777777" w:rsidR="00E250F6" w:rsidRPr="00FE56D0" w:rsidRDefault="00E250F6" w:rsidP="00E250F6">
      <w:pPr>
        <w:shd w:val="clear" w:color="auto" w:fill="FFFFFF"/>
        <w:spacing w:line="240" w:lineRule="auto"/>
        <w:jc w:val="left"/>
        <w:rPr>
          <w:ins w:id="2721" w:author="Marco Petri" w:date="2020-12-22T22:05:00Z"/>
          <w:rFonts w:ascii="Courier New" w:eastAsia="Times New Roman" w:hAnsi="Courier New" w:cs="Courier New"/>
          <w:color w:val="000000"/>
          <w:sz w:val="16"/>
          <w:szCs w:val="16"/>
          <w:lang w:val="en-GB" w:eastAsia="en-GB"/>
          <w:rPrChange w:id="2722" w:author="Marco Petri" w:date="2020-12-22T22:07:00Z">
            <w:rPr>
              <w:ins w:id="2723" w:author="Marco Petri" w:date="2020-12-22T22:05:00Z"/>
              <w:rFonts w:ascii="Courier New" w:eastAsia="Times New Roman" w:hAnsi="Courier New" w:cs="Courier New"/>
              <w:color w:val="000000"/>
              <w:sz w:val="20"/>
              <w:szCs w:val="20"/>
              <w:lang w:val="en-GB" w:eastAsia="en-GB"/>
            </w:rPr>
          </w:rPrChange>
        </w:rPr>
      </w:pPr>
    </w:p>
    <w:p w14:paraId="2C412DA6" w14:textId="77777777" w:rsidR="00E250F6" w:rsidRPr="00FE56D0" w:rsidRDefault="00E250F6" w:rsidP="00E250F6">
      <w:pPr>
        <w:shd w:val="clear" w:color="auto" w:fill="FFFFFF"/>
        <w:spacing w:line="240" w:lineRule="auto"/>
        <w:jc w:val="left"/>
        <w:rPr>
          <w:ins w:id="2724" w:author="Marco Petri" w:date="2020-12-22T22:05:00Z"/>
          <w:rFonts w:ascii="Courier New" w:eastAsia="Times New Roman" w:hAnsi="Courier New" w:cs="Courier New"/>
          <w:color w:val="008000"/>
          <w:sz w:val="16"/>
          <w:szCs w:val="16"/>
          <w:lang w:val="en-GB" w:eastAsia="en-GB"/>
          <w:rPrChange w:id="2725" w:author="Marco Petri" w:date="2020-12-22T22:07:00Z">
            <w:rPr>
              <w:ins w:id="2726" w:author="Marco Petri" w:date="2020-12-22T22:05:00Z"/>
              <w:rFonts w:ascii="Courier New" w:eastAsia="Times New Roman" w:hAnsi="Courier New" w:cs="Courier New"/>
              <w:color w:val="008000"/>
              <w:sz w:val="20"/>
              <w:szCs w:val="20"/>
              <w:lang w:val="en-GB" w:eastAsia="en-GB"/>
            </w:rPr>
          </w:rPrChange>
        </w:rPr>
      </w:pPr>
      <w:ins w:id="2727" w:author="Marco Petri" w:date="2020-12-22T22:05:00Z">
        <w:r w:rsidRPr="00FE56D0">
          <w:rPr>
            <w:rFonts w:ascii="Courier New" w:eastAsia="Times New Roman" w:hAnsi="Courier New" w:cs="Courier New"/>
            <w:color w:val="008000"/>
            <w:sz w:val="16"/>
            <w:szCs w:val="16"/>
            <w:lang w:val="en-GB" w:eastAsia="en-GB"/>
            <w:rPrChange w:id="2728" w:author="Marco Petri" w:date="2020-12-22T22:07:00Z">
              <w:rPr>
                <w:rFonts w:ascii="Courier New" w:eastAsia="Times New Roman" w:hAnsi="Courier New" w:cs="Courier New"/>
                <w:color w:val="008000"/>
                <w:sz w:val="20"/>
                <w:szCs w:val="20"/>
                <w:lang w:val="en-GB" w:eastAsia="en-GB"/>
              </w:rPr>
            </w:rPrChange>
          </w:rPr>
          <w:t>//1. Join a queue</w:t>
        </w:r>
      </w:ins>
    </w:p>
    <w:p w14:paraId="5B8112FE" w14:textId="77777777" w:rsidR="00E250F6" w:rsidRPr="00FE56D0" w:rsidRDefault="00E250F6" w:rsidP="00E250F6">
      <w:pPr>
        <w:shd w:val="clear" w:color="auto" w:fill="FFFFFF"/>
        <w:spacing w:line="240" w:lineRule="auto"/>
        <w:jc w:val="left"/>
        <w:rPr>
          <w:ins w:id="2729" w:author="Marco Petri" w:date="2020-12-22T22:05:00Z"/>
          <w:rFonts w:ascii="Courier New" w:eastAsia="Times New Roman" w:hAnsi="Courier New" w:cs="Courier New"/>
          <w:color w:val="000000"/>
          <w:sz w:val="16"/>
          <w:szCs w:val="16"/>
          <w:lang w:val="en-GB" w:eastAsia="en-GB"/>
          <w:rPrChange w:id="2730" w:author="Marco Petri" w:date="2020-12-22T22:07:00Z">
            <w:rPr>
              <w:ins w:id="2731" w:author="Marco Petri" w:date="2020-12-22T22:05:00Z"/>
              <w:rFonts w:ascii="Courier New" w:eastAsia="Times New Roman" w:hAnsi="Courier New" w:cs="Courier New"/>
              <w:color w:val="000000"/>
              <w:sz w:val="20"/>
              <w:szCs w:val="20"/>
              <w:lang w:val="en-GB" w:eastAsia="en-GB"/>
            </w:rPr>
          </w:rPrChange>
        </w:rPr>
      </w:pPr>
      <w:ins w:id="2732" w:author="Marco Petri" w:date="2020-12-22T22:05:00Z">
        <w:r w:rsidRPr="00FE56D0">
          <w:rPr>
            <w:rFonts w:ascii="Courier New" w:eastAsia="Times New Roman" w:hAnsi="Courier New" w:cs="Courier New"/>
            <w:b/>
            <w:bCs/>
            <w:color w:val="0000FF"/>
            <w:sz w:val="16"/>
            <w:szCs w:val="16"/>
            <w:lang w:val="en-GB" w:eastAsia="en-GB"/>
            <w:rPrChange w:id="2733"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2734" w:author="Marco Petri" w:date="2020-12-22T22:07:00Z">
              <w:rPr>
                <w:rFonts w:ascii="Courier New" w:eastAsia="Times New Roman" w:hAnsi="Courier New" w:cs="Courier New"/>
                <w:color w:val="000000"/>
                <w:sz w:val="20"/>
                <w:szCs w:val="20"/>
                <w:lang w:val="en-GB" w:eastAsia="en-GB"/>
              </w:rPr>
            </w:rPrChange>
          </w:rPr>
          <w:t xml:space="preserve"> joinQueue[q:Queue, c:Customer, qt:QueueTicket, t:Time]{</w:t>
        </w:r>
      </w:ins>
    </w:p>
    <w:p w14:paraId="01C28460" w14:textId="77777777" w:rsidR="00E250F6" w:rsidRPr="00FE56D0" w:rsidRDefault="00E250F6" w:rsidP="00E250F6">
      <w:pPr>
        <w:shd w:val="clear" w:color="auto" w:fill="FFFFFF"/>
        <w:spacing w:line="240" w:lineRule="auto"/>
        <w:jc w:val="left"/>
        <w:rPr>
          <w:ins w:id="2735" w:author="Marco Petri" w:date="2020-12-22T22:05:00Z"/>
          <w:rFonts w:ascii="Courier New" w:eastAsia="Times New Roman" w:hAnsi="Courier New" w:cs="Courier New"/>
          <w:color w:val="008000"/>
          <w:sz w:val="16"/>
          <w:szCs w:val="16"/>
          <w:lang w:val="en-GB" w:eastAsia="en-GB"/>
          <w:rPrChange w:id="2736" w:author="Marco Petri" w:date="2020-12-22T22:07:00Z">
            <w:rPr>
              <w:ins w:id="2737" w:author="Marco Petri" w:date="2020-12-22T22:05:00Z"/>
              <w:rFonts w:ascii="Courier New" w:eastAsia="Times New Roman" w:hAnsi="Courier New" w:cs="Courier New"/>
              <w:color w:val="008000"/>
              <w:sz w:val="20"/>
              <w:szCs w:val="20"/>
              <w:lang w:val="en-GB" w:eastAsia="en-GB"/>
            </w:rPr>
          </w:rPrChange>
        </w:rPr>
      </w:pPr>
      <w:ins w:id="2738" w:author="Marco Petri" w:date="2020-12-22T22:05:00Z">
        <w:r w:rsidRPr="00FE56D0">
          <w:rPr>
            <w:rFonts w:ascii="Courier New" w:eastAsia="Times New Roman" w:hAnsi="Courier New" w:cs="Courier New"/>
            <w:color w:val="000000"/>
            <w:sz w:val="16"/>
            <w:szCs w:val="16"/>
            <w:lang w:val="en-GB" w:eastAsia="en-GB"/>
            <w:rPrChange w:id="273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740" w:author="Marco Petri" w:date="2020-12-22T22:07:00Z">
              <w:rPr>
                <w:rFonts w:ascii="Courier New" w:eastAsia="Times New Roman" w:hAnsi="Courier New" w:cs="Courier New"/>
                <w:color w:val="008000"/>
                <w:sz w:val="20"/>
                <w:szCs w:val="20"/>
                <w:lang w:val="en-GB" w:eastAsia="en-GB"/>
              </w:rPr>
            </w:rPrChange>
          </w:rPr>
          <w:t>//preconditions</w:t>
        </w:r>
      </w:ins>
    </w:p>
    <w:p w14:paraId="1E5D1225" w14:textId="77777777" w:rsidR="00E250F6" w:rsidRPr="00FE56D0" w:rsidRDefault="00E250F6" w:rsidP="00E250F6">
      <w:pPr>
        <w:shd w:val="clear" w:color="auto" w:fill="FFFFFF"/>
        <w:spacing w:line="240" w:lineRule="auto"/>
        <w:jc w:val="left"/>
        <w:rPr>
          <w:ins w:id="2741" w:author="Marco Petri" w:date="2020-12-22T22:05:00Z"/>
          <w:rFonts w:ascii="Courier New" w:eastAsia="Times New Roman" w:hAnsi="Courier New" w:cs="Courier New"/>
          <w:color w:val="000000"/>
          <w:sz w:val="16"/>
          <w:szCs w:val="16"/>
          <w:lang w:val="en-GB" w:eastAsia="en-GB"/>
          <w:rPrChange w:id="2742" w:author="Marco Petri" w:date="2020-12-22T22:07:00Z">
            <w:rPr>
              <w:ins w:id="2743" w:author="Marco Petri" w:date="2020-12-22T22:05:00Z"/>
              <w:rFonts w:ascii="Courier New" w:eastAsia="Times New Roman" w:hAnsi="Courier New" w:cs="Courier New"/>
              <w:color w:val="000000"/>
              <w:sz w:val="20"/>
              <w:szCs w:val="20"/>
              <w:lang w:val="en-GB" w:eastAsia="en-GB"/>
            </w:rPr>
          </w:rPrChange>
        </w:rPr>
      </w:pPr>
      <w:ins w:id="2744" w:author="Marco Petri" w:date="2020-12-22T22:05:00Z">
        <w:r w:rsidRPr="00FE56D0">
          <w:rPr>
            <w:rFonts w:ascii="Courier New" w:eastAsia="Times New Roman" w:hAnsi="Courier New" w:cs="Courier New"/>
            <w:color w:val="000000"/>
            <w:sz w:val="16"/>
            <w:szCs w:val="16"/>
            <w:lang w:val="en-GB" w:eastAsia="en-GB"/>
            <w:rPrChange w:id="2745" w:author="Marco Petri" w:date="2020-12-22T22:07:00Z">
              <w:rPr>
                <w:rFonts w:ascii="Courier New" w:eastAsia="Times New Roman" w:hAnsi="Courier New" w:cs="Courier New"/>
                <w:color w:val="000000"/>
                <w:sz w:val="20"/>
                <w:szCs w:val="20"/>
                <w:lang w:val="en-GB" w:eastAsia="en-GB"/>
              </w:rPr>
            </w:rPrChange>
          </w:rPr>
          <w:t xml:space="preserve">    #q.queueTickets.t &gt; </w:t>
        </w:r>
        <w:r w:rsidRPr="00FE56D0">
          <w:rPr>
            <w:rFonts w:ascii="Courier New" w:eastAsia="Times New Roman" w:hAnsi="Courier New" w:cs="Courier New"/>
            <w:color w:val="FF0000"/>
            <w:sz w:val="16"/>
            <w:szCs w:val="16"/>
            <w:lang w:val="en-GB" w:eastAsia="en-GB"/>
            <w:rPrChange w:id="2746" w:author="Marco Petri" w:date="2020-12-22T22:07:00Z">
              <w:rPr>
                <w:rFonts w:ascii="Courier New" w:eastAsia="Times New Roman" w:hAnsi="Courier New" w:cs="Courier New"/>
                <w:color w:val="FF0000"/>
                <w:sz w:val="20"/>
                <w:szCs w:val="20"/>
                <w:lang w:val="en-GB" w:eastAsia="en-GB"/>
              </w:rPr>
            </w:rPrChange>
          </w:rPr>
          <w:t>0</w:t>
        </w:r>
      </w:ins>
    </w:p>
    <w:p w14:paraId="738DE2EB" w14:textId="77777777" w:rsidR="00E250F6" w:rsidRPr="00FE56D0" w:rsidRDefault="00E250F6" w:rsidP="00E250F6">
      <w:pPr>
        <w:shd w:val="clear" w:color="auto" w:fill="FFFFFF"/>
        <w:spacing w:line="240" w:lineRule="auto"/>
        <w:jc w:val="left"/>
        <w:rPr>
          <w:ins w:id="2747" w:author="Marco Petri" w:date="2020-12-22T22:05:00Z"/>
          <w:rFonts w:ascii="Courier New" w:eastAsia="Times New Roman" w:hAnsi="Courier New" w:cs="Courier New"/>
          <w:color w:val="008000"/>
          <w:sz w:val="16"/>
          <w:szCs w:val="16"/>
          <w:lang w:val="en-GB" w:eastAsia="en-GB"/>
          <w:rPrChange w:id="2748" w:author="Marco Petri" w:date="2020-12-22T22:07:00Z">
            <w:rPr>
              <w:ins w:id="2749" w:author="Marco Petri" w:date="2020-12-22T22:05:00Z"/>
              <w:rFonts w:ascii="Courier New" w:eastAsia="Times New Roman" w:hAnsi="Courier New" w:cs="Courier New"/>
              <w:color w:val="008000"/>
              <w:sz w:val="20"/>
              <w:szCs w:val="20"/>
              <w:lang w:val="en-GB" w:eastAsia="en-GB"/>
            </w:rPr>
          </w:rPrChange>
        </w:rPr>
      </w:pPr>
      <w:ins w:id="2750" w:author="Marco Petri" w:date="2020-12-22T22:05:00Z">
        <w:r w:rsidRPr="00FE56D0">
          <w:rPr>
            <w:rFonts w:ascii="Courier New" w:eastAsia="Times New Roman" w:hAnsi="Courier New" w:cs="Courier New"/>
            <w:color w:val="000000"/>
            <w:sz w:val="16"/>
            <w:szCs w:val="16"/>
            <w:lang w:val="en-GB" w:eastAsia="en-GB"/>
            <w:rPrChange w:id="27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752" w:author="Marco Petri" w:date="2020-12-22T22:07:00Z">
              <w:rPr>
                <w:rFonts w:ascii="Courier New" w:eastAsia="Times New Roman" w:hAnsi="Courier New" w:cs="Courier New"/>
                <w:color w:val="008000"/>
                <w:sz w:val="20"/>
                <w:szCs w:val="20"/>
                <w:lang w:val="en-GB" w:eastAsia="en-GB"/>
              </w:rPr>
            </w:rPrChange>
          </w:rPr>
          <w:t>//c owns the ticket</w:t>
        </w:r>
      </w:ins>
    </w:p>
    <w:p w14:paraId="25473B2C" w14:textId="77777777" w:rsidR="00E250F6" w:rsidRPr="00FE56D0" w:rsidRDefault="00E250F6" w:rsidP="00E250F6">
      <w:pPr>
        <w:shd w:val="clear" w:color="auto" w:fill="FFFFFF"/>
        <w:spacing w:line="240" w:lineRule="auto"/>
        <w:jc w:val="left"/>
        <w:rPr>
          <w:ins w:id="2753" w:author="Marco Petri" w:date="2020-12-22T22:05:00Z"/>
          <w:rFonts w:ascii="Courier New" w:eastAsia="Times New Roman" w:hAnsi="Courier New" w:cs="Courier New"/>
          <w:color w:val="000000"/>
          <w:sz w:val="16"/>
          <w:szCs w:val="16"/>
          <w:lang w:val="en-GB" w:eastAsia="en-GB"/>
          <w:rPrChange w:id="2754" w:author="Marco Petri" w:date="2020-12-22T22:07:00Z">
            <w:rPr>
              <w:ins w:id="2755" w:author="Marco Petri" w:date="2020-12-22T22:05:00Z"/>
              <w:rFonts w:ascii="Courier New" w:eastAsia="Times New Roman" w:hAnsi="Courier New" w:cs="Courier New"/>
              <w:color w:val="000000"/>
              <w:sz w:val="20"/>
              <w:szCs w:val="20"/>
              <w:lang w:val="en-GB" w:eastAsia="en-GB"/>
            </w:rPr>
          </w:rPrChange>
        </w:rPr>
      </w:pPr>
      <w:ins w:id="2756" w:author="Marco Petri" w:date="2020-12-22T22:05:00Z">
        <w:r w:rsidRPr="00FE56D0">
          <w:rPr>
            <w:rFonts w:ascii="Courier New" w:eastAsia="Times New Roman" w:hAnsi="Courier New" w:cs="Courier New"/>
            <w:color w:val="000000"/>
            <w:sz w:val="16"/>
            <w:szCs w:val="16"/>
            <w:lang w:val="en-GB" w:eastAsia="en-GB"/>
            <w:rPrChange w:id="2757" w:author="Marco Petri" w:date="2020-12-22T22:07:00Z">
              <w:rPr>
                <w:rFonts w:ascii="Courier New" w:eastAsia="Times New Roman" w:hAnsi="Courier New" w:cs="Courier New"/>
                <w:color w:val="000000"/>
                <w:sz w:val="20"/>
                <w:szCs w:val="20"/>
                <w:lang w:val="en-GB" w:eastAsia="en-GB"/>
              </w:rPr>
            </w:rPrChange>
          </w:rPr>
          <w:t xml:space="preserve">    qt.ticketOwner = c</w:t>
        </w:r>
      </w:ins>
    </w:p>
    <w:p w14:paraId="38B5CCBE" w14:textId="77777777" w:rsidR="00E250F6" w:rsidRPr="00FE56D0" w:rsidRDefault="00E250F6" w:rsidP="00E250F6">
      <w:pPr>
        <w:shd w:val="clear" w:color="auto" w:fill="FFFFFF"/>
        <w:spacing w:line="240" w:lineRule="auto"/>
        <w:jc w:val="left"/>
        <w:rPr>
          <w:ins w:id="2758" w:author="Marco Petri" w:date="2020-12-22T22:05:00Z"/>
          <w:rFonts w:ascii="Courier New" w:eastAsia="Times New Roman" w:hAnsi="Courier New" w:cs="Courier New"/>
          <w:color w:val="008000"/>
          <w:sz w:val="16"/>
          <w:szCs w:val="16"/>
          <w:lang w:val="en-GB" w:eastAsia="en-GB"/>
          <w:rPrChange w:id="2759" w:author="Marco Petri" w:date="2020-12-22T22:07:00Z">
            <w:rPr>
              <w:ins w:id="2760" w:author="Marco Petri" w:date="2020-12-22T22:05:00Z"/>
              <w:rFonts w:ascii="Courier New" w:eastAsia="Times New Roman" w:hAnsi="Courier New" w:cs="Courier New"/>
              <w:color w:val="008000"/>
              <w:sz w:val="20"/>
              <w:szCs w:val="20"/>
              <w:lang w:val="en-GB" w:eastAsia="en-GB"/>
            </w:rPr>
          </w:rPrChange>
        </w:rPr>
      </w:pPr>
      <w:ins w:id="2761" w:author="Marco Petri" w:date="2020-12-22T22:05:00Z">
        <w:r w:rsidRPr="00FE56D0">
          <w:rPr>
            <w:rFonts w:ascii="Courier New" w:eastAsia="Times New Roman" w:hAnsi="Courier New" w:cs="Courier New"/>
            <w:color w:val="000000"/>
            <w:sz w:val="16"/>
            <w:szCs w:val="16"/>
            <w:lang w:val="en-GB" w:eastAsia="en-GB"/>
            <w:rPrChange w:id="276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763" w:author="Marco Petri" w:date="2020-12-22T22:07:00Z">
              <w:rPr>
                <w:rFonts w:ascii="Courier New" w:eastAsia="Times New Roman" w:hAnsi="Courier New" w:cs="Courier New"/>
                <w:color w:val="008000"/>
                <w:sz w:val="20"/>
                <w:szCs w:val="20"/>
                <w:lang w:val="en-GB" w:eastAsia="en-GB"/>
              </w:rPr>
            </w:rPrChange>
          </w:rPr>
          <w:t>//the ticket is not already in the queue</w:t>
        </w:r>
      </w:ins>
    </w:p>
    <w:p w14:paraId="317C72FC" w14:textId="77777777" w:rsidR="00E250F6" w:rsidRPr="00FE56D0" w:rsidRDefault="00E250F6" w:rsidP="00E250F6">
      <w:pPr>
        <w:shd w:val="clear" w:color="auto" w:fill="FFFFFF"/>
        <w:spacing w:line="240" w:lineRule="auto"/>
        <w:jc w:val="left"/>
        <w:rPr>
          <w:ins w:id="2764" w:author="Marco Petri" w:date="2020-12-22T22:05:00Z"/>
          <w:rFonts w:ascii="Courier New" w:eastAsia="Times New Roman" w:hAnsi="Courier New" w:cs="Courier New"/>
          <w:color w:val="000000"/>
          <w:sz w:val="16"/>
          <w:szCs w:val="16"/>
          <w:lang w:val="en-GB" w:eastAsia="en-GB"/>
          <w:rPrChange w:id="2765" w:author="Marco Petri" w:date="2020-12-22T22:07:00Z">
            <w:rPr>
              <w:ins w:id="2766" w:author="Marco Petri" w:date="2020-12-22T22:05:00Z"/>
              <w:rFonts w:ascii="Courier New" w:eastAsia="Times New Roman" w:hAnsi="Courier New" w:cs="Courier New"/>
              <w:color w:val="000000"/>
              <w:sz w:val="20"/>
              <w:szCs w:val="20"/>
              <w:lang w:val="en-GB" w:eastAsia="en-GB"/>
            </w:rPr>
          </w:rPrChange>
        </w:rPr>
      </w:pPr>
      <w:ins w:id="2767" w:author="Marco Petri" w:date="2020-12-22T22:05:00Z">
        <w:r w:rsidRPr="00FE56D0">
          <w:rPr>
            <w:rFonts w:ascii="Courier New" w:eastAsia="Times New Roman" w:hAnsi="Courier New" w:cs="Courier New"/>
            <w:color w:val="000000"/>
            <w:sz w:val="16"/>
            <w:szCs w:val="16"/>
            <w:lang w:val="en-GB" w:eastAsia="en-GB"/>
            <w:rPrChange w:id="2768"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769"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277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77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772" w:author="Marco Petri" w:date="2020-12-22T22:07:00Z">
              <w:rPr>
                <w:rFonts w:ascii="Courier New" w:eastAsia="Times New Roman" w:hAnsi="Courier New" w:cs="Courier New"/>
                <w:color w:val="000000"/>
                <w:sz w:val="20"/>
                <w:szCs w:val="20"/>
                <w:lang w:val="en-GB" w:eastAsia="en-GB"/>
              </w:rPr>
            </w:rPrChange>
          </w:rPr>
          <w:t xml:space="preserve"> q.queueTickets.t</w:t>
        </w:r>
      </w:ins>
    </w:p>
    <w:p w14:paraId="0E53FED9" w14:textId="77777777" w:rsidR="00E250F6" w:rsidRPr="00FE56D0" w:rsidRDefault="00E250F6" w:rsidP="00E250F6">
      <w:pPr>
        <w:shd w:val="clear" w:color="auto" w:fill="FFFFFF"/>
        <w:spacing w:line="240" w:lineRule="auto"/>
        <w:jc w:val="left"/>
        <w:rPr>
          <w:ins w:id="2773" w:author="Marco Petri" w:date="2020-12-22T22:05:00Z"/>
          <w:rFonts w:ascii="Courier New" w:eastAsia="Times New Roman" w:hAnsi="Courier New" w:cs="Courier New"/>
          <w:color w:val="008000"/>
          <w:sz w:val="16"/>
          <w:szCs w:val="16"/>
          <w:lang w:val="en-GB" w:eastAsia="en-GB"/>
          <w:rPrChange w:id="2774" w:author="Marco Petri" w:date="2020-12-22T22:07:00Z">
            <w:rPr>
              <w:ins w:id="2775" w:author="Marco Petri" w:date="2020-12-22T22:05:00Z"/>
              <w:rFonts w:ascii="Courier New" w:eastAsia="Times New Roman" w:hAnsi="Courier New" w:cs="Courier New"/>
              <w:color w:val="008000"/>
              <w:sz w:val="20"/>
              <w:szCs w:val="20"/>
              <w:lang w:val="en-GB" w:eastAsia="en-GB"/>
            </w:rPr>
          </w:rPrChange>
        </w:rPr>
      </w:pPr>
      <w:ins w:id="2776" w:author="Marco Petri" w:date="2020-12-22T22:05:00Z">
        <w:r w:rsidRPr="00FE56D0">
          <w:rPr>
            <w:rFonts w:ascii="Courier New" w:eastAsia="Times New Roman" w:hAnsi="Courier New" w:cs="Courier New"/>
            <w:color w:val="000000"/>
            <w:sz w:val="16"/>
            <w:szCs w:val="16"/>
            <w:lang w:val="en-GB" w:eastAsia="en-GB"/>
            <w:rPrChange w:id="277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778" w:author="Marco Petri" w:date="2020-12-22T22:07:00Z">
              <w:rPr>
                <w:rFonts w:ascii="Courier New" w:eastAsia="Times New Roman" w:hAnsi="Courier New" w:cs="Courier New"/>
                <w:color w:val="008000"/>
                <w:sz w:val="20"/>
                <w:szCs w:val="20"/>
                <w:lang w:val="en-GB" w:eastAsia="en-GB"/>
              </w:rPr>
            </w:rPrChange>
          </w:rPr>
          <w:t>//customer is not already in the queue</w:t>
        </w:r>
      </w:ins>
    </w:p>
    <w:p w14:paraId="47648161" w14:textId="77777777" w:rsidR="00E250F6" w:rsidRPr="00FE56D0" w:rsidRDefault="00E250F6" w:rsidP="00E250F6">
      <w:pPr>
        <w:shd w:val="clear" w:color="auto" w:fill="FFFFFF"/>
        <w:spacing w:line="240" w:lineRule="auto"/>
        <w:jc w:val="left"/>
        <w:rPr>
          <w:ins w:id="2779" w:author="Marco Petri" w:date="2020-12-22T22:05:00Z"/>
          <w:rFonts w:ascii="Courier New" w:eastAsia="Times New Roman" w:hAnsi="Courier New" w:cs="Courier New"/>
          <w:color w:val="000000"/>
          <w:sz w:val="16"/>
          <w:szCs w:val="16"/>
          <w:lang w:val="en-GB" w:eastAsia="en-GB"/>
          <w:rPrChange w:id="2780" w:author="Marco Petri" w:date="2020-12-22T22:07:00Z">
            <w:rPr>
              <w:ins w:id="2781" w:author="Marco Petri" w:date="2020-12-22T22:05:00Z"/>
              <w:rFonts w:ascii="Courier New" w:eastAsia="Times New Roman" w:hAnsi="Courier New" w:cs="Courier New"/>
              <w:color w:val="000000"/>
              <w:sz w:val="20"/>
              <w:szCs w:val="20"/>
              <w:lang w:val="en-GB" w:eastAsia="en-GB"/>
            </w:rPr>
          </w:rPrChange>
        </w:rPr>
      </w:pPr>
      <w:ins w:id="2782" w:author="Marco Petri" w:date="2020-12-22T22:05:00Z">
        <w:r w:rsidRPr="00FE56D0">
          <w:rPr>
            <w:rFonts w:ascii="Courier New" w:eastAsia="Times New Roman" w:hAnsi="Courier New" w:cs="Courier New"/>
            <w:color w:val="000000"/>
            <w:sz w:val="16"/>
            <w:szCs w:val="16"/>
            <w:lang w:val="en-GB" w:eastAsia="en-GB"/>
            <w:rPrChange w:id="278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784"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2785" w:author="Marco Petri" w:date="2020-12-22T22:07:00Z">
              <w:rPr>
                <w:rFonts w:ascii="Courier New" w:eastAsia="Times New Roman" w:hAnsi="Courier New" w:cs="Courier New"/>
                <w:color w:val="000000"/>
                <w:sz w:val="20"/>
                <w:szCs w:val="20"/>
                <w:lang w:val="en-GB" w:eastAsia="en-GB"/>
              </w:rPr>
            </w:rPrChange>
          </w:rPr>
          <w:t xml:space="preserve"> tick:QueueTicket |</w:t>
        </w:r>
      </w:ins>
    </w:p>
    <w:p w14:paraId="75C44911" w14:textId="77777777" w:rsidR="00E250F6" w:rsidRPr="00FE56D0" w:rsidRDefault="00E250F6" w:rsidP="00E250F6">
      <w:pPr>
        <w:shd w:val="clear" w:color="auto" w:fill="FFFFFF"/>
        <w:spacing w:line="240" w:lineRule="auto"/>
        <w:jc w:val="left"/>
        <w:rPr>
          <w:ins w:id="2786" w:author="Marco Petri" w:date="2020-12-22T22:05:00Z"/>
          <w:rFonts w:ascii="Courier New" w:eastAsia="Times New Roman" w:hAnsi="Courier New" w:cs="Courier New"/>
          <w:color w:val="000000"/>
          <w:sz w:val="16"/>
          <w:szCs w:val="16"/>
          <w:lang w:val="en-GB" w:eastAsia="en-GB"/>
          <w:rPrChange w:id="2787" w:author="Marco Petri" w:date="2020-12-22T22:07:00Z">
            <w:rPr>
              <w:ins w:id="2788" w:author="Marco Petri" w:date="2020-12-22T22:05:00Z"/>
              <w:rFonts w:ascii="Courier New" w:eastAsia="Times New Roman" w:hAnsi="Courier New" w:cs="Courier New"/>
              <w:color w:val="000000"/>
              <w:sz w:val="20"/>
              <w:szCs w:val="20"/>
              <w:lang w:val="en-GB" w:eastAsia="en-GB"/>
            </w:rPr>
          </w:rPrChange>
        </w:rPr>
      </w:pPr>
      <w:ins w:id="2789" w:author="Marco Petri" w:date="2020-12-22T22:05:00Z">
        <w:r w:rsidRPr="00FE56D0">
          <w:rPr>
            <w:rFonts w:ascii="Courier New" w:eastAsia="Times New Roman" w:hAnsi="Courier New" w:cs="Courier New"/>
            <w:color w:val="000000"/>
            <w:sz w:val="16"/>
            <w:szCs w:val="16"/>
            <w:lang w:val="en-GB" w:eastAsia="en-GB"/>
            <w:rPrChange w:id="2790"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279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792" w:author="Marco Petri" w:date="2020-12-22T22:07:00Z">
              <w:rPr>
                <w:rFonts w:ascii="Courier New" w:eastAsia="Times New Roman" w:hAnsi="Courier New" w:cs="Courier New"/>
                <w:color w:val="000000"/>
                <w:sz w:val="20"/>
                <w:szCs w:val="20"/>
                <w:lang w:val="en-GB" w:eastAsia="en-GB"/>
              </w:rPr>
            </w:rPrChange>
          </w:rPr>
          <w:t xml:space="preserve"> q.queueTickets.t </w:t>
        </w:r>
        <w:r w:rsidRPr="00FE56D0">
          <w:rPr>
            <w:rFonts w:ascii="Courier New" w:eastAsia="Times New Roman" w:hAnsi="Courier New" w:cs="Courier New"/>
            <w:b/>
            <w:bCs/>
            <w:color w:val="0000FF"/>
            <w:sz w:val="16"/>
            <w:szCs w:val="16"/>
            <w:lang w:val="en-GB" w:eastAsia="en-GB"/>
            <w:rPrChange w:id="2793"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2794" w:author="Marco Petri" w:date="2020-12-22T22:07:00Z">
              <w:rPr>
                <w:rFonts w:ascii="Courier New" w:eastAsia="Times New Roman" w:hAnsi="Courier New" w:cs="Courier New"/>
                <w:color w:val="000000"/>
                <w:sz w:val="20"/>
                <w:szCs w:val="20"/>
                <w:lang w:val="en-GB" w:eastAsia="en-GB"/>
              </w:rPr>
            </w:rPrChange>
          </w:rPr>
          <w:t xml:space="preserve"> tick.ticketOwner = c</w:t>
        </w:r>
      </w:ins>
    </w:p>
    <w:p w14:paraId="0634016C" w14:textId="77777777" w:rsidR="00E250F6" w:rsidRPr="00FE56D0" w:rsidRDefault="00E250F6" w:rsidP="00E250F6">
      <w:pPr>
        <w:shd w:val="clear" w:color="auto" w:fill="FFFFFF"/>
        <w:spacing w:line="240" w:lineRule="auto"/>
        <w:jc w:val="left"/>
        <w:rPr>
          <w:ins w:id="2795" w:author="Marco Petri" w:date="2020-12-22T22:05:00Z"/>
          <w:rFonts w:ascii="Courier New" w:eastAsia="Times New Roman" w:hAnsi="Courier New" w:cs="Courier New"/>
          <w:color w:val="008000"/>
          <w:sz w:val="16"/>
          <w:szCs w:val="16"/>
          <w:lang w:val="en-GB" w:eastAsia="en-GB"/>
          <w:rPrChange w:id="2796" w:author="Marco Petri" w:date="2020-12-22T22:07:00Z">
            <w:rPr>
              <w:ins w:id="2797" w:author="Marco Petri" w:date="2020-12-22T22:05:00Z"/>
              <w:rFonts w:ascii="Courier New" w:eastAsia="Times New Roman" w:hAnsi="Courier New" w:cs="Courier New"/>
              <w:color w:val="008000"/>
              <w:sz w:val="20"/>
              <w:szCs w:val="20"/>
              <w:lang w:val="en-GB" w:eastAsia="en-GB"/>
            </w:rPr>
          </w:rPrChange>
        </w:rPr>
      </w:pPr>
      <w:ins w:id="2798" w:author="Marco Petri" w:date="2020-12-22T22:05:00Z">
        <w:r w:rsidRPr="00FE56D0">
          <w:rPr>
            <w:rFonts w:ascii="Courier New" w:eastAsia="Times New Roman" w:hAnsi="Courier New" w:cs="Courier New"/>
            <w:color w:val="000000"/>
            <w:sz w:val="16"/>
            <w:szCs w:val="16"/>
            <w:lang w:val="en-GB" w:eastAsia="en-GB"/>
            <w:rPrChange w:id="279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800" w:author="Marco Petri" w:date="2020-12-22T22:07:00Z">
              <w:rPr>
                <w:rFonts w:ascii="Courier New" w:eastAsia="Times New Roman" w:hAnsi="Courier New" w:cs="Courier New"/>
                <w:color w:val="008000"/>
                <w:sz w:val="20"/>
                <w:szCs w:val="20"/>
                <w:lang w:val="en-GB" w:eastAsia="en-GB"/>
              </w:rPr>
            </w:rPrChange>
          </w:rPr>
          <w:t>//the ticket must not have been used</w:t>
        </w:r>
      </w:ins>
    </w:p>
    <w:p w14:paraId="1427439C" w14:textId="77777777" w:rsidR="00E250F6" w:rsidRPr="00FE56D0" w:rsidRDefault="00E250F6" w:rsidP="00E250F6">
      <w:pPr>
        <w:shd w:val="clear" w:color="auto" w:fill="FFFFFF"/>
        <w:spacing w:line="240" w:lineRule="auto"/>
        <w:jc w:val="left"/>
        <w:rPr>
          <w:ins w:id="2801" w:author="Marco Petri" w:date="2020-12-22T22:05:00Z"/>
          <w:rFonts w:ascii="Courier New" w:eastAsia="Times New Roman" w:hAnsi="Courier New" w:cs="Courier New"/>
          <w:color w:val="000000"/>
          <w:sz w:val="16"/>
          <w:szCs w:val="16"/>
          <w:lang w:val="en-GB" w:eastAsia="en-GB"/>
          <w:rPrChange w:id="2802" w:author="Marco Petri" w:date="2020-12-22T22:07:00Z">
            <w:rPr>
              <w:ins w:id="2803" w:author="Marco Petri" w:date="2020-12-22T22:05:00Z"/>
              <w:rFonts w:ascii="Courier New" w:eastAsia="Times New Roman" w:hAnsi="Courier New" w:cs="Courier New"/>
              <w:color w:val="000000"/>
              <w:sz w:val="20"/>
              <w:szCs w:val="20"/>
              <w:lang w:val="en-GB" w:eastAsia="en-GB"/>
            </w:rPr>
          </w:rPrChange>
        </w:rPr>
      </w:pPr>
      <w:ins w:id="2804" w:author="Marco Petri" w:date="2020-12-22T22:05:00Z">
        <w:r w:rsidRPr="00FE56D0">
          <w:rPr>
            <w:rFonts w:ascii="Courier New" w:eastAsia="Times New Roman" w:hAnsi="Courier New" w:cs="Courier New"/>
            <w:color w:val="000000"/>
            <w:sz w:val="16"/>
            <w:szCs w:val="16"/>
            <w:lang w:val="en-GB" w:eastAsia="en-GB"/>
            <w:rPrChange w:id="280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806"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2807"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41597410" w14:textId="77777777" w:rsidR="00E250F6" w:rsidRPr="00FE56D0" w:rsidRDefault="00E250F6" w:rsidP="00E250F6">
      <w:pPr>
        <w:shd w:val="clear" w:color="auto" w:fill="FFFFFF"/>
        <w:spacing w:line="240" w:lineRule="auto"/>
        <w:jc w:val="left"/>
        <w:rPr>
          <w:ins w:id="2808" w:author="Marco Petri" w:date="2020-12-22T22:05:00Z"/>
          <w:rFonts w:ascii="Courier New" w:eastAsia="Times New Roman" w:hAnsi="Courier New" w:cs="Courier New"/>
          <w:color w:val="000000"/>
          <w:sz w:val="16"/>
          <w:szCs w:val="16"/>
          <w:lang w:val="en-GB" w:eastAsia="en-GB"/>
          <w:rPrChange w:id="2809" w:author="Marco Petri" w:date="2020-12-22T22:07:00Z">
            <w:rPr>
              <w:ins w:id="2810" w:author="Marco Petri" w:date="2020-12-22T22:05:00Z"/>
              <w:rFonts w:ascii="Courier New" w:eastAsia="Times New Roman" w:hAnsi="Courier New" w:cs="Courier New"/>
              <w:color w:val="000000"/>
              <w:sz w:val="20"/>
              <w:szCs w:val="20"/>
              <w:lang w:val="en-GB" w:eastAsia="en-GB"/>
            </w:rPr>
          </w:rPrChange>
        </w:rPr>
      </w:pPr>
      <w:ins w:id="2811" w:author="Marco Petri" w:date="2020-12-22T22:05:00Z">
        <w:r w:rsidRPr="00FE56D0">
          <w:rPr>
            <w:rFonts w:ascii="Courier New" w:eastAsia="Times New Roman" w:hAnsi="Courier New" w:cs="Courier New"/>
            <w:color w:val="000000"/>
            <w:sz w:val="16"/>
            <w:szCs w:val="16"/>
            <w:lang w:val="en-GB" w:eastAsia="en-GB"/>
            <w:rPrChange w:id="2812"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81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814" w:author="Marco Petri" w:date="2020-12-22T22:07:00Z">
              <w:rPr>
                <w:rFonts w:ascii="Courier New" w:eastAsia="Times New Roman" w:hAnsi="Courier New" w:cs="Courier New"/>
                <w:color w:val="000000"/>
                <w:sz w:val="20"/>
                <w:szCs w:val="20"/>
                <w:lang w:val="en-GB" w:eastAsia="en-GB"/>
              </w:rPr>
            </w:rPrChange>
          </w:rPr>
          <w:t xml:space="preserve"> (chk.controllerCheckIns.t + chk.controllerCheckOuts.t)</w:t>
        </w:r>
      </w:ins>
    </w:p>
    <w:p w14:paraId="1FC67317" w14:textId="77777777" w:rsidR="00E250F6" w:rsidRPr="00FE56D0" w:rsidRDefault="00E250F6" w:rsidP="00E250F6">
      <w:pPr>
        <w:shd w:val="clear" w:color="auto" w:fill="FFFFFF"/>
        <w:spacing w:line="240" w:lineRule="auto"/>
        <w:jc w:val="left"/>
        <w:rPr>
          <w:ins w:id="2815" w:author="Marco Petri" w:date="2020-12-22T22:05:00Z"/>
          <w:rFonts w:ascii="Courier New" w:eastAsia="Times New Roman" w:hAnsi="Courier New" w:cs="Courier New"/>
          <w:color w:val="000000"/>
          <w:sz w:val="16"/>
          <w:szCs w:val="16"/>
          <w:lang w:val="en-GB" w:eastAsia="en-GB"/>
          <w:rPrChange w:id="2816" w:author="Marco Petri" w:date="2020-12-22T22:07:00Z">
            <w:rPr>
              <w:ins w:id="2817" w:author="Marco Petri" w:date="2020-12-22T22:05:00Z"/>
              <w:rFonts w:ascii="Courier New" w:eastAsia="Times New Roman" w:hAnsi="Courier New" w:cs="Courier New"/>
              <w:color w:val="000000"/>
              <w:sz w:val="20"/>
              <w:szCs w:val="20"/>
              <w:lang w:val="en-GB" w:eastAsia="en-GB"/>
            </w:rPr>
          </w:rPrChange>
        </w:rPr>
      </w:pPr>
    </w:p>
    <w:p w14:paraId="1B39F4B4" w14:textId="77777777" w:rsidR="00E250F6" w:rsidRPr="00FE56D0" w:rsidRDefault="00E250F6" w:rsidP="00E250F6">
      <w:pPr>
        <w:shd w:val="clear" w:color="auto" w:fill="FFFFFF"/>
        <w:spacing w:line="240" w:lineRule="auto"/>
        <w:jc w:val="left"/>
        <w:rPr>
          <w:ins w:id="2818" w:author="Marco Petri" w:date="2020-12-22T22:05:00Z"/>
          <w:rFonts w:ascii="Courier New" w:eastAsia="Times New Roman" w:hAnsi="Courier New" w:cs="Courier New"/>
          <w:color w:val="008000"/>
          <w:sz w:val="16"/>
          <w:szCs w:val="16"/>
          <w:lang w:val="en-GB" w:eastAsia="en-GB"/>
          <w:rPrChange w:id="2819" w:author="Marco Petri" w:date="2020-12-22T22:07:00Z">
            <w:rPr>
              <w:ins w:id="2820" w:author="Marco Petri" w:date="2020-12-22T22:05:00Z"/>
              <w:rFonts w:ascii="Courier New" w:eastAsia="Times New Roman" w:hAnsi="Courier New" w:cs="Courier New"/>
              <w:color w:val="008000"/>
              <w:sz w:val="20"/>
              <w:szCs w:val="20"/>
              <w:lang w:val="en-GB" w:eastAsia="en-GB"/>
            </w:rPr>
          </w:rPrChange>
        </w:rPr>
      </w:pPr>
      <w:ins w:id="2821" w:author="Marco Petri" w:date="2020-12-22T22:05:00Z">
        <w:r w:rsidRPr="00FE56D0">
          <w:rPr>
            <w:rFonts w:ascii="Courier New" w:eastAsia="Times New Roman" w:hAnsi="Courier New" w:cs="Courier New"/>
            <w:color w:val="000000"/>
            <w:sz w:val="16"/>
            <w:szCs w:val="16"/>
            <w:lang w:val="en-GB" w:eastAsia="en-GB"/>
            <w:rPrChange w:id="282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823" w:author="Marco Petri" w:date="2020-12-22T22:07:00Z">
              <w:rPr>
                <w:rFonts w:ascii="Courier New" w:eastAsia="Times New Roman" w:hAnsi="Courier New" w:cs="Courier New"/>
                <w:color w:val="008000"/>
                <w:sz w:val="20"/>
                <w:szCs w:val="20"/>
                <w:lang w:val="en-GB" w:eastAsia="en-GB"/>
              </w:rPr>
            </w:rPrChange>
          </w:rPr>
          <w:t>//postconditions</w:t>
        </w:r>
      </w:ins>
    </w:p>
    <w:p w14:paraId="196D4B79" w14:textId="77777777" w:rsidR="00E250F6" w:rsidRPr="00FE56D0" w:rsidRDefault="00E250F6" w:rsidP="00E250F6">
      <w:pPr>
        <w:shd w:val="clear" w:color="auto" w:fill="FFFFFF"/>
        <w:spacing w:line="240" w:lineRule="auto"/>
        <w:jc w:val="left"/>
        <w:rPr>
          <w:ins w:id="2824" w:author="Marco Petri" w:date="2020-12-22T22:05:00Z"/>
          <w:rFonts w:ascii="Courier New" w:eastAsia="Times New Roman" w:hAnsi="Courier New" w:cs="Courier New"/>
          <w:color w:val="008000"/>
          <w:sz w:val="16"/>
          <w:szCs w:val="16"/>
          <w:lang w:val="en-GB" w:eastAsia="en-GB"/>
          <w:rPrChange w:id="2825" w:author="Marco Petri" w:date="2020-12-22T22:07:00Z">
            <w:rPr>
              <w:ins w:id="2826" w:author="Marco Petri" w:date="2020-12-22T22:05:00Z"/>
              <w:rFonts w:ascii="Courier New" w:eastAsia="Times New Roman" w:hAnsi="Courier New" w:cs="Courier New"/>
              <w:color w:val="008000"/>
              <w:sz w:val="20"/>
              <w:szCs w:val="20"/>
              <w:lang w:val="en-GB" w:eastAsia="en-GB"/>
            </w:rPr>
          </w:rPrChange>
        </w:rPr>
      </w:pPr>
      <w:ins w:id="2827" w:author="Marco Petri" w:date="2020-12-22T22:05:00Z">
        <w:r w:rsidRPr="00FE56D0">
          <w:rPr>
            <w:rFonts w:ascii="Courier New" w:eastAsia="Times New Roman" w:hAnsi="Courier New" w:cs="Courier New"/>
            <w:color w:val="000000"/>
            <w:sz w:val="16"/>
            <w:szCs w:val="16"/>
            <w:lang w:val="en-GB" w:eastAsia="en-GB"/>
            <w:rPrChange w:id="282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829" w:author="Marco Petri" w:date="2020-12-22T22:07:00Z">
              <w:rPr>
                <w:rFonts w:ascii="Courier New" w:eastAsia="Times New Roman" w:hAnsi="Courier New" w:cs="Courier New"/>
                <w:color w:val="008000"/>
                <w:sz w:val="20"/>
                <w:szCs w:val="20"/>
                <w:lang w:val="en-GB" w:eastAsia="en-GB"/>
              </w:rPr>
            </w:rPrChange>
          </w:rPr>
          <w:t>//the ticket is now in the queue</w:t>
        </w:r>
      </w:ins>
    </w:p>
    <w:p w14:paraId="10F52FA3" w14:textId="77777777" w:rsidR="00E250F6" w:rsidRPr="00FE56D0" w:rsidRDefault="00E250F6" w:rsidP="00E250F6">
      <w:pPr>
        <w:shd w:val="clear" w:color="auto" w:fill="FFFFFF"/>
        <w:spacing w:line="240" w:lineRule="auto"/>
        <w:jc w:val="left"/>
        <w:rPr>
          <w:ins w:id="2830" w:author="Marco Petri" w:date="2020-12-22T22:05:00Z"/>
          <w:rFonts w:ascii="Courier New" w:eastAsia="Times New Roman" w:hAnsi="Courier New" w:cs="Courier New"/>
          <w:color w:val="000000"/>
          <w:sz w:val="16"/>
          <w:szCs w:val="16"/>
          <w:lang w:val="en-GB" w:eastAsia="en-GB"/>
          <w:rPrChange w:id="2831" w:author="Marco Petri" w:date="2020-12-22T22:07:00Z">
            <w:rPr>
              <w:ins w:id="2832" w:author="Marco Petri" w:date="2020-12-22T22:05:00Z"/>
              <w:rFonts w:ascii="Courier New" w:eastAsia="Times New Roman" w:hAnsi="Courier New" w:cs="Courier New"/>
              <w:color w:val="000000"/>
              <w:sz w:val="20"/>
              <w:szCs w:val="20"/>
              <w:lang w:val="en-GB" w:eastAsia="en-GB"/>
            </w:rPr>
          </w:rPrChange>
        </w:rPr>
      </w:pPr>
      <w:ins w:id="2833" w:author="Marco Petri" w:date="2020-12-22T22:05:00Z">
        <w:r w:rsidRPr="00FE56D0">
          <w:rPr>
            <w:rFonts w:ascii="Courier New" w:eastAsia="Times New Roman" w:hAnsi="Courier New" w:cs="Courier New"/>
            <w:color w:val="000000"/>
            <w:sz w:val="16"/>
            <w:szCs w:val="16"/>
            <w:lang w:val="en-GB" w:eastAsia="en-GB"/>
            <w:rPrChange w:id="283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835"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836" w:author="Marco Petri" w:date="2020-12-22T22:07:00Z">
              <w:rPr>
                <w:rFonts w:ascii="Courier New" w:eastAsia="Times New Roman" w:hAnsi="Courier New" w:cs="Courier New"/>
                <w:color w:val="000000"/>
                <w:sz w:val="20"/>
                <w:szCs w:val="20"/>
                <w:lang w:val="en-GB" w:eastAsia="en-GB"/>
              </w:rPr>
            </w:rPrChange>
          </w:rPr>
          <w:t xml:space="preserve"> ticket:QueueTicket |</w:t>
        </w:r>
      </w:ins>
    </w:p>
    <w:p w14:paraId="2931290D" w14:textId="77777777" w:rsidR="00E250F6" w:rsidRPr="00FE56D0" w:rsidRDefault="00E250F6" w:rsidP="00E250F6">
      <w:pPr>
        <w:shd w:val="clear" w:color="auto" w:fill="FFFFFF"/>
        <w:spacing w:line="240" w:lineRule="auto"/>
        <w:jc w:val="left"/>
        <w:rPr>
          <w:ins w:id="2837" w:author="Marco Petri" w:date="2020-12-22T22:05:00Z"/>
          <w:rFonts w:ascii="Courier New" w:eastAsia="Times New Roman" w:hAnsi="Courier New" w:cs="Courier New"/>
          <w:color w:val="000000"/>
          <w:sz w:val="16"/>
          <w:szCs w:val="16"/>
          <w:lang w:val="en-GB" w:eastAsia="en-GB"/>
          <w:rPrChange w:id="2838" w:author="Marco Petri" w:date="2020-12-22T22:07:00Z">
            <w:rPr>
              <w:ins w:id="2839" w:author="Marco Petri" w:date="2020-12-22T22:05:00Z"/>
              <w:rFonts w:ascii="Courier New" w:eastAsia="Times New Roman" w:hAnsi="Courier New" w:cs="Courier New"/>
              <w:color w:val="000000"/>
              <w:sz w:val="20"/>
              <w:szCs w:val="20"/>
              <w:lang w:val="en-GB" w:eastAsia="en-GB"/>
            </w:rPr>
          </w:rPrChange>
        </w:rPr>
      </w:pPr>
      <w:ins w:id="2840" w:author="Marco Petri" w:date="2020-12-22T22:05:00Z">
        <w:r w:rsidRPr="00FE56D0">
          <w:rPr>
            <w:rFonts w:ascii="Courier New" w:eastAsia="Times New Roman" w:hAnsi="Courier New" w:cs="Courier New"/>
            <w:color w:val="000000"/>
            <w:sz w:val="16"/>
            <w:szCs w:val="16"/>
            <w:lang w:val="en-GB" w:eastAsia="en-GB"/>
            <w:rPrChange w:id="2841"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284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843" w:author="Marco Petri" w:date="2020-12-22T22:07:00Z">
              <w:rPr>
                <w:rFonts w:ascii="Courier New" w:eastAsia="Times New Roman" w:hAnsi="Courier New" w:cs="Courier New"/>
                <w:color w:val="000000"/>
                <w:sz w:val="20"/>
                <w:szCs w:val="20"/>
                <w:lang w:val="en-GB" w:eastAsia="en-GB"/>
              </w:rPr>
            </w:rPrChange>
          </w:rPr>
          <w:t xml:space="preserve"> q.queueTickets.(t.next))</w:t>
        </w:r>
      </w:ins>
    </w:p>
    <w:p w14:paraId="5E00B156" w14:textId="77777777" w:rsidR="00E250F6" w:rsidRPr="00FE56D0" w:rsidRDefault="00E250F6" w:rsidP="00E250F6">
      <w:pPr>
        <w:shd w:val="clear" w:color="auto" w:fill="FFFFFF"/>
        <w:spacing w:line="240" w:lineRule="auto"/>
        <w:jc w:val="left"/>
        <w:rPr>
          <w:ins w:id="2844" w:author="Marco Petri" w:date="2020-12-22T22:05:00Z"/>
          <w:rFonts w:ascii="Courier New" w:eastAsia="Times New Roman" w:hAnsi="Courier New" w:cs="Courier New"/>
          <w:color w:val="000000"/>
          <w:sz w:val="16"/>
          <w:szCs w:val="16"/>
          <w:lang w:val="en-GB" w:eastAsia="en-GB"/>
          <w:rPrChange w:id="2845" w:author="Marco Petri" w:date="2020-12-22T22:07:00Z">
            <w:rPr>
              <w:ins w:id="2846" w:author="Marco Petri" w:date="2020-12-22T22:05:00Z"/>
              <w:rFonts w:ascii="Courier New" w:eastAsia="Times New Roman" w:hAnsi="Courier New" w:cs="Courier New"/>
              <w:color w:val="000000"/>
              <w:sz w:val="20"/>
              <w:szCs w:val="20"/>
              <w:lang w:val="en-GB" w:eastAsia="en-GB"/>
            </w:rPr>
          </w:rPrChange>
        </w:rPr>
      </w:pPr>
      <w:ins w:id="2847" w:author="Marco Petri" w:date="2020-12-22T22:05:00Z">
        <w:r w:rsidRPr="00FE56D0">
          <w:rPr>
            <w:rFonts w:ascii="Courier New" w:eastAsia="Times New Roman" w:hAnsi="Courier New" w:cs="Courier New"/>
            <w:color w:val="000000"/>
            <w:sz w:val="16"/>
            <w:szCs w:val="16"/>
            <w:lang w:val="en-GB" w:eastAsia="en-GB"/>
            <w:rPrChange w:id="284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849" w:author="Marco Petri" w:date="2020-12-22T22:07:00Z">
              <w:rPr>
                <w:rFonts w:ascii="Courier New" w:eastAsia="Times New Roman" w:hAnsi="Courier New" w:cs="Courier New"/>
                <w:b/>
                <w:bCs/>
                <w:color w:val="0000FF"/>
                <w:sz w:val="20"/>
                <w:szCs w:val="20"/>
                <w:lang w:val="en-GB" w:eastAsia="en-GB"/>
              </w:rPr>
            </w:rPrChange>
          </w:rPr>
          <w:t>iff</w:t>
        </w:r>
      </w:ins>
    </w:p>
    <w:p w14:paraId="5BA0135F" w14:textId="77777777" w:rsidR="00E250F6" w:rsidRPr="00FE56D0" w:rsidRDefault="00E250F6" w:rsidP="00E250F6">
      <w:pPr>
        <w:shd w:val="clear" w:color="auto" w:fill="FFFFFF"/>
        <w:spacing w:line="240" w:lineRule="auto"/>
        <w:jc w:val="left"/>
        <w:rPr>
          <w:ins w:id="2850" w:author="Marco Petri" w:date="2020-12-22T22:05:00Z"/>
          <w:rFonts w:ascii="Courier New" w:eastAsia="Times New Roman" w:hAnsi="Courier New" w:cs="Courier New"/>
          <w:color w:val="000000"/>
          <w:sz w:val="16"/>
          <w:szCs w:val="16"/>
          <w:lang w:val="en-GB" w:eastAsia="en-GB"/>
          <w:rPrChange w:id="2851" w:author="Marco Petri" w:date="2020-12-22T22:07:00Z">
            <w:rPr>
              <w:ins w:id="2852" w:author="Marco Petri" w:date="2020-12-22T22:05:00Z"/>
              <w:rFonts w:ascii="Courier New" w:eastAsia="Times New Roman" w:hAnsi="Courier New" w:cs="Courier New"/>
              <w:color w:val="000000"/>
              <w:sz w:val="20"/>
              <w:szCs w:val="20"/>
              <w:lang w:val="en-GB" w:eastAsia="en-GB"/>
            </w:rPr>
          </w:rPrChange>
        </w:rPr>
      </w:pPr>
      <w:ins w:id="2853" w:author="Marco Petri" w:date="2020-12-22T22:05:00Z">
        <w:r w:rsidRPr="00FE56D0">
          <w:rPr>
            <w:rFonts w:ascii="Courier New" w:eastAsia="Times New Roman" w:hAnsi="Courier New" w:cs="Courier New"/>
            <w:color w:val="000000"/>
            <w:sz w:val="16"/>
            <w:szCs w:val="16"/>
            <w:lang w:val="en-GB" w:eastAsia="en-GB"/>
            <w:rPrChange w:id="2854"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285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856" w:author="Marco Petri" w:date="2020-12-22T22:07:00Z">
              <w:rPr>
                <w:rFonts w:ascii="Courier New" w:eastAsia="Times New Roman" w:hAnsi="Courier New" w:cs="Courier New"/>
                <w:color w:val="000000"/>
                <w:sz w:val="20"/>
                <w:szCs w:val="20"/>
                <w:lang w:val="en-GB" w:eastAsia="en-GB"/>
              </w:rPr>
            </w:rPrChange>
          </w:rPr>
          <w:t xml:space="preserve"> q.queueTickets.t </w:t>
        </w:r>
        <w:r w:rsidRPr="00FE56D0">
          <w:rPr>
            <w:rFonts w:ascii="Courier New" w:eastAsia="Times New Roman" w:hAnsi="Courier New" w:cs="Courier New"/>
            <w:b/>
            <w:bCs/>
            <w:color w:val="0000FF"/>
            <w:sz w:val="16"/>
            <w:szCs w:val="16"/>
            <w:lang w:val="en-GB" w:eastAsia="en-GB"/>
            <w:rPrChange w:id="2857"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2858" w:author="Marco Petri" w:date="2020-12-22T22:07:00Z">
              <w:rPr>
                <w:rFonts w:ascii="Courier New" w:eastAsia="Times New Roman" w:hAnsi="Courier New" w:cs="Courier New"/>
                <w:color w:val="000000"/>
                <w:sz w:val="20"/>
                <w:szCs w:val="20"/>
                <w:lang w:val="en-GB" w:eastAsia="en-GB"/>
              </w:rPr>
            </w:rPrChange>
          </w:rPr>
          <w:t xml:space="preserve"> ticket = qt)</w:t>
        </w:r>
      </w:ins>
    </w:p>
    <w:p w14:paraId="27140944" w14:textId="77777777" w:rsidR="00E250F6" w:rsidRPr="00FE56D0" w:rsidRDefault="00E250F6" w:rsidP="00E250F6">
      <w:pPr>
        <w:shd w:val="clear" w:color="auto" w:fill="FFFFFF"/>
        <w:spacing w:line="240" w:lineRule="auto"/>
        <w:jc w:val="left"/>
        <w:rPr>
          <w:ins w:id="2859" w:author="Marco Petri" w:date="2020-12-22T22:05:00Z"/>
          <w:rFonts w:ascii="Courier New" w:eastAsia="Times New Roman" w:hAnsi="Courier New" w:cs="Courier New"/>
          <w:color w:val="008000"/>
          <w:sz w:val="16"/>
          <w:szCs w:val="16"/>
          <w:lang w:val="en-GB" w:eastAsia="en-GB"/>
          <w:rPrChange w:id="2860" w:author="Marco Petri" w:date="2020-12-22T22:07:00Z">
            <w:rPr>
              <w:ins w:id="2861" w:author="Marco Petri" w:date="2020-12-22T22:05:00Z"/>
              <w:rFonts w:ascii="Courier New" w:eastAsia="Times New Roman" w:hAnsi="Courier New" w:cs="Courier New"/>
              <w:color w:val="008000"/>
              <w:sz w:val="20"/>
              <w:szCs w:val="20"/>
              <w:lang w:val="en-GB" w:eastAsia="en-GB"/>
            </w:rPr>
          </w:rPrChange>
        </w:rPr>
      </w:pPr>
      <w:ins w:id="2862" w:author="Marco Petri" w:date="2020-12-22T22:05:00Z">
        <w:r w:rsidRPr="00FE56D0">
          <w:rPr>
            <w:rFonts w:ascii="Courier New" w:eastAsia="Times New Roman" w:hAnsi="Courier New" w:cs="Courier New"/>
            <w:color w:val="000000"/>
            <w:sz w:val="16"/>
            <w:szCs w:val="16"/>
            <w:lang w:val="en-GB" w:eastAsia="en-GB"/>
            <w:rPrChange w:id="286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864" w:author="Marco Petri" w:date="2020-12-22T22:07:00Z">
              <w:rPr>
                <w:rFonts w:ascii="Courier New" w:eastAsia="Times New Roman" w:hAnsi="Courier New" w:cs="Courier New"/>
                <w:color w:val="008000"/>
                <w:sz w:val="20"/>
                <w:szCs w:val="20"/>
                <w:lang w:val="en-GB" w:eastAsia="en-GB"/>
              </w:rPr>
            </w:rPrChange>
          </w:rPr>
          <w:t>//the new ticket is greater than any other ticket in the queue</w:t>
        </w:r>
      </w:ins>
    </w:p>
    <w:p w14:paraId="46B442CE" w14:textId="77777777" w:rsidR="00E250F6" w:rsidRPr="00FE56D0" w:rsidRDefault="00E250F6" w:rsidP="00E250F6">
      <w:pPr>
        <w:shd w:val="clear" w:color="auto" w:fill="FFFFFF"/>
        <w:spacing w:line="240" w:lineRule="auto"/>
        <w:jc w:val="left"/>
        <w:rPr>
          <w:ins w:id="2865" w:author="Marco Petri" w:date="2020-12-22T22:05:00Z"/>
          <w:rFonts w:ascii="Courier New" w:eastAsia="Times New Roman" w:hAnsi="Courier New" w:cs="Courier New"/>
          <w:color w:val="000000"/>
          <w:sz w:val="16"/>
          <w:szCs w:val="16"/>
          <w:lang w:val="en-GB" w:eastAsia="en-GB"/>
          <w:rPrChange w:id="2866" w:author="Marco Petri" w:date="2020-12-22T22:07:00Z">
            <w:rPr>
              <w:ins w:id="2867" w:author="Marco Petri" w:date="2020-12-22T22:05:00Z"/>
              <w:rFonts w:ascii="Courier New" w:eastAsia="Times New Roman" w:hAnsi="Courier New" w:cs="Courier New"/>
              <w:color w:val="000000"/>
              <w:sz w:val="20"/>
              <w:szCs w:val="20"/>
              <w:lang w:val="en-GB" w:eastAsia="en-GB"/>
            </w:rPr>
          </w:rPrChange>
        </w:rPr>
      </w:pPr>
      <w:ins w:id="2868" w:author="Marco Petri" w:date="2020-12-22T22:05:00Z">
        <w:r w:rsidRPr="00FE56D0">
          <w:rPr>
            <w:rFonts w:ascii="Courier New" w:eastAsia="Times New Roman" w:hAnsi="Courier New" w:cs="Courier New"/>
            <w:color w:val="000000"/>
            <w:sz w:val="16"/>
            <w:szCs w:val="16"/>
            <w:lang w:val="en-GB" w:eastAsia="en-GB"/>
            <w:rPrChange w:id="286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87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871" w:author="Marco Petri" w:date="2020-12-22T22:07:00Z">
              <w:rPr>
                <w:rFonts w:ascii="Courier New" w:eastAsia="Times New Roman" w:hAnsi="Courier New" w:cs="Courier New"/>
                <w:color w:val="000000"/>
                <w:sz w:val="20"/>
                <w:szCs w:val="20"/>
                <w:lang w:val="en-GB" w:eastAsia="en-GB"/>
              </w:rPr>
            </w:rPrChange>
          </w:rPr>
          <w:t xml:space="preserve"> ticket:QueueTicket |</w:t>
        </w:r>
      </w:ins>
    </w:p>
    <w:p w14:paraId="0C73AF28" w14:textId="77777777" w:rsidR="00E250F6" w:rsidRPr="00FE56D0" w:rsidRDefault="00E250F6" w:rsidP="00E250F6">
      <w:pPr>
        <w:shd w:val="clear" w:color="auto" w:fill="FFFFFF"/>
        <w:spacing w:line="240" w:lineRule="auto"/>
        <w:jc w:val="left"/>
        <w:rPr>
          <w:ins w:id="2872" w:author="Marco Petri" w:date="2020-12-22T22:05:00Z"/>
          <w:rFonts w:ascii="Courier New" w:eastAsia="Times New Roman" w:hAnsi="Courier New" w:cs="Courier New"/>
          <w:color w:val="000000"/>
          <w:sz w:val="16"/>
          <w:szCs w:val="16"/>
          <w:lang w:val="en-GB" w:eastAsia="en-GB"/>
          <w:rPrChange w:id="2873" w:author="Marco Petri" w:date="2020-12-22T22:07:00Z">
            <w:rPr>
              <w:ins w:id="2874" w:author="Marco Petri" w:date="2020-12-22T22:05:00Z"/>
              <w:rFonts w:ascii="Courier New" w:eastAsia="Times New Roman" w:hAnsi="Courier New" w:cs="Courier New"/>
              <w:color w:val="000000"/>
              <w:sz w:val="20"/>
              <w:szCs w:val="20"/>
              <w:lang w:val="en-GB" w:eastAsia="en-GB"/>
            </w:rPr>
          </w:rPrChange>
        </w:rPr>
      </w:pPr>
      <w:ins w:id="2875" w:author="Marco Petri" w:date="2020-12-22T22:05:00Z">
        <w:r w:rsidRPr="00FE56D0">
          <w:rPr>
            <w:rFonts w:ascii="Courier New" w:eastAsia="Times New Roman" w:hAnsi="Courier New" w:cs="Courier New"/>
            <w:color w:val="000000"/>
            <w:sz w:val="16"/>
            <w:szCs w:val="16"/>
            <w:lang w:val="en-GB" w:eastAsia="en-GB"/>
            <w:rPrChange w:id="2876"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287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878" w:author="Marco Petri" w:date="2020-12-22T22:07:00Z">
              <w:rPr>
                <w:rFonts w:ascii="Courier New" w:eastAsia="Times New Roman" w:hAnsi="Courier New" w:cs="Courier New"/>
                <w:color w:val="000000"/>
                <w:sz w:val="20"/>
                <w:szCs w:val="20"/>
                <w:lang w:val="en-GB" w:eastAsia="en-GB"/>
              </w:rPr>
            </w:rPrChange>
          </w:rPr>
          <w:t xml:space="preserve"> q.queueTickets.(t) =&gt; lt[ticket,qt]</w:t>
        </w:r>
      </w:ins>
    </w:p>
    <w:p w14:paraId="4D134E99" w14:textId="77777777" w:rsidR="00E250F6" w:rsidRPr="00FE56D0" w:rsidRDefault="00E250F6" w:rsidP="00E250F6">
      <w:pPr>
        <w:shd w:val="clear" w:color="auto" w:fill="FFFFFF"/>
        <w:spacing w:line="240" w:lineRule="auto"/>
        <w:jc w:val="left"/>
        <w:rPr>
          <w:ins w:id="2879" w:author="Marco Petri" w:date="2020-12-22T22:05:00Z"/>
          <w:rFonts w:ascii="Courier New" w:eastAsia="Times New Roman" w:hAnsi="Courier New" w:cs="Courier New"/>
          <w:color w:val="000000"/>
          <w:sz w:val="16"/>
          <w:szCs w:val="16"/>
          <w:lang w:val="en-GB" w:eastAsia="en-GB"/>
          <w:rPrChange w:id="2880" w:author="Marco Petri" w:date="2020-12-22T22:07:00Z">
            <w:rPr>
              <w:ins w:id="2881" w:author="Marco Petri" w:date="2020-12-22T22:05:00Z"/>
              <w:rFonts w:ascii="Courier New" w:eastAsia="Times New Roman" w:hAnsi="Courier New" w:cs="Courier New"/>
              <w:color w:val="000000"/>
              <w:sz w:val="20"/>
              <w:szCs w:val="20"/>
              <w:lang w:val="en-GB" w:eastAsia="en-GB"/>
            </w:rPr>
          </w:rPrChange>
        </w:rPr>
      </w:pPr>
      <w:ins w:id="2882" w:author="Marco Petri" w:date="2020-12-22T22:05:00Z">
        <w:r w:rsidRPr="00FE56D0">
          <w:rPr>
            <w:rFonts w:ascii="Courier New" w:eastAsia="Times New Roman" w:hAnsi="Courier New" w:cs="Courier New"/>
            <w:color w:val="000000"/>
            <w:sz w:val="16"/>
            <w:szCs w:val="16"/>
            <w:lang w:val="en-GB" w:eastAsia="en-GB"/>
            <w:rPrChange w:id="2883" w:author="Marco Petri" w:date="2020-12-22T22:07:00Z">
              <w:rPr>
                <w:rFonts w:ascii="Courier New" w:eastAsia="Times New Roman" w:hAnsi="Courier New" w:cs="Courier New"/>
                <w:color w:val="000000"/>
                <w:sz w:val="20"/>
                <w:szCs w:val="20"/>
                <w:lang w:val="en-GB" w:eastAsia="en-GB"/>
              </w:rPr>
            </w:rPrChange>
          </w:rPr>
          <w:t>}</w:t>
        </w:r>
      </w:ins>
    </w:p>
    <w:p w14:paraId="78BB1ED7" w14:textId="77777777" w:rsidR="00E250F6" w:rsidRPr="00FE56D0" w:rsidRDefault="00E250F6" w:rsidP="00E250F6">
      <w:pPr>
        <w:shd w:val="clear" w:color="auto" w:fill="FFFFFF"/>
        <w:spacing w:line="240" w:lineRule="auto"/>
        <w:jc w:val="left"/>
        <w:rPr>
          <w:ins w:id="2884" w:author="Marco Petri" w:date="2020-12-22T22:05:00Z"/>
          <w:rFonts w:ascii="Courier New" w:eastAsia="Times New Roman" w:hAnsi="Courier New" w:cs="Courier New"/>
          <w:color w:val="000000"/>
          <w:sz w:val="16"/>
          <w:szCs w:val="16"/>
          <w:lang w:val="en-GB" w:eastAsia="en-GB"/>
          <w:rPrChange w:id="2885" w:author="Marco Petri" w:date="2020-12-22T22:07:00Z">
            <w:rPr>
              <w:ins w:id="2886" w:author="Marco Petri" w:date="2020-12-22T22:05:00Z"/>
              <w:rFonts w:ascii="Courier New" w:eastAsia="Times New Roman" w:hAnsi="Courier New" w:cs="Courier New"/>
              <w:color w:val="000000"/>
              <w:sz w:val="20"/>
              <w:szCs w:val="20"/>
              <w:lang w:val="en-GB" w:eastAsia="en-GB"/>
            </w:rPr>
          </w:rPrChange>
        </w:rPr>
      </w:pPr>
    </w:p>
    <w:p w14:paraId="3D9B2773" w14:textId="77777777" w:rsidR="00E250F6" w:rsidRPr="00FE56D0" w:rsidRDefault="00E250F6" w:rsidP="00E250F6">
      <w:pPr>
        <w:shd w:val="clear" w:color="auto" w:fill="FFFFFF"/>
        <w:spacing w:line="240" w:lineRule="auto"/>
        <w:jc w:val="left"/>
        <w:rPr>
          <w:ins w:id="2887" w:author="Marco Petri" w:date="2020-12-22T22:05:00Z"/>
          <w:rFonts w:ascii="Courier New" w:eastAsia="Times New Roman" w:hAnsi="Courier New" w:cs="Courier New"/>
          <w:color w:val="008000"/>
          <w:sz w:val="16"/>
          <w:szCs w:val="16"/>
          <w:lang w:val="en-GB" w:eastAsia="en-GB"/>
          <w:rPrChange w:id="2888" w:author="Marco Petri" w:date="2020-12-22T22:07:00Z">
            <w:rPr>
              <w:ins w:id="2889" w:author="Marco Petri" w:date="2020-12-22T22:05:00Z"/>
              <w:rFonts w:ascii="Courier New" w:eastAsia="Times New Roman" w:hAnsi="Courier New" w:cs="Courier New"/>
              <w:color w:val="008000"/>
              <w:sz w:val="20"/>
              <w:szCs w:val="20"/>
              <w:lang w:val="en-GB" w:eastAsia="en-GB"/>
            </w:rPr>
          </w:rPrChange>
        </w:rPr>
      </w:pPr>
      <w:ins w:id="2890" w:author="Marco Petri" w:date="2020-12-22T22:05:00Z">
        <w:r w:rsidRPr="00FE56D0">
          <w:rPr>
            <w:rFonts w:ascii="Courier New" w:eastAsia="Times New Roman" w:hAnsi="Courier New" w:cs="Courier New"/>
            <w:color w:val="008000"/>
            <w:sz w:val="16"/>
            <w:szCs w:val="16"/>
            <w:lang w:val="en-GB" w:eastAsia="en-GB"/>
            <w:rPrChange w:id="2891" w:author="Marco Petri" w:date="2020-12-22T22:07:00Z">
              <w:rPr>
                <w:rFonts w:ascii="Courier New" w:eastAsia="Times New Roman" w:hAnsi="Courier New" w:cs="Courier New"/>
                <w:color w:val="008000"/>
                <w:sz w:val="20"/>
                <w:szCs w:val="20"/>
                <w:lang w:val="en-GB" w:eastAsia="en-GB"/>
              </w:rPr>
            </w:rPrChange>
          </w:rPr>
          <w:t>//2. Leave a queue</w:t>
        </w:r>
      </w:ins>
    </w:p>
    <w:p w14:paraId="04453EAC" w14:textId="77777777" w:rsidR="00E250F6" w:rsidRPr="00FE56D0" w:rsidRDefault="00E250F6" w:rsidP="00E250F6">
      <w:pPr>
        <w:shd w:val="clear" w:color="auto" w:fill="FFFFFF"/>
        <w:spacing w:line="240" w:lineRule="auto"/>
        <w:jc w:val="left"/>
        <w:rPr>
          <w:ins w:id="2892" w:author="Marco Petri" w:date="2020-12-22T22:05:00Z"/>
          <w:rFonts w:ascii="Courier New" w:eastAsia="Times New Roman" w:hAnsi="Courier New" w:cs="Courier New"/>
          <w:color w:val="000000"/>
          <w:sz w:val="16"/>
          <w:szCs w:val="16"/>
          <w:lang w:val="en-GB" w:eastAsia="en-GB"/>
          <w:rPrChange w:id="2893" w:author="Marco Petri" w:date="2020-12-22T22:07:00Z">
            <w:rPr>
              <w:ins w:id="2894" w:author="Marco Petri" w:date="2020-12-22T22:05:00Z"/>
              <w:rFonts w:ascii="Courier New" w:eastAsia="Times New Roman" w:hAnsi="Courier New" w:cs="Courier New"/>
              <w:color w:val="000000"/>
              <w:sz w:val="20"/>
              <w:szCs w:val="20"/>
              <w:lang w:val="en-GB" w:eastAsia="en-GB"/>
            </w:rPr>
          </w:rPrChange>
        </w:rPr>
      </w:pPr>
      <w:ins w:id="2895" w:author="Marco Petri" w:date="2020-12-22T22:05:00Z">
        <w:r w:rsidRPr="00FE56D0">
          <w:rPr>
            <w:rFonts w:ascii="Courier New" w:eastAsia="Times New Roman" w:hAnsi="Courier New" w:cs="Courier New"/>
            <w:b/>
            <w:bCs/>
            <w:color w:val="0000FF"/>
            <w:sz w:val="16"/>
            <w:szCs w:val="16"/>
            <w:lang w:val="en-GB" w:eastAsia="en-GB"/>
            <w:rPrChange w:id="2896"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2897" w:author="Marco Petri" w:date="2020-12-22T22:07:00Z">
              <w:rPr>
                <w:rFonts w:ascii="Courier New" w:eastAsia="Times New Roman" w:hAnsi="Courier New" w:cs="Courier New"/>
                <w:color w:val="000000"/>
                <w:sz w:val="20"/>
                <w:szCs w:val="20"/>
                <w:lang w:val="en-GB" w:eastAsia="en-GB"/>
              </w:rPr>
            </w:rPrChange>
          </w:rPr>
          <w:t xml:space="preserve"> leaveQueue[q:Queue, c:Customer, qt:QueueTicket, t:Time]{</w:t>
        </w:r>
      </w:ins>
    </w:p>
    <w:p w14:paraId="6F82026E" w14:textId="77777777" w:rsidR="00E250F6" w:rsidRPr="00FE56D0" w:rsidRDefault="00E250F6" w:rsidP="00E250F6">
      <w:pPr>
        <w:shd w:val="clear" w:color="auto" w:fill="FFFFFF"/>
        <w:spacing w:line="240" w:lineRule="auto"/>
        <w:jc w:val="left"/>
        <w:rPr>
          <w:ins w:id="2898" w:author="Marco Petri" w:date="2020-12-22T22:05:00Z"/>
          <w:rFonts w:ascii="Courier New" w:eastAsia="Times New Roman" w:hAnsi="Courier New" w:cs="Courier New"/>
          <w:color w:val="008000"/>
          <w:sz w:val="16"/>
          <w:szCs w:val="16"/>
          <w:lang w:val="en-GB" w:eastAsia="en-GB"/>
          <w:rPrChange w:id="2899" w:author="Marco Petri" w:date="2020-12-22T22:07:00Z">
            <w:rPr>
              <w:ins w:id="2900" w:author="Marco Petri" w:date="2020-12-22T22:05:00Z"/>
              <w:rFonts w:ascii="Courier New" w:eastAsia="Times New Roman" w:hAnsi="Courier New" w:cs="Courier New"/>
              <w:color w:val="008000"/>
              <w:sz w:val="20"/>
              <w:szCs w:val="20"/>
              <w:lang w:val="en-GB" w:eastAsia="en-GB"/>
            </w:rPr>
          </w:rPrChange>
        </w:rPr>
      </w:pPr>
      <w:ins w:id="2901" w:author="Marco Petri" w:date="2020-12-22T22:05:00Z">
        <w:r w:rsidRPr="00FE56D0">
          <w:rPr>
            <w:rFonts w:ascii="Courier New" w:eastAsia="Times New Roman" w:hAnsi="Courier New" w:cs="Courier New"/>
            <w:color w:val="000000"/>
            <w:sz w:val="16"/>
            <w:szCs w:val="16"/>
            <w:lang w:val="en-GB" w:eastAsia="en-GB"/>
            <w:rPrChange w:id="290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903" w:author="Marco Petri" w:date="2020-12-22T22:07:00Z">
              <w:rPr>
                <w:rFonts w:ascii="Courier New" w:eastAsia="Times New Roman" w:hAnsi="Courier New" w:cs="Courier New"/>
                <w:color w:val="008000"/>
                <w:sz w:val="20"/>
                <w:szCs w:val="20"/>
                <w:lang w:val="en-GB" w:eastAsia="en-GB"/>
              </w:rPr>
            </w:rPrChange>
          </w:rPr>
          <w:t>//preconditions</w:t>
        </w:r>
      </w:ins>
    </w:p>
    <w:p w14:paraId="69A42DC5" w14:textId="77777777" w:rsidR="00E250F6" w:rsidRPr="00FE56D0" w:rsidRDefault="00E250F6" w:rsidP="00E250F6">
      <w:pPr>
        <w:shd w:val="clear" w:color="auto" w:fill="FFFFFF"/>
        <w:spacing w:line="240" w:lineRule="auto"/>
        <w:jc w:val="left"/>
        <w:rPr>
          <w:ins w:id="2904" w:author="Marco Petri" w:date="2020-12-22T22:05:00Z"/>
          <w:rFonts w:ascii="Courier New" w:eastAsia="Times New Roman" w:hAnsi="Courier New" w:cs="Courier New"/>
          <w:color w:val="000000"/>
          <w:sz w:val="16"/>
          <w:szCs w:val="16"/>
          <w:lang w:val="en-GB" w:eastAsia="en-GB"/>
          <w:rPrChange w:id="2905" w:author="Marco Petri" w:date="2020-12-22T22:07:00Z">
            <w:rPr>
              <w:ins w:id="2906" w:author="Marco Petri" w:date="2020-12-22T22:05:00Z"/>
              <w:rFonts w:ascii="Courier New" w:eastAsia="Times New Roman" w:hAnsi="Courier New" w:cs="Courier New"/>
              <w:color w:val="000000"/>
              <w:sz w:val="20"/>
              <w:szCs w:val="20"/>
              <w:lang w:val="en-GB" w:eastAsia="en-GB"/>
            </w:rPr>
          </w:rPrChange>
        </w:rPr>
      </w:pPr>
      <w:ins w:id="2907" w:author="Marco Petri" w:date="2020-12-22T22:05:00Z">
        <w:r w:rsidRPr="00FE56D0">
          <w:rPr>
            <w:rFonts w:ascii="Courier New" w:eastAsia="Times New Roman" w:hAnsi="Courier New" w:cs="Courier New"/>
            <w:color w:val="000000"/>
            <w:sz w:val="16"/>
            <w:szCs w:val="16"/>
            <w:lang w:val="en-GB" w:eastAsia="en-GB"/>
            <w:rPrChange w:id="2908" w:author="Marco Petri" w:date="2020-12-22T22:07:00Z">
              <w:rPr>
                <w:rFonts w:ascii="Courier New" w:eastAsia="Times New Roman" w:hAnsi="Courier New" w:cs="Courier New"/>
                <w:color w:val="000000"/>
                <w:sz w:val="20"/>
                <w:szCs w:val="20"/>
                <w:lang w:val="en-GB" w:eastAsia="en-GB"/>
              </w:rPr>
            </w:rPrChange>
          </w:rPr>
          <w:t xml:space="preserve">    qt.ticketOwner = c</w:t>
        </w:r>
      </w:ins>
    </w:p>
    <w:p w14:paraId="5A7CC97D" w14:textId="77777777" w:rsidR="00E250F6" w:rsidRPr="00FE56D0" w:rsidRDefault="00E250F6" w:rsidP="00E250F6">
      <w:pPr>
        <w:shd w:val="clear" w:color="auto" w:fill="FFFFFF"/>
        <w:spacing w:line="240" w:lineRule="auto"/>
        <w:jc w:val="left"/>
        <w:rPr>
          <w:ins w:id="2909" w:author="Marco Petri" w:date="2020-12-22T22:05:00Z"/>
          <w:rFonts w:ascii="Courier New" w:eastAsia="Times New Roman" w:hAnsi="Courier New" w:cs="Courier New"/>
          <w:color w:val="000000"/>
          <w:sz w:val="16"/>
          <w:szCs w:val="16"/>
          <w:lang w:val="en-GB" w:eastAsia="en-GB"/>
          <w:rPrChange w:id="2910" w:author="Marco Petri" w:date="2020-12-22T22:07:00Z">
            <w:rPr>
              <w:ins w:id="2911" w:author="Marco Petri" w:date="2020-12-22T22:05:00Z"/>
              <w:rFonts w:ascii="Courier New" w:eastAsia="Times New Roman" w:hAnsi="Courier New" w:cs="Courier New"/>
              <w:color w:val="000000"/>
              <w:sz w:val="20"/>
              <w:szCs w:val="20"/>
              <w:lang w:val="en-GB" w:eastAsia="en-GB"/>
            </w:rPr>
          </w:rPrChange>
        </w:rPr>
      </w:pPr>
      <w:ins w:id="2912" w:author="Marco Petri" w:date="2020-12-22T22:05:00Z">
        <w:r w:rsidRPr="00FE56D0">
          <w:rPr>
            <w:rFonts w:ascii="Courier New" w:eastAsia="Times New Roman" w:hAnsi="Courier New" w:cs="Courier New"/>
            <w:color w:val="000000"/>
            <w:sz w:val="16"/>
            <w:szCs w:val="16"/>
            <w:lang w:val="en-GB" w:eastAsia="en-GB"/>
            <w:rPrChange w:id="2913"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91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915" w:author="Marco Petri" w:date="2020-12-22T22:07:00Z">
              <w:rPr>
                <w:rFonts w:ascii="Courier New" w:eastAsia="Times New Roman" w:hAnsi="Courier New" w:cs="Courier New"/>
                <w:color w:val="000000"/>
                <w:sz w:val="20"/>
                <w:szCs w:val="20"/>
                <w:lang w:val="en-GB" w:eastAsia="en-GB"/>
              </w:rPr>
            </w:rPrChange>
          </w:rPr>
          <w:t xml:space="preserve"> q.queueTickets.t</w:t>
        </w:r>
      </w:ins>
    </w:p>
    <w:p w14:paraId="004AA1F9" w14:textId="77777777" w:rsidR="00E250F6" w:rsidRPr="00FE56D0" w:rsidRDefault="00E250F6" w:rsidP="00E250F6">
      <w:pPr>
        <w:shd w:val="clear" w:color="auto" w:fill="FFFFFF"/>
        <w:spacing w:line="240" w:lineRule="auto"/>
        <w:jc w:val="left"/>
        <w:rPr>
          <w:ins w:id="2916" w:author="Marco Petri" w:date="2020-12-22T22:05:00Z"/>
          <w:rFonts w:ascii="Courier New" w:eastAsia="Times New Roman" w:hAnsi="Courier New" w:cs="Courier New"/>
          <w:color w:val="008000"/>
          <w:sz w:val="16"/>
          <w:szCs w:val="16"/>
          <w:lang w:val="en-GB" w:eastAsia="en-GB"/>
          <w:rPrChange w:id="2917" w:author="Marco Petri" w:date="2020-12-22T22:07:00Z">
            <w:rPr>
              <w:ins w:id="2918" w:author="Marco Petri" w:date="2020-12-22T22:05:00Z"/>
              <w:rFonts w:ascii="Courier New" w:eastAsia="Times New Roman" w:hAnsi="Courier New" w:cs="Courier New"/>
              <w:color w:val="008000"/>
              <w:sz w:val="20"/>
              <w:szCs w:val="20"/>
              <w:lang w:val="en-GB" w:eastAsia="en-GB"/>
            </w:rPr>
          </w:rPrChange>
        </w:rPr>
      </w:pPr>
      <w:ins w:id="2919" w:author="Marco Petri" w:date="2020-12-22T22:05:00Z">
        <w:r w:rsidRPr="00FE56D0">
          <w:rPr>
            <w:rFonts w:ascii="Courier New" w:eastAsia="Times New Roman" w:hAnsi="Courier New" w:cs="Courier New"/>
            <w:color w:val="000000"/>
            <w:sz w:val="16"/>
            <w:szCs w:val="16"/>
            <w:lang w:val="en-GB" w:eastAsia="en-GB"/>
            <w:rPrChange w:id="292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921" w:author="Marco Petri" w:date="2020-12-22T22:07:00Z">
              <w:rPr>
                <w:rFonts w:ascii="Courier New" w:eastAsia="Times New Roman" w:hAnsi="Courier New" w:cs="Courier New"/>
                <w:color w:val="008000"/>
                <w:sz w:val="20"/>
                <w:szCs w:val="20"/>
                <w:lang w:val="en-GB" w:eastAsia="en-GB"/>
              </w:rPr>
            </w:rPrChange>
          </w:rPr>
          <w:t>//the ticket must not have been used</w:t>
        </w:r>
      </w:ins>
    </w:p>
    <w:p w14:paraId="4A346D9A" w14:textId="77777777" w:rsidR="00E250F6" w:rsidRPr="00FE56D0" w:rsidRDefault="00E250F6" w:rsidP="00E250F6">
      <w:pPr>
        <w:shd w:val="clear" w:color="auto" w:fill="FFFFFF"/>
        <w:spacing w:line="240" w:lineRule="auto"/>
        <w:jc w:val="left"/>
        <w:rPr>
          <w:ins w:id="2922" w:author="Marco Petri" w:date="2020-12-22T22:05:00Z"/>
          <w:rFonts w:ascii="Courier New" w:eastAsia="Times New Roman" w:hAnsi="Courier New" w:cs="Courier New"/>
          <w:color w:val="000000"/>
          <w:sz w:val="16"/>
          <w:szCs w:val="16"/>
          <w:lang w:val="en-GB" w:eastAsia="en-GB"/>
          <w:rPrChange w:id="2923" w:author="Marco Petri" w:date="2020-12-22T22:07:00Z">
            <w:rPr>
              <w:ins w:id="2924" w:author="Marco Petri" w:date="2020-12-22T22:05:00Z"/>
              <w:rFonts w:ascii="Courier New" w:eastAsia="Times New Roman" w:hAnsi="Courier New" w:cs="Courier New"/>
              <w:color w:val="000000"/>
              <w:sz w:val="20"/>
              <w:szCs w:val="20"/>
              <w:lang w:val="en-GB" w:eastAsia="en-GB"/>
            </w:rPr>
          </w:rPrChange>
        </w:rPr>
      </w:pPr>
      <w:ins w:id="2925" w:author="Marco Petri" w:date="2020-12-22T22:05:00Z">
        <w:r w:rsidRPr="00FE56D0">
          <w:rPr>
            <w:rFonts w:ascii="Courier New" w:eastAsia="Times New Roman" w:hAnsi="Courier New" w:cs="Courier New"/>
            <w:color w:val="000000"/>
            <w:sz w:val="16"/>
            <w:szCs w:val="16"/>
            <w:lang w:val="en-GB" w:eastAsia="en-GB"/>
            <w:rPrChange w:id="292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927"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2928"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585D83DD" w14:textId="77777777" w:rsidR="00E250F6" w:rsidRPr="00FE56D0" w:rsidRDefault="00E250F6" w:rsidP="00E250F6">
      <w:pPr>
        <w:shd w:val="clear" w:color="auto" w:fill="FFFFFF"/>
        <w:spacing w:line="240" w:lineRule="auto"/>
        <w:jc w:val="left"/>
        <w:rPr>
          <w:ins w:id="2929" w:author="Marco Petri" w:date="2020-12-22T22:05:00Z"/>
          <w:rFonts w:ascii="Courier New" w:eastAsia="Times New Roman" w:hAnsi="Courier New" w:cs="Courier New"/>
          <w:color w:val="000000"/>
          <w:sz w:val="16"/>
          <w:szCs w:val="16"/>
          <w:lang w:val="en-GB" w:eastAsia="en-GB"/>
          <w:rPrChange w:id="2930" w:author="Marco Petri" w:date="2020-12-22T22:07:00Z">
            <w:rPr>
              <w:ins w:id="2931" w:author="Marco Petri" w:date="2020-12-22T22:05:00Z"/>
              <w:rFonts w:ascii="Courier New" w:eastAsia="Times New Roman" w:hAnsi="Courier New" w:cs="Courier New"/>
              <w:color w:val="000000"/>
              <w:sz w:val="20"/>
              <w:szCs w:val="20"/>
              <w:lang w:val="en-GB" w:eastAsia="en-GB"/>
            </w:rPr>
          </w:rPrChange>
        </w:rPr>
      </w:pPr>
      <w:ins w:id="2932" w:author="Marco Petri" w:date="2020-12-22T22:05:00Z">
        <w:r w:rsidRPr="00FE56D0">
          <w:rPr>
            <w:rFonts w:ascii="Courier New" w:eastAsia="Times New Roman" w:hAnsi="Courier New" w:cs="Courier New"/>
            <w:color w:val="000000"/>
            <w:sz w:val="16"/>
            <w:szCs w:val="16"/>
            <w:lang w:val="en-GB" w:eastAsia="en-GB"/>
            <w:rPrChange w:id="2933"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293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935" w:author="Marco Petri" w:date="2020-12-22T22:07:00Z">
              <w:rPr>
                <w:rFonts w:ascii="Courier New" w:eastAsia="Times New Roman" w:hAnsi="Courier New" w:cs="Courier New"/>
                <w:color w:val="000000"/>
                <w:sz w:val="20"/>
                <w:szCs w:val="20"/>
                <w:lang w:val="en-GB" w:eastAsia="en-GB"/>
              </w:rPr>
            </w:rPrChange>
          </w:rPr>
          <w:t xml:space="preserve"> (chk.controllerCheckIns.t + chk.controllerCheckOuts.t)</w:t>
        </w:r>
      </w:ins>
    </w:p>
    <w:p w14:paraId="16989220" w14:textId="77777777" w:rsidR="00E250F6" w:rsidRPr="00FE56D0" w:rsidRDefault="00E250F6" w:rsidP="00E250F6">
      <w:pPr>
        <w:shd w:val="clear" w:color="auto" w:fill="FFFFFF"/>
        <w:spacing w:line="240" w:lineRule="auto"/>
        <w:jc w:val="left"/>
        <w:rPr>
          <w:ins w:id="2936" w:author="Marco Petri" w:date="2020-12-22T22:05:00Z"/>
          <w:rFonts w:ascii="Courier New" w:eastAsia="Times New Roman" w:hAnsi="Courier New" w:cs="Courier New"/>
          <w:color w:val="000000"/>
          <w:sz w:val="16"/>
          <w:szCs w:val="16"/>
          <w:lang w:val="en-GB" w:eastAsia="en-GB"/>
          <w:rPrChange w:id="2937" w:author="Marco Petri" w:date="2020-12-22T22:07:00Z">
            <w:rPr>
              <w:ins w:id="2938" w:author="Marco Petri" w:date="2020-12-22T22:05:00Z"/>
              <w:rFonts w:ascii="Courier New" w:eastAsia="Times New Roman" w:hAnsi="Courier New" w:cs="Courier New"/>
              <w:color w:val="000000"/>
              <w:sz w:val="20"/>
              <w:szCs w:val="20"/>
              <w:lang w:val="en-GB" w:eastAsia="en-GB"/>
            </w:rPr>
          </w:rPrChange>
        </w:rPr>
      </w:pPr>
      <w:ins w:id="2939" w:author="Marco Petri" w:date="2020-12-22T22:05:00Z">
        <w:r w:rsidRPr="00FE56D0">
          <w:rPr>
            <w:rFonts w:ascii="Courier New" w:eastAsia="Times New Roman" w:hAnsi="Courier New" w:cs="Courier New"/>
            <w:color w:val="000000"/>
            <w:sz w:val="16"/>
            <w:szCs w:val="16"/>
            <w:lang w:val="en-GB" w:eastAsia="en-GB"/>
            <w:rPrChange w:id="2940" w:author="Marco Petri" w:date="2020-12-22T22:07:00Z">
              <w:rPr>
                <w:rFonts w:ascii="Courier New" w:eastAsia="Times New Roman" w:hAnsi="Courier New" w:cs="Courier New"/>
                <w:color w:val="000000"/>
                <w:sz w:val="20"/>
                <w:szCs w:val="20"/>
                <w:lang w:val="en-GB" w:eastAsia="en-GB"/>
              </w:rPr>
            </w:rPrChange>
          </w:rPr>
          <w:t xml:space="preserve">    </w:t>
        </w:r>
      </w:ins>
    </w:p>
    <w:p w14:paraId="762A8B1F" w14:textId="77777777" w:rsidR="00E250F6" w:rsidRPr="00FE56D0" w:rsidRDefault="00E250F6" w:rsidP="00E250F6">
      <w:pPr>
        <w:shd w:val="clear" w:color="auto" w:fill="FFFFFF"/>
        <w:spacing w:line="240" w:lineRule="auto"/>
        <w:jc w:val="left"/>
        <w:rPr>
          <w:ins w:id="2941" w:author="Marco Petri" w:date="2020-12-22T22:05:00Z"/>
          <w:rFonts w:ascii="Courier New" w:eastAsia="Times New Roman" w:hAnsi="Courier New" w:cs="Courier New"/>
          <w:color w:val="008000"/>
          <w:sz w:val="16"/>
          <w:szCs w:val="16"/>
          <w:lang w:val="en-GB" w:eastAsia="en-GB"/>
          <w:rPrChange w:id="2942" w:author="Marco Petri" w:date="2020-12-22T22:07:00Z">
            <w:rPr>
              <w:ins w:id="2943" w:author="Marco Petri" w:date="2020-12-22T22:05:00Z"/>
              <w:rFonts w:ascii="Courier New" w:eastAsia="Times New Roman" w:hAnsi="Courier New" w:cs="Courier New"/>
              <w:color w:val="008000"/>
              <w:sz w:val="20"/>
              <w:szCs w:val="20"/>
              <w:lang w:val="en-GB" w:eastAsia="en-GB"/>
            </w:rPr>
          </w:rPrChange>
        </w:rPr>
      </w:pPr>
      <w:ins w:id="2944" w:author="Marco Petri" w:date="2020-12-22T22:05:00Z">
        <w:r w:rsidRPr="00FE56D0">
          <w:rPr>
            <w:rFonts w:ascii="Courier New" w:eastAsia="Times New Roman" w:hAnsi="Courier New" w:cs="Courier New"/>
            <w:color w:val="000000"/>
            <w:sz w:val="16"/>
            <w:szCs w:val="16"/>
            <w:lang w:val="en-GB" w:eastAsia="en-GB"/>
            <w:rPrChange w:id="294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946" w:author="Marco Petri" w:date="2020-12-22T22:07:00Z">
              <w:rPr>
                <w:rFonts w:ascii="Courier New" w:eastAsia="Times New Roman" w:hAnsi="Courier New" w:cs="Courier New"/>
                <w:color w:val="008000"/>
                <w:sz w:val="20"/>
                <w:szCs w:val="20"/>
                <w:lang w:val="en-GB" w:eastAsia="en-GB"/>
              </w:rPr>
            </w:rPrChange>
          </w:rPr>
          <w:t>//postconditions</w:t>
        </w:r>
      </w:ins>
    </w:p>
    <w:p w14:paraId="592818A0" w14:textId="77777777" w:rsidR="00E250F6" w:rsidRPr="00FE56D0" w:rsidRDefault="00E250F6" w:rsidP="00E250F6">
      <w:pPr>
        <w:shd w:val="clear" w:color="auto" w:fill="FFFFFF"/>
        <w:spacing w:line="240" w:lineRule="auto"/>
        <w:jc w:val="left"/>
        <w:rPr>
          <w:ins w:id="2947" w:author="Marco Petri" w:date="2020-12-22T22:05:00Z"/>
          <w:rFonts w:ascii="Courier New" w:eastAsia="Times New Roman" w:hAnsi="Courier New" w:cs="Courier New"/>
          <w:color w:val="008000"/>
          <w:sz w:val="16"/>
          <w:szCs w:val="16"/>
          <w:lang w:val="en-GB" w:eastAsia="en-GB"/>
          <w:rPrChange w:id="2948" w:author="Marco Petri" w:date="2020-12-22T22:07:00Z">
            <w:rPr>
              <w:ins w:id="2949" w:author="Marco Petri" w:date="2020-12-22T22:05:00Z"/>
              <w:rFonts w:ascii="Courier New" w:eastAsia="Times New Roman" w:hAnsi="Courier New" w:cs="Courier New"/>
              <w:color w:val="008000"/>
              <w:sz w:val="20"/>
              <w:szCs w:val="20"/>
              <w:lang w:val="en-GB" w:eastAsia="en-GB"/>
            </w:rPr>
          </w:rPrChange>
        </w:rPr>
      </w:pPr>
      <w:ins w:id="2950" w:author="Marco Petri" w:date="2020-12-22T22:05:00Z">
        <w:r w:rsidRPr="00FE56D0">
          <w:rPr>
            <w:rFonts w:ascii="Courier New" w:eastAsia="Times New Roman" w:hAnsi="Courier New" w:cs="Courier New"/>
            <w:color w:val="000000"/>
            <w:sz w:val="16"/>
            <w:szCs w:val="16"/>
            <w:lang w:val="en-GB" w:eastAsia="en-GB"/>
            <w:rPrChange w:id="29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2952" w:author="Marco Petri" w:date="2020-12-22T22:07:00Z">
              <w:rPr>
                <w:rFonts w:ascii="Courier New" w:eastAsia="Times New Roman" w:hAnsi="Courier New" w:cs="Courier New"/>
                <w:color w:val="008000"/>
                <w:sz w:val="20"/>
                <w:szCs w:val="20"/>
                <w:lang w:val="en-GB" w:eastAsia="en-GB"/>
              </w:rPr>
            </w:rPrChange>
          </w:rPr>
          <w:t>//the ticket is no longer in the queue</w:t>
        </w:r>
      </w:ins>
    </w:p>
    <w:p w14:paraId="72458F68" w14:textId="77777777" w:rsidR="00E250F6" w:rsidRPr="00FE56D0" w:rsidRDefault="00E250F6" w:rsidP="00E250F6">
      <w:pPr>
        <w:shd w:val="clear" w:color="auto" w:fill="FFFFFF"/>
        <w:spacing w:line="240" w:lineRule="auto"/>
        <w:jc w:val="left"/>
        <w:rPr>
          <w:ins w:id="2953" w:author="Marco Petri" w:date="2020-12-22T22:05:00Z"/>
          <w:rFonts w:ascii="Courier New" w:eastAsia="Times New Roman" w:hAnsi="Courier New" w:cs="Courier New"/>
          <w:color w:val="000000"/>
          <w:sz w:val="16"/>
          <w:szCs w:val="16"/>
          <w:lang w:val="en-GB" w:eastAsia="en-GB"/>
          <w:rPrChange w:id="2954" w:author="Marco Petri" w:date="2020-12-22T22:07:00Z">
            <w:rPr>
              <w:ins w:id="2955" w:author="Marco Petri" w:date="2020-12-22T22:05:00Z"/>
              <w:rFonts w:ascii="Courier New" w:eastAsia="Times New Roman" w:hAnsi="Courier New" w:cs="Courier New"/>
              <w:color w:val="000000"/>
              <w:sz w:val="20"/>
              <w:szCs w:val="20"/>
              <w:lang w:val="en-GB" w:eastAsia="en-GB"/>
            </w:rPr>
          </w:rPrChange>
        </w:rPr>
      </w:pPr>
      <w:ins w:id="2956" w:author="Marco Petri" w:date="2020-12-22T22:05:00Z">
        <w:r w:rsidRPr="00FE56D0">
          <w:rPr>
            <w:rFonts w:ascii="Courier New" w:eastAsia="Times New Roman" w:hAnsi="Courier New" w:cs="Courier New"/>
            <w:color w:val="000000"/>
            <w:sz w:val="16"/>
            <w:szCs w:val="16"/>
            <w:lang w:val="en-GB" w:eastAsia="en-GB"/>
            <w:rPrChange w:id="295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958"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2959" w:author="Marco Petri" w:date="2020-12-22T22:07:00Z">
              <w:rPr>
                <w:rFonts w:ascii="Courier New" w:eastAsia="Times New Roman" w:hAnsi="Courier New" w:cs="Courier New"/>
                <w:color w:val="000000"/>
                <w:sz w:val="20"/>
                <w:szCs w:val="20"/>
                <w:lang w:val="en-GB" w:eastAsia="en-GB"/>
              </w:rPr>
            </w:rPrChange>
          </w:rPr>
          <w:t xml:space="preserve"> ticket:QueueTicket |</w:t>
        </w:r>
      </w:ins>
    </w:p>
    <w:p w14:paraId="719B8E73" w14:textId="77777777" w:rsidR="00E250F6" w:rsidRPr="00FE56D0" w:rsidRDefault="00E250F6" w:rsidP="00E250F6">
      <w:pPr>
        <w:shd w:val="clear" w:color="auto" w:fill="FFFFFF"/>
        <w:spacing w:line="240" w:lineRule="auto"/>
        <w:jc w:val="left"/>
        <w:rPr>
          <w:ins w:id="2960" w:author="Marco Petri" w:date="2020-12-22T22:05:00Z"/>
          <w:rFonts w:ascii="Courier New" w:eastAsia="Times New Roman" w:hAnsi="Courier New" w:cs="Courier New"/>
          <w:color w:val="000000"/>
          <w:sz w:val="16"/>
          <w:szCs w:val="16"/>
          <w:lang w:val="en-GB" w:eastAsia="en-GB"/>
          <w:rPrChange w:id="2961" w:author="Marco Petri" w:date="2020-12-22T22:07:00Z">
            <w:rPr>
              <w:ins w:id="2962" w:author="Marco Petri" w:date="2020-12-22T22:05:00Z"/>
              <w:rFonts w:ascii="Courier New" w:eastAsia="Times New Roman" w:hAnsi="Courier New" w:cs="Courier New"/>
              <w:color w:val="000000"/>
              <w:sz w:val="20"/>
              <w:szCs w:val="20"/>
              <w:lang w:val="en-GB" w:eastAsia="en-GB"/>
            </w:rPr>
          </w:rPrChange>
        </w:rPr>
      </w:pPr>
      <w:ins w:id="2963" w:author="Marco Petri" w:date="2020-12-22T22:05:00Z">
        <w:r w:rsidRPr="00FE56D0">
          <w:rPr>
            <w:rFonts w:ascii="Courier New" w:eastAsia="Times New Roman" w:hAnsi="Courier New" w:cs="Courier New"/>
            <w:color w:val="000000"/>
            <w:sz w:val="16"/>
            <w:szCs w:val="16"/>
            <w:lang w:val="en-GB" w:eastAsia="en-GB"/>
            <w:rPrChange w:id="2964"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296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966" w:author="Marco Petri" w:date="2020-12-22T22:07:00Z">
              <w:rPr>
                <w:rFonts w:ascii="Courier New" w:eastAsia="Times New Roman" w:hAnsi="Courier New" w:cs="Courier New"/>
                <w:color w:val="000000"/>
                <w:sz w:val="20"/>
                <w:szCs w:val="20"/>
                <w:lang w:val="en-GB" w:eastAsia="en-GB"/>
              </w:rPr>
            </w:rPrChange>
          </w:rPr>
          <w:t xml:space="preserve"> q.queueTickets.(t.next))</w:t>
        </w:r>
      </w:ins>
    </w:p>
    <w:p w14:paraId="77B4D3C6" w14:textId="77777777" w:rsidR="00E250F6" w:rsidRPr="00FE56D0" w:rsidRDefault="00E250F6" w:rsidP="00E250F6">
      <w:pPr>
        <w:shd w:val="clear" w:color="auto" w:fill="FFFFFF"/>
        <w:spacing w:line="240" w:lineRule="auto"/>
        <w:jc w:val="left"/>
        <w:rPr>
          <w:ins w:id="2967" w:author="Marco Petri" w:date="2020-12-22T22:05:00Z"/>
          <w:rFonts w:ascii="Courier New" w:eastAsia="Times New Roman" w:hAnsi="Courier New" w:cs="Courier New"/>
          <w:color w:val="000000"/>
          <w:sz w:val="16"/>
          <w:szCs w:val="16"/>
          <w:lang w:val="en-GB" w:eastAsia="en-GB"/>
          <w:rPrChange w:id="2968" w:author="Marco Petri" w:date="2020-12-22T22:07:00Z">
            <w:rPr>
              <w:ins w:id="2969" w:author="Marco Petri" w:date="2020-12-22T22:05:00Z"/>
              <w:rFonts w:ascii="Courier New" w:eastAsia="Times New Roman" w:hAnsi="Courier New" w:cs="Courier New"/>
              <w:color w:val="000000"/>
              <w:sz w:val="20"/>
              <w:szCs w:val="20"/>
              <w:lang w:val="en-GB" w:eastAsia="en-GB"/>
            </w:rPr>
          </w:rPrChange>
        </w:rPr>
      </w:pPr>
      <w:ins w:id="2970" w:author="Marco Petri" w:date="2020-12-22T22:05:00Z">
        <w:r w:rsidRPr="00FE56D0">
          <w:rPr>
            <w:rFonts w:ascii="Courier New" w:eastAsia="Times New Roman" w:hAnsi="Courier New" w:cs="Courier New"/>
            <w:color w:val="000000"/>
            <w:sz w:val="16"/>
            <w:szCs w:val="16"/>
            <w:lang w:val="en-GB" w:eastAsia="en-GB"/>
            <w:rPrChange w:id="297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2972" w:author="Marco Petri" w:date="2020-12-22T22:07:00Z">
              <w:rPr>
                <w:rFonts w:ascii="Courier New" w:eastAsia="Times New Roman" w:hAnsi="Courier New" w:cs="Courier New"/>
                <w:b/>
                <w:bCs/>
                <w:color w:val="0000FF"/>
                <w:sz w:val="20"/>
                <w:szCs w:val="20"/>
                <w:lang w:val="en-GB" w:eastAsia="en-GB"/>
              </w:rPr>
            </w:rPrChange>
          </w:rPr>
          <w:t>iff</w:t>
        </w:r>
      </w:ins>
    </w:p>
    <w:p w14:paraId="6F2D58D3" w14:textId="77777777" w:rsidR="00E250F6" w:rsidRPr="00FE56D0" w:rsidRDefault="00E250F6" w:rsidP="00E250F6">
      <w:pPr>
        <w:shd w:val="clear" w:color="auto" w:fill="FFFFFF"/>
        <w:spacing w:line="240" w:lineRule="auto"/>
        <w:jc w:val="left"/>
        <w:rPr>
          <w:ins w:id="2973" w:author="Marco Petri" w:date="2020-12-22T22:05:00Z"/>
          <w:rFonts w:ascii="Courier New" w:eastAsia="Times New Roman" w:hAnsi="Courier New" w:cs="Courier New"/>
          <w:color w:val="000000"/>
          <w:sz w:val="16"/>
          <w:szCs w:val="16"/>
          <w:lang w:val="en-GB" w:eastAsia="en-GB"/>
          <w:rPrChange w:id="2974" w:author="Marco Petri" w:date="2020-12-22T22:07:00Z">
            <w:rPr>
              <w:ins w:id="2975" w:author="Marco Petri" w:date="2020-12-22T22:05:00Z"/>
              <w:rFonts w:ascii="Courier New" w:eastAsia="Times New Roman" w:hAnsi="Courier New" w:cs="Courier New"/>
              <w:color w:val="000000"/>
              <w:sz w:val="20"/>
              <w:szCs w:val="20"/>
              <w:lang w:val="en-GB" w:eastAsia="en-GB"/>
            </w:rPr>
          </w:rPrChange>
        </w:rPr>
      </w:pPr>
      <w:ins w:id="2976" w:author="Marco Petri" w:date="2020-12-22T22:05:00Z">
        <w:r w:rsidRPr="00FE56D0">
          <w:rPr>
            <w:rFonts w:ascii="Courier New" w:eastAsia="Times New Roman" w:hAnsi="Courier New" w:cs="Courier New"/>
            <w:color w:val="000000"/>
            <w:sz w:val="16"/>
            <w:szCs w:val="16"/>
            <w:lang w:val="en-GB" w:eastAsia="en-GB"/>
            <w:rPrChange w:id="2977"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297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2979" w:author="Marco Petri" w:date="2020-12-22T22:07:00Z">
              <w:rPr>
                <w:rFonts w:ascii="Courier New" w:eastAsia="Times New Roman" w:hAnsi="Courier New" w:cs="Courier New"/>
                <w:color w:val="000000"/>
                <w:sz w:val="20"/>
                <w:szCs w:val="20"/>
                <w:lang w:val="en-GB" w:eastAsia="en-GB"/>
              </w:rPr>
            </w:rPrChange>
          </w:rPr>
          <w:t xml:space="preserve"> q.queueTickets.t </w:t>
        </w:r>
        <w:r w:rsidRPr="00FE56D0">
          <w:rPr>
            <w:rFonts w:ascii="Courier New" w:eastAsia="Times New Roman" w:hAnsi="Courier New" w:cs="Courier New"/>
            <w:b/>
            <w:bCs/>
            <w:color w:val="0000FF"/>
            <w:sz w:val="16"/>
            <w:szCs w:val="16"/>
            <w:lang w:val="en-GB" w:eastAsia="en-GB"/>
            <w:rPrChange w:id="2980"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2981" w:author="Marco Petri" w:date="2020-12-22T22:07:00Z">
              <w:rPr>
                <w:rFonts w:ascii="Courier New" w:eastAsia="Times New Roman" w:hAnsi="Courier New" w:cs="Courier New"/>
                <w:color w:val="000000"/>
                <w:sz w:val="20"/>
                <w:szCs w:val="20"/>
                <w:lang w:val="en-GB" w:eastAsia="en-GB"/>
              </w:rPr>
            </w:rPrChange>
          </w:rPr>
          <w:t xml:space="preserve"> ticket != qt)</w:t>
        </w:r>
      </w:ins>
    </w:p>
    <w:p w14:paraId="39B58745" w14:textId="77777777" w:rsidR="00E250F6" w:rsidRPr="00FE56D0" w:rsidRDefault="00E250F6" w:rsidP="00E250F6">
      <w:pPr>
        <w:shd w:val="clear" w:color="auto" w:fill="FFFFFF"/>
        <w:spacing w:line="240" w:lineRule="auto"/>
        <w:jc w:val="left"/>
        <w:rPr>
          <w:ins w:id="2982" w:author="Marco Petri" w:date="2020-12-22T22:05:00Z"/>
          <w:rFonts w:ascii="Courier New" w:eastAsia="Times New Roman" w:hAnsi="Courier New" w:cs="Courier New"/>
          <w:color w:val="000000"/>
          <w:sz w:val="16"/>
          <w:szCs w:val="16"/>
          <w:lang w:val="en-GB" w:eastAsia="en-GB"/>
          <w:rPrChange w:id="2983" w:author="Marco Petri" w:date="2020-12-22T22:07:00Z">
            <w:rPr>
              <w:ins w:id="2984" w:author="Marco Petri" w:date="2020-12-22T22:05:00Z"/>
              <w:rFonts w:ascii="Courier New" w:eastAsia="Times New Roman" w:hAnsi="Courier New" w:cs="Courier New"/>
              <w:color w:val="000000"/>
              <w:sz w:val="20"/>
              <w:szCs w:val="20"/>
              <w:lang w:val="en-GB" w:eastAsia="en-GB"/>
            </w:rPr>
          </w:rPrChange>
        </w:rPr>
      </w:pPr>
      <w:ins w:id="2985" w:author="Marco Petri" w:date="2020-12-22T22:05:00Z">
        <w:r w:rsidRPr="00FE56D0">
          <w:rPr>
            <w:rFonts w:ascii="Courier New" w:eastAsia="Times New Roman" w:hAnsi="Courier New" w:cs="Courier New"/>
            <w:color w:val="000000"/>
            <w:sz w:val="16"/>
            <w:szCs w:val="16"/>
            <w:lang w:val="en-GB" w:eastAsia="en-GB"/>
            <w:rPrChange w:id="2986" w:author="Marco Petri" w:date="2020-12-22T22:07:00Z">
              <w:rPr>
                <w:rFonts w:ascii="Courier New" w:eastAsia="Times New Roman" w:hAnsi="Courier New" w:cs="Courier New"/>
                <w:color w:val="000000"/>
                <w:sz w:val="20"/>
                <w:szCs w:val="20"/>
                <w:lang w:val="en-GB" w:eastAsia="en-GB"/>
              </w:rPr>
            </w:rPrChange>
          </w:rPr>
          <w:t>}</w:t>
        </w:r>
      </w:ins>
    </w:p>
    <w:p w14:paraId="04133C36" w14:textId="77777777" w:rsidR="00E250F6" w:rsidRPr="00FE56D0" w:rsidRDefault="00E250F6" w:rsidP="00E250F6">
      <w:pPr>
        <w:shd w:val="clear" w:color="auto" w:fill="FFFFFF"/>
        <w:spacing w:line="240" w:lineRule="auto"/>
        <w:jc w:val="left"/>
        <w:rPr>
          <w:ins w:id="2987" w:author="Marco Petri" w:date="2020-12-22T22:05:00Z"/>
          <w:rFonts w:ascii="Courier New" w:eastAsia="Times New Roman" w:hAnsi="Courier New" w:cs="Courier New"/>
          <w:color w:val="000000"/>
          <w:sz w:val="16"/>
          <w:szCs w:val="16"/>
          <w:lang w:val="en-GB" w:eastAsia="en-GB"/>
          <w:rPrChange w:id="2988" w:author="Marco Petri" w:date="2020-12-22T22:07:00Z">
            <w:rPr>
              <w:ins w:id="2989" w:author="Marco Petri" w:date="2020-12-22T22:05:00Z"/>
              <w:rFonts w:ascii="Courier New" w:eastAsia="Times New Roman" w:hAnsi="Courier New" w:cs="Courier New"/>
              <w:color w:val="000000"/>
              <w:sz w:val="20"/>
              <w:szCs w:val="20"/>
              <w:lang w:val="en-GB" w:eastAsia="en-GB"/>
            </w:rPr>
          </w:rPrChange>
        </w:rPr>
      </w:pPr>
    </w:p>
    <w:p w14:paraId="70F9846F" w14:textId="77777777" w:rsidR="00E250F6" w:rsidRPr="00FE56D0" w:rsidRDefault="00E250F6" w:rsidP="00E250F6">
      <w:pPr>
        <w:shd w:val="clear" w:color="auto" w:fill="FFFFFF"/>
        <w:spacing w:line="240" w:lineRule="auto"/>
        <w:jc w:val="left"/>
        <w:rPr>
          <w:ins w:id="2990" w:author="Marco Petri" w:date="2020-12-22T22:05:00Z"/>
          <w:rFonts w:ascii="Courier New" w:eastAsia="Times New Roman" w:hAnsi="Courier New" w:cs="Courier New"/>
          <w:color w:val="008000"/>
          <w:sz w:val="16"/>
          <w:szCs w:val="16"/>
          <w:lang w:val="en-GB" w:eastAsia="en-GB"/>
          <w:rPrChange w:id="2991" w:author="Marco Petri" w:date="2020-12-22T22:07:00Z">
            <w:rPr>
              <w:ins w:id="2992" w:author="Marco Petri" w:date="2020-12-22T22:05:00Z"/>
              <w:rFonts w:ascii="Courier New" w:eastAsia="Times New Roman" w:hAnsi="Courier New" w:cs="Courier New"/>
              <w:color w:val="008000"/>
              <w:sz w:val="20"/>
              <w:szCs w:val="20"/>
              <w:lang w:val="en-GB" w:eastAsia="en-GB"/>
            </w:rPr>
          </w:rPrChange>
        </w:rPr>
      </w:pPr>
      <w:ins w:id="2993" w:author="Marco Petri" w:date="2020-12-22T22:05:00Z">
        <w:r w:rsidRPr="00FE56D0">
          <w:rPr>
            <w:rFonts w:ascii="Courier New" w:eastAsia="Times New Roman" w:hAnsi="Courier New" w:cs="Courier New"/>
            <w:color w:val="008000"/>
            <w:sz w:val="16"/>
            <w:szCs w:val="16"/>
            <w:lang w:val="en-GB" w:eastAsia="en-GB"/>
            <w:rPrChange w:id="2994" w:author="Marco Petri" w:date="2020-12-22T22:07:00Z">
              <w:rPr>
                <w:rFonts w:ascii="Courier New" w:eastAsia="Times New Roman" w:hAnsi="Courier New" w:cs="Courier New"/>
                <w:color w:val="008000"/>
                <w:sz w:val="20"/>
                <w:szCs w:val="20"/>
                <w:lang w:val="en-GB" w:eastAsia="en-GB"/>
              </w:rPr>
            </w:rPrChange>
          </w:rPr>
          <w:t>//3. Book a visit</w:t>
        </w:r>
      </w:ins>
    </w:p>
    <w:p w14:paraId="2F5A8598" w14:textId="77777777" w:rsidR="00E250F6" w:rsidRPr="00FE56D0" w:rsidRDefault="00E250F6" w:rsidP="00E250F6">
      <w:pPr>
        <w:shd w:val="clear" w:color="auto" w:fill="FFFFFF"/>
        <w:spacing w:line="240" w:lineRule="auto"/>
        <w:jc w:val="left"/>
        <w:rPr>
          <w:ins w:id="2995" w:author="Marco Petri" w:date="2020-12-22T22:05:00Z"/>
          <w:rFonts w:ascii="Courier New" w:eastAsia="Times New Roman" w:hAnsi="Courier New" w:cs="Courier New"/>
          <w:color w:val="000000"/>
          <w:sz w:val="16"/>
          <w:szCs w:val="16"/>
          <w:lang w:val="en-GB" w:eastAsia="en-GB"/>
          <w:rPrChange w:id="2996" w:author="Marco Petri" w:date="2020-12-22T22:07:00Z">
            <w:rPr>
              <w:ins w:id="2997" w:author="Marco Petri" w:date="2020-12-22T22:05:00Z"/>
              <w:rFonts w:ascii="Courier New" w:eastAsia="Times New Roman" w:hAnsi="Courier New" w:cs="Courier New"/>
              <w:color w:val="000000"/>
              <w:sz w:val="20"/>
              <w:szCs w:val="20"/>
              <w:lang w:val="en-GB" w:eastAsia="en-GB"/>
            </w:rPr>
          </w:rPrChange>
        </w:rPr>
      </w:pPr>
      <w:ins w:id="2998" w:author="Marco Petri" w:date="2020-12-22T22:05:00Z">
        <w:r w:rsidRPr="00FE56D0">
          <w:rPr>
            <w:rFonts w:ascii="Courier New" w:eastAsia="Times New Roman" w:hAnsi="Courier New" w:cs="Courier New"/>
            <w:b/>
            <w:bCs/>
            <w:color w:val="0000FF"/>
            <w:sz w:val="16"/>
            <w:szCs w:val="16"/>
            <w:lang w:val="en-GB" w:eastAsia="en-GB"/>
            <w:rPrChange w:id="2999"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3000" w:author="Marco Petri" w:date="2020-12-22T22:07:00Z">
              <w:rPr>
                <w:rFonts w:ascii="Courier New" w:eastAsia="Times New Roman" w:hAnsi="Courier New" w:cs="Courier New"/>
                <w:color w:val="000000"/>
                <w:sz w:val="20"/>
                <w:szCs w:val="20"/>
                <w:lang w:val="en-GB" w:eastAsia="en-GB"/>
              </w:rPr>
            </w:rPrChange>
          </w:rPr>
          <w:t xml:space="preserve"> bookVisit[s:Store, b:Booking, c:Customer, t:Time]{</w:t>
        </w:r>
      </w:ins>
    </w:p>
    <w:p w14:paraId="3EC3E805" w14:textId="77777777" w:rsidR="00E250F6" w:rsidRPr="00FE56D0" w:rsidRDefault="00E250F6" w:rsidP="00E250F6">
      <w:pPr>
        <w:shd w:val="clear" w:color="auto" w:fill="FFFFFF"/>
        <w:spacing w:line="240" w:lineRule="auto"/>
        <w:jc w:val="left"/>
        <w:rPr>
          <w:ins w:id="3001" w:author="Marco Petri" w:date="2020-12-22T22:05:00Z"/>
          <w:rFonts w:ascii="Courier New" w:eastAsia="Times New Roman" w:hAnsi="Courier New" w:cs="Courier New"/>
          <w:color w:val="008000"/>
          <w:sz w:val="16"/>
          <w:szCs w:val="16"/>
          <w:lang w:val="en-GB" w:eastAsia="en-GB"/>
          <w:rPrChange w:id="3002" w:author="Marco Petri" w:date="2020-12-22T22:07:00Z">
            <w:rPr>
              <w:ins w:id="3003" w:author="Marco Petri" w:date="2020-12-22T22:05:00Z"/>
              <w:rFonts w:ascii="Courier New" w:eastAsia="Times New Roman" w:hAnsi="Courier New" w:cs="Courier New"/>
              <w:color w:val="008000"/>
              <w:sz w:val="20"/>
              <w:szCs w:val="20"/>
              <w:lang w:val="en-GB" w:eastAsia="en-GB"/>
            </w:rPr>
          </w:rPrChange>
        </w:rPr>
      </w:pPr>
      <w:ins w:id="3004" w:author="Marco Petri" w:date="2020-12-22T22:05:00Z">
        <w:r w:rsidRPr="00FE56D0">
          <w:rPr>
            <w:rFonts w:ascii="Courier New" w:eastAsia="Times New Roman" w:hAnsi="Courier New" w:cs="Courier New"/>
            <w:color w:val="000000"/>
            <w:sz w:val="16"/>
            <w:szCs w:val="16"/>
            <w:lang w:val="en-GB" w:eastAsia="en-GB"/>
            <w:rPrChange w:id="300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006" w:author="Marco Petri" w:date="2020-12-22T22:07:00Z">
              <w:rPr>
                <w:rFonts w:ascii="Courier New" w:eastAsia="Times New Roman" w:hAnsi="Courier New" w:cs="Courier New"/>
                <w:color w:val="008000"/>
                <w:sz w:val="20"/>
                <w:szCs w:val="20"/>
                <w:lang w:val="en-GB" w:eastAsia="en-GB"/>
              </w:rPr>
            </w:rPrChange>
          </w:rPr>
          <w:t>//preconditions</w:t>
        </w:r>
      </w:ins>
    </w:p>
    <w:p w14:paraId="7CA8CC73" w14:textId="77777777" w:rsidR="00E250F6" w:rsidRPr="00FE56D0" w:rsidRDefault="00E250F6" w:rsidP="00E250F6">
      <w:pPr>
        <w:shd w:val="clear" w:color="auto" w:fill="FFFFFF"/>
        <w:spacing w:line="240" w:lineRule="auto"/>
        <w:jc w:val="left"/>
        <w:rPr>
          <w:ins w:id="3007" w:author="Marco Petri" w:date="2020-12-22T22:05:00Z"/>
          <w:rFonts w:ascii="Courier New" w:eastAsia="Times New Roman" w:hAnsi="Courier New" w:cs="Courier New"/>
          <w:color w:val="000000"/>
          <w:sz w:val="16"/>
          <w:szCs w:val="16"/>
          <w:lang w:val="en-GB" w:eastAsia="en-GB"/>
          <w:rPrChange w:id="3008" w:author="Marco Petri" w:date="2020-12-22T22:07:00Z">
            <w:rPr>
              <w:ins w:id="3009" w:author="Marco Petri" w:date="2020-12-22T22:05:00Z"/>
              <w:rFonts w:ascii="Courier New" w:eastAsia="Times New Roman" w:hAnsi="Courier New" w:cs="Courier New"/>
              <w:color w:val="000000"/>
              <w:sz w:val="20"/>
              <w:szCs w:val="20"/>
              <w:lang w:val="en-GB" w:eastAsia="en-GB"/>
            </w:rPr>
          </w:rPrChange>
        </w:rPr>
      </w:pPr>
      <w:ins w:id="3010" w:author="Marco Petri" w:date="2020-12-22T22:05:00Z">
        <w:r w:rsidRPr="00FE56D0">
          <w:rPr>
            <w:rFonts w:ascii="Courier New" w:eastAsia="Times New Roman" w:hAnsi="Courier New" w:cs="Courier New"/>
            <w:color w:val="000000"/>
            <w:sz w:val="16"/>
            <w:szCs w:val="16"/>
            <w:lang w:val="en-GB" w:eastAsia="en-GB"/>
            <w:rPrChange w:id="301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012" w:author="Marco Petri" w:date="2020-12-22T22:07:00Z">
              <w:rPr>
                <w:rFonts w:ascii="Courier New" w:eastAsia="Times New Roman" w:hAnsi="Courier New" w:cs="Courier New"/>
                <w:color w:val="008000"/>
                <w:sz w:val="20"/>
                <w:szCs w:val="20"/>
                <w:lang w:val="en-GB" w:eastAsia="en-GB"/>
              </w:rPr>
            </w:rPrChange>
          </w:rPr>
          <w:t>/*the customer must own the new booking*/</w:t>
        </w:r>
      </w:ins>
    </w:p>
    <w:p w14:paraId="72B8404D" w14:textId="77777777" w:rsidR="00E250F6" w:rsidRPr="00FE56D0" w:rsidRDefault="00E250F6" w:rsidP="00E250F6">
      <w:pPr>
        <w:shd w:val="clear" w:color="auto" w:fill="FFFFFF"/>
        <w:spacing w:line="240" w:lineRule="auto"/>
        <w:jc w:val="left"/>
        <w:rPr>
          <w:ins w:id="3013" w:author="Marco Petri" w:date="2020-12-22T22:05:00Z"/>
          <w:rFonts w:ascii="Courier New" w:eastAsia="Times New Roman" w:hAnsi="Courier New" w:cs="Courier New"/>
          <w:color w:val="000000"/>
          <w:sz w:val="16"/>
          <w:szCs w:val="16"/>
          <w:lang w:val="en-GB" w:eastAsia="en-GB"/>
          <w:rPrChange w:id="3014" w:author="Marco Petri" w:date="2020-12-22T22:07:00Z">
            <w:rPr>
              <w:ins w:id="3015" w:author="Marco Petri" w:date="2020-12-22T22:05:00Z"/>
              <w:rFonts w:ascii="Courier New" w:eastAsia="Times New Roman" w:hAnsi="Courier New" w:cs="Courier New"/>
              <w:color w:val="000000"/>
              <w:sz w:val="20"/>
              <w:szCs w:val="20"/>
              <w:lang w:val="en-GB" w:eastAsia="en-GB"/>
            </w:rPr>
          </w:rPrChange>
        </w:rPr>
      </w:pPr>
      <w:ins w:id="3016" w:author="Marco Petri" w:date="2020-12-22T22:05:00Z">
        <w:r w:rsidRPr="00FE56D0">
          <w:rPr>
            <w:rFonts w:ascii="Courier New" w:eastAsia="Times New Roman" w:hAnsi="Courier New" w:cs="Courier New"/>
            <w:color w:val="000000"/>
            <w:sz w:val="16"/>
            <w:szCs w:val="16"/>
            <w:lang w:val="en-GB" w:eastAsia="en-GB"/>
            <w:rPrChange w:id="3017" w:author="Marco Petri" w:date="2020-12-22T22:07:00Z">
              <w:rPr>
                <w:rFonts w:ascii="Courier New" w:eastAsia="Times New Roman" w:hAnsi="Courier New" w:cs="Courier New"/>
                <w:color w:val="000000"/>
                <w:sz w:val="20"/>
                <w:szCs w:val="20"/>
                <w:lang w:val="en-GB" w:eastAsia="en-GB"/>
              </w:rPr>
            </w:rPrChange>
          </w:rPr>
          <w:t xml:space="preserve">    b.bookingTicket.ticketOwner = c</w:t>
        </w:r>
      </w:ins>
    </w:p>
    <w:p w14:paraId="2187B2CD" w14:textId="77777777" w:rsidR="00E250F6" w:rsidRPr="00FE56D0" w:rsidRDefault="00E250F6" w:rsidP="00E250F6">
      <w:pPr>
        <w:shd w:val="clear" w:color="auto" w:fill="FFFFFF"/>
        <w:spacing w:line="240" w:lineRule="auto"/>
        <w:jc w:val="left"/>
        <w:rPr>
          <w:ins w:id="3018" w:author="Marco Petri" w:date="2020-12-22T22:05:00Z"/>
          <w:rFonts w:ascii="Courier New" w:eastAsia="Times New Roman" w:hAnsi="Courier New" w:cs="Courier New"/>
          <w:color w:val="000000"/>
          <w:sz w:val="16"/>
          <w:szCs w:val="16"/>
          <w:lang w:val="en-GB" w:eastAsia="en-GB"/>
          <w:rPrChange w:id="3019" w:author="Marco Petri" w:date="2020-12-22T22:07:00Z">
            <w:rPr>
              <w:ins w:id="3020" w:author="Marco Petri" w:date="2020-12-22T22:05:00Z"/>
              <w:rFonts w:ascii="Courier New" w:eastAsia="Times New Roman" w:hAnsi="Courier New" w:cs="Courier New"/>
              <w:color w:val="000000"/>
              <w:sz w:val="20"/>
              <w:szCs w:val="20"/>
              <w:lang w:val="en-GB" w:eastAsia="en-GB"/>
            </w:rPr>
          </w:rPrChange>
        </w:rPr>
      </w:pPr>
      <w:ins w:id="3021" w:author="Marco Petri" w:date="2020-12-22T22:05:00Z">
        <w:r w:rsidRPr="00FE56D0">
          <w:rPr>
            <w:rFonts w:ascii="Courier New" w:eastAsia="Times New Roman" w:hAnsi="Courier New" w:cs="Courier New"/>
            <w:color w:val="000000"/>
            <w:sz w:val="16"/>
            <w:szCs w:val="16"/>
            <w:lang w:val="en-GB" w:eastAsia="en-GB"/>
            <w:rPrChange w:id="302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023" w:author="Marco Petri" w:date="2020-12-22T22:07:00Z">
              <w:rPr>
                <w:rFonts w:ascii="Courier New" w:eastAsia="Times New Roman" w:hAnsi="Courier New" w:cs="Courier New"/>
                <w:color w:val="008000"/>
                <w:sz w:val="20"/>
                <w:szCs w:val="20"/>
                <w:lang w:val="en-GB" w:eastAsia="en-GB"/>
              </w:rPr>
            </w:rPrChange>
          </w:rPr>
          <w:t>/*the new booking cannot overlap with any already existing booking for s*/</w:t>
        </w:r>
      </w:ins>
    </w:p>
    <w:p w14:paraId="6DE31A71" w14:textId="77777777" w:rsidR="00E250F6" w:rsidRPr="00FE56D0" w:rsidRDefault="00E250F6" w:rsidP="00E250F6">
      <w:pPr>
        <w:shd w:val="clear" w:color="auto" w:fill="FFFFFF"/>
        <w:spacing w:line="240" w:lineRule="auto"/>
        <w:jc w:val="left"/>
        <w:rPr>
          <w:ins w:id="3024" w:author="Marco Petri" w:date="2020-12-22T22:05:00Z"/>
          <w:rFonts w:ascii="Courier New" w:eastAsia="Times New Roman" w:hAnsi="Courier New" w:cs="Courier New"/>
          <w:color w:val="000000"/>
          <w:sz w:val="16"/>
          <w:szCs w:val="16"/>
          <w:lang w:val="en-GB" w:eastAsia="en-GB"/>
          <w:rPrChange w:id="3025" w:author="Marco Petri" w:date="2020-12-22T22:07:00Z">
            <w:rPr>
              <w:ins w:id="3026" w:author="Marco Petri" w:date="2020-12-22T22:05:00Z"/>
              <w:rFonts w:ascii="Courier New" w:eastAsia="Times New Roman" w:hAnsi="Courier New" w:cs="Courier New"/>
              <w:color w:val="000000"/>
              <w:sz w:val="20"/>
              <w:szCs w:val="20"/>
              <w:lang w:val="en-GB" w:eastAsia="en-GB"/>
            </w:rPr>
          </w:rPrChange>
        </w:rPr>
      </w:pPr>
      <w:ins w:id="3027" w:author="Marco Petri" w:date="2020-12-22T22:05:00Z">
        <w:r w:rsidRPr="00FE56D0">
          <w:rPr>
            <w:rFonts w:ascii="Courier New" w:eastAsia="Times New Roman" w:hAnsi="Courier New" w:cs="Courier New"/>
            <w:color w:val="000000"/>
            <w:sz w:val="16"/>
            <w:szCs w:val="16"/>
            <w:lang w:val="en-GB" w:eastAsia="en-GB"/>
            <w:rPrChange w:id="302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029"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3030" w:author="Marco Petri" w:date="2020-12-22T22:07:00Z">
              <w:rPr>
                <w:rFonts w:ascii="Courier New" w:eastAsia="Times New Roman" w:hAnsi="Courier New" w:cs="Courier New"/>
                <w:color w:val="000000"/>
                <w:sz w:val="20"/>
                <w:szCs w:val="20"/>
                <w:lang w:val="en-GB" w:eastAsia="en-GB"/>
              </w:rPr>
            </w:rPrChange>
          </w:rPr>
          <w:t xml:space="preserve"> ovlpBooking: Booking |</w:t>
        </w:r>
      </w:ins>
    </w:p>
    <w:p w14:paraId="3C7A5531" w14:textId="77777777" w:rsidR="00E250F6" w:rsidRPr="00FE56D0" w:rsidRDefault="00E250F6" w:rsidP="00E250F6">
      <w:pPr>
        <w:shd w:val="clear" w:color="auto" w:fill="FFFFFF"/>
        <w:spacing w:line="240" w:lineRule="auto"/>
        <w:jc w:val="left"/>
        <w:rPr>
          <w:ins w:id="3031" w:author="Marco Petri" w:date="2020-12-22T22:05:00Z"/>
          <w:rFonts w:ascii="Courier New" w:eastAsia="Times New Roman" w:hAnsi="Courier New" w:cs="Courier New"/>
          <w:color w:val="000000"/>
          <w:sz w:val="16"/>
          <w:szCs w:val="16"/>
          <w:lang w:val="en-GB" w:eastAsia="en-GB"/>
          <w:rPrChange w:id="3032" w:author="Marco Petri" w:date="2020-12-22T22:07:00Z">
            <w:rPr>
              <w:ins w:id="3033" w:author="Marco Petri" w:date="2020-12-22T22:05:00Z"/>
              <w:rFonts w:ascii="Courier New" w:eastAsia="Times New Roman" w:hAnsi="Courier New" w:cs="Courier New"/>
              <w:color w:val="000000"/>
              <w:sz w:val="20"/>
              <w:szCs w:val="20"/>
              <w:lang w:val="en-GB" w:eastAsia="en-GB"/>
            </w:rPr>
          </w:rPrChange>
        </w:rPr>
      </w:pPr>
      <w:ins w:id="3034" w:author="Marco Petri" w:date="2020-12-22T22:05:00Z">
        <w:r w:rsidRPr="00FE56D0">
          <w:rPr>
            <w:rFonts w:ascii="Courier New" w:eastAsia="Times New Roman" w:hAnsi="Courier New" w:cs="Courier New"/>
            <w:color w:val="000000"/>
            <w:sz w:val="16"/>
            <w:szCs w:val="16"/>
            <w:lang w:val="en-GB" w:eastAsia="en-GB"/>
            <w:rPrChange w:id="3035" w:author="Marco Petri" w:date="2020-12-22T22:07:00Z">
              <w:rPr>
                <w:rFonts w:ascii="Courier New" w:eastAsia="Times New Roman" w:hAnsi="Courier New" w:cs="Courier New"/>
                <w:color w:val="000000"/>
                <w:sz w:val="20"/>
                <w:szCs w:val="20"/>
                <w:lang w:val="en-GB" w:eastAsia="en-GB"/>
              </w:rPr>
            </w:rPrChange>
          </w:rPr>
          <w:t xml:space="preserve">        ovlpBooking </w:t>
        </w:r>
        <w:r w:rsidRPr="00FE56D0">
          <w:rPr>
            <w:rFonts w:ascii="Courier New" w:eastAsia="Times New Roman" w:hAnsi="Courier New" w:cs="Courier New"/>
            <w:b/>
            <w:bCs/>
            <w:color w:val="0000FF"/>
            <w:sz w:val="16"/>
            <w:szCs w:val="16"/>
            <w:lang w:val="en-GB" w:eastAsia="en-GB"/>
            <w:rPrChange w:id="303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037" w:author="Marco Petri" w:date="2020-12-22T22:07:00Z">
              <w:rPr>
                <w:rFonts w:ascii="Courier New" w:eastAsia="Times New Roman" w:hAnsi="Courier New" w:cs="Courier New"/>
                <w:color w:val="000000"/>
                <w:sz w:val="20"/>
                <w:szCs w:val="20"/>
                <w:lang w:val="en-GB" w:eastAsia="en-GB"/>
              </w:rPr>
            </w:rPrChange>
          </w:rPr>
          <w:t xml:space="preserve"> s.storeBookings.t </w:t>
        </w:r>
        <w:r w:rsidRPr="00FE56D0">
          <w:rPr>
            <w:rFonts w:ascii="Courier New" w:eastAsia="Times New Roman" w:hAnsi="Courier New" w:cs="Courier New"/>
            <w:b/>
            <w:bCs/>
            <w:color w:val="0000FF"/>
            <w:sz w:val="16"/>
            <w:szCs w:val="16"/>
            <w:lang w:val="en-GB" w:eastAsia="en-GB"/>
            <w:rPrChange w:id="3038" w:author="Marco Petri" w:date="2020-12-22T22:07:00Z">
              <w:rPr>
                <w:rFonts w:ascii="Courier New" w:eastAsia="Times New Roman" w:hAnsi="Courier New" w:cs="Courier New"/>
                <w:b/>
                <w:bCs/>
                <w:color w:val="0000FF"/>
                <w:sz w:val="20"/>
                <w:szCs w:val="20"/>
                <w:lang w:val="en-GB" w:eastAsia="en-GB"/>
              </w:rPr>
            </w:rPrChange>
          </w:rPr>
          <w:t>and</w:t>
        </w:r>
      </w:ins>
    </w:p>
    <w:p w14:paraId="3C230142" w14:textId="77777777" w:rsidR="00E250F6" w:rsidRPr="00FE56D0" w:rsidRDefault="00E250F6" w:rsidP="00E250F6">
      <w:pPr>
        <w:shd w:val="clear" w:color="auto" w:fill="FFFFFF"/>
        <w:spacing w:line="240" w:lineRule="auto"/>
        <w:jc w:val="left"/>
        <w:rPr>
          <w:ins w:id="3039" w:author="Marco Petri" w:date="2020-12-22T22:05:00Z"/>
          <w:rFonts w:ascii="Courier New" w:eastAsia="Times New Roman" w:hAnsi="Courier New" w:cs="Courier New"/>
          <w:color w:val="000000"/>
          <w:sz w:val="16"/>
          <w:szCs w:val="16"/>
          <w:lang w:val="en-GB" w:eastAsia="en-GB"/>
          <w:rPrChange w:id="3040" w:author="Marco Petri" w:date="2020-12-22T22:07:00Z">
            <w:rPr>
              <w:ins w:id="3041" w:author="Marco Petri" w:date="2020-12-22T22:05:00Z"/>
              <w:rFonts w:ascii="Courier New" w:eastAsia="Times New Roman" w:hAnsi="Courier New" w:cs="Courier New"/>
              <w:color w:val="000000"/>
              <w:sz w:val="20"/>
              <w:szCs w:val="20"/>
              <w:lang w:val="en-GB" w:eastAsia="en-GB"/>
            </w:rPr>
          </w:rPrChange>
        </w:rPr>
      </w:pPr>
      <w:ins w:id="3042" w:author="Marco Petri" w:date="2020-12-22T22:05:00Z">
        <w:r w:rsidRPr="00FE56D0">
          <w:rPr>
            <w:rFonts w:ascii="Courier New" w:eastAsia="Times New Roman" w:hAnsi="Courier New" w:cs="Courier New"/>
            <w:color w:val="000000"/>
            <w:sz w:val="16"/>
            <w:szCs w:val="16"/>
            <w:lang w:val="en-GB" w:eastAsia="en-GB"/>
            <w:rPrChange w:id="3043" w:author="Marco Petri" w:date="2020-12-22T22:07:00Z">
              <w:rPr>
                <w:rFonts w:ascii="Courier New" w:eastAsia="Times New Roman" w:hAnsi="Courier New" w:cs="Courier New"/>
                <w:color w:val="000000"/>
                <w:sz w:val="20"/>
                <w:szCs w:val="20"/>
                <w:lang w:val="en-GB" w:eastAsia="en-GB"/>
              </w:rPr>
            </w:rPrChange>
          </w:rPr>
          <w:t xml:space="preserve">        ovlpBooking.bookingDateTime = b.bookingDateTime </w:t>
        </w:r>
        <w:r w:rsidRPr="00FE56D0">
          <w:rPr>
            <w:rFonts w:ascii="Courier New" w:eastAsia="Times New Roman" w:hAnsi="Courier New" w:cs="Courier New"/>
            <w:b/>
            <w:bCs/>
            <w:color w:val="0000FF"/>
            <w:sz w:val="16"/>
            <w:szCs w:val="16"/>
            <w:lang w:val="en-GB" w:eastAsia="en-GB"/>
            <w:rPrChange w:id="3044"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3045" w:author="Marco Petri" w:date="2020-12-22T22:07:00Z">
              <w:rPr>
                <w:rFonts w:ascii="Courier New" w:eastAsia="Times New Roman" w:hAnsi="Courier New" w:cs="Courier New"/>
                <w:color w:val="000000"/>
                <w:sz w:val="20"/>
                <w:szCs w:val="20"/>
                <w:lang w:val="en-GB" w:eastAsia="en-GB"/>
              </w:rPr>
            </w:rPrChange>
          </w:rPr>
          <w:t xml:space="preserve">  </w:t>
        </w:r>
      </w:ins>
    </w:p>
    <w:p w14:paraId="25F40D41" w14:textId="77777777" w:rsidR="00E250F6" w:rsidRPr="00FE56D0" w:rsidRDefault="00E250F6" w:rsidP="00E250F6">
      <w:pPr>
        <w:shd w:val="clear" w:color="auto" w:fill="FFFFFF"/>
        <w:spacing w:line="240" w:lineRule="auto"/>
        <w:jc w:val="left"/>
        <w:rPr>
          <w:ins w:id="3046" w:author="Marco Petri" w:date="2020-12-22T22:05:00Z"/>
          <w:rFonts w:ascii="Courier New" w:eastAsia="Times New Roman" w:hAnsi="Courier New" w:cs="Courier New"/>
          <w:color w:val="000000"/>
          <w:sz w:val="16"/>
          <w:szCs w:val="16"/>
          <w:lang w:val="en-GB" w:eastAsia="en-GB"/>
          <w:rPrChange w:id="3047" w:author="Marco Petri" w:date="2020-12-22T22:07:00Z">
            <w:rPr>
              <w:ins w:id="3048" w:author="Marco Petri" w:date="2020-12-22T22:05:00Z"/>
              <w:rFonts w:ascii="Courier New" w:eastAsia="Times New Roman" w:hAnsi="Courier New" w:cs="Courier New"/>
              <w:color w:val="000000"/>
              <w:sz w:val="20"/>
              <w:szCs w:val="20"/>
              <w:lang w:val="en-GB" w:eastAsia="en-GB"/>
            </w:rPr>
          </w:rPrChange>
        </w:rPr>
      </w:pPr>
      <w:ins w:id="3049" w:author="Marco Petri" w:date="2020-12-22T22:05:00Z">
        <w:r w:rsidRPr="00FE56D0">
          <w:rPr>
            <w:rFonts w:ascii="Courier New" w:eastAsia="Times New Roman" w:hAnsi="Courier New" w:cs="Courier New"/>
            <w:color w:val="000000"/>
            <w:sz w:val="16"/>
            <w:szCs w:val="16"/>
            <w:lang w:val="en-GB" w:eastAsia="en-GB"/>
            <w:rPrChange w:id="3050" w:author="Marco Petri" w:date="2020-12-22T22:07:00Z">
              <w:rPr>
                <w:rFonts w:ascii="Courier New" w:eastAsia="Times New Roman" w:hAnsi="Courier New" w:cs="Courier New"/>
                <w:color w:val="000000"/>
                <w:sz w:val="20"/>
                <w:szCs w:val="20"/>
                <w:lang w:val="en-GB" w:eastAsia="en-GB"/>
              </w:rPr>
            </w:rPrChange>
          </w:rPr>
          <w:t xml:space="preserve">        b.bookingTicket.ticketOwner = ovlpBooking.bookingTicket.ticketOwner</w:t>
        </w:r>
      </w:ins>
    </w:p>
    <w:p w14:paraId="1EAD4D02" w14:textId="77777777" w:rsidR="00E250F6" w:rsidRPr="00FE56D0" w:rsidRDefault="00E250F6" w:rsidP="00E250F6">
      <w:pPr>
        <w:shd w:val="clear" w:color="auto" w:fill="FFFFFF"/>
        <w:spacing w:line="240" w:lineRule="auto"/>
        <w:jc w:val="left"/>
        <w:rPr>
          <w:ins w:id="3051" w:author="Marco Petri" w:date="2020-12-22T22:05:00Z"/>
          <w:rFonts w:ascii="Courier New" w:eastAsia="Times New Roman" w:hAnsi="Courier New" w:cs="Courier New"/>
          <w:color w:val="008000"/>
          <w:sz w:val="16"/>
          <w:szCs w:val="16"/>
          <w:lang w:val="en-GB" w:eastAsia="en-GB"/>
          <w:rPrChange w:id="3052" w:author="Marco Petri" w:date="2020-12-22T22:07:00Z">
            <w:rPr>
              <w:ins w:id="3053" w:author="Marco Petri" w:date="2020-12-22T22:05:00Z"/>
              <w:rFonts w:ascii="Courier New" w:eastAsia="Times New Roman" w:hAnsi="Courier New" w:cs="Courier New"/>
              <w:color w:val="008000"/>
              <w:sz w:val="20"/>
              <w:szCs w:val="20"/>
              <w:lang w:val="en-GB" w:eastAsia="en-GB"/>
            </w:rPr>
          </w:rPrChange>
        </w:rPr>
      </w:pPr>
      <w:ins w:id="3054" w:author="Marco Petri" w:date="2020-12-22T22:05:00Z">
        <w:r w:rsidRPr="00FE56D0">
          <w:rPr>
            <w:rFonts w:ascii="Courier New" w:eastAsia="Times New Roman" w:hAnsi="Courier New" w:cs="Courier New"/>
            <w:color w:val="000000"/>
            <w:sz w:val="16"/>
            <w:szCs w:val="16"/>
            <w:lang w:val="en-GB" w:eastAsia="en-GB"/>
            <w:rPrChange w:id="305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056" w:author="Marco Petri" w:date="2020-12-22T22:07:00Z">
              <w:rPr>
                <w:rFonts w:ascii="Courier New" w:eastAsia="Times New Roman" w:hAnsi="Courier New" w:cs="Courier New"/>
                <w:color w:val="008000"/>
                <w:sz w:val="20"/>
                <w:szCs w:val="20"/>
                <w:lang w:val="en-GB" w:eastAsia="en-GB"/>
              </w:rPr>
            </w:rPrChange>
          </w:rPr>
          <w:t>/*the new booking cannot overlap with any already existing booking for</w:t>
        </w:r>
      </w:ins>
    </w:p>
    <w:p w14:paraId="797009C2" w14:textId="77777777" w:rsidR="00E250F6" w:rsidRPr="00FE56D0" w:rsidRDefault="00E250F6" w:rsidP="00E250F6">
      <w:pPr>
        <w:shd w:val="clear" w:color="auto" w:fill="FFFFFF"/>
        <w:spacing w:line="240" w:lineRule="auto"/>
        <w:jc w:val="left"/>
        <w:rPr>
          <w:ins w:id="3057" w:author="Marco Petri" w:date="2020-12-22T22:05:00Z"/>
          <w:rFonts w:ascii="Courier New" w:eastAsia="Times New Roman" w:hAnsi="Courier New" w:cs="Courier New"/>
          <w:color w:val="000000"/>
          <w:sz w:val="16"/>
          <w:szCs w:val="16"/>
          <w:lang w:val="en-GB" w:eastAsia="en-GB"/>
          <w:rPrChange w:id="3058" w:author="Marco Petri" w:date="2020-12-22T22:07:00Z">
            <w:rPr>
              <w:ins w:id="3059" w:author="Marco Petri" w:date="2020-12-22T22:05:00Z"/>
              <w:rFonts w:ascii="Courier New" w:eastAsia="Times New Roman" w:hAnsi="Courier New" w:cs="Courier New"/>
              <w:color w:val="000000"/>
              <w:sz w:val="20"/>
              <w:szCs w:val="20"/>
              <w:lang w:val="en-GB" w:eastAsia="en-GB"/>
            </w:rPr>
          </w:rPrChange>
        </w:rPr>
      </w:pPr>
      <w:ins w:id="3060" w:author="Marco Petri" w:date="2020-12-22T22:05:00Z">
        <w:r w:rsidRPr="00FE56D0">
          <w:rPr>
            <w:rFonts w:ascii="Courier New" w:eastAsia="Times New Roman" w:hAnsi="Courier New" w:cs="Courier New"/>
            <w:color w:val="008000"/>
            <w:sz w:val="16"/>
            <w:szCs w:val="16"/>
            <w:lang w:val="en-GB" w:eastAsia="en-GB"/>
            <w:rPrChange w:id="3061" w:author="Marco Petri" w:date="2020-12-22T22:07:00Z">
              <w:rPr>
                <w:rFonts w:ascii="Courier New" w:eastAsia="Times New Roman" w:hAnsi="Courier New" w:cs="Courier New"/>
                <w:color w:val="008000"/>
                <w:sz w:val="20"/>
                <w:szCs w:val="20"/>
                <w:lang w:val="en-GB" w:eastAsia="en-GB"/>
              </w:rPr>
            </w:rPrChange>
          </w:rPr>
          <w:t xml:space="preserve">    any other store*/</w:t>
        </w:r>
      </w:ins>
    </w:p>
    <w:p w14:paraId="5A3354FB" w14:textId="77777777" w:rsidR="00E250F6" w:rsidRPr="00FE56D0" w:rsidRDefault="00E250F6" w:rsidP="00E250F6">
      <w:pPr>
        <w:shd w:val="clear" w:color="auto" w:fill="FFFFFF"/>
        <w:spacing w:line="240" w:lineRule="auto"/>
        <w:jc w:val="left"/>
        <w:rPr>
          <w:ins w:id="3062" w:author="Marco Petri" w:date="2020-12-22T22:05:00Z"/>
          <w:rFonts w:ascii="Courier New" w:eastAsia="Times New Roman" w:hAnsi="Courier New" w:cs="Courier New"/>
          <w:color w:val="000000"/>
          <w:sz w:val="16"/>
          <w:szCs w:val="16"/>
          <w:lang w:val="en-GB" w:eastAsia="en-GB"/>
          <w:rPrChange w:id="3063" w:author="Marco Petri" w:date="2020-12-22T22:07:00Z">
            <w:rPr>
              <w:ins w:id="3064" w:author="Marco Petri" w:date="2020-12-22T22:05:00Z"/>
              <w:rFonts w:ascii="Courier New" w:eastAsia="Times New Roman" w:hAnsi="Courier New" w:cs="Courier New"/>
              <w:color w:val="000000"/>
              <w:sz w:val="20"/>
              <w:szCs w:val="20"/>
              <w:lang w:val="en-GB" w:eastAsia="en-GB"/>
            </w:rPr>
          </w:rPrChange>
        </w:rPr>
      </w:pPr>
      <w:ins w:id="3065" w:author="Marco Petri" w:date="2020-12-22T22:05:00Z">
        <w:r w:rsidRPr="00FE56D0">
          <w:rPr>
            <w:rFonts w:ascii="Courier New" w:eastAsia="Times New Roman" w:hAnsi="Courier New" w:cs="Courier New"/>
            <w:color w:val="000000"/>
            <w:sz w:val="16"/>
            <w:szCs w:val="16"/>
            <w:lang w:val="en-GB" w:eastAsia="en-GB"/>
            <w:rPrChange w:id="306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067"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068" w:author="Marco Petri" w:date="2020-12-22T22:07:00Z">
              <w:rPr>
                <w:rFonts w:ascii="Courier New" w:eastAsia="Times New Roman" w:hAnsi="Courier New" w:cs="Courier New"/>
                <w:color w:val="000000"/>
                <w:sz w:val="20"/>
                <w:szCs w:val="20"/>
                <w:lang w:val="en-GB" w:eastAsia="en-GB"/>
              </w:rPr>
            </w:rPrChange>
          </w:rPr>
          <w:t xml:space="preserve"> s2:Store |</w:t>
        </w:r>
      </w:ins>
    </w:p>
    <w:p w14:paraId="7E50049C" w14:textId="77777777" w:rsidR="00E250F6" w:rsidRPr="00FE56D0" w:rsidRDefault="00E250F6" w:rsidP="00E250F6">
      <w:pPr>
        <w:shd w:val="clear" w:color="auto" w:fill="FFFFFF"/>
        <w:spacing w:line="240" w:lineRule="auto"/>
        <w:jc w:val="left"/>
        <w:rPr>
          <w:ins w:id="3069" w:author="Marco Petri" w:date="2020-12-22T22:05:00Z"/>
          <w:rFonts w:ascii="Courier New" w:eastAsia="Times New Roman" w:hAnsi="Courier New" w:cs="Courier New"/>
          <w:color w:val="000000"/>
          <w:sz w:val="16"/>
          <w:szCs w:val="16"/>
          <w:lang w:val="en-GB" w:eastAsia="en-GB"/>
          <w:rPrChange w:id="3070" w:author="Marco Petri" w:date="2020-12-22T22:07:00Z">
            <w:rPr>
              <w:ins w:id="3071" w:author="Marco Petri" w:date="2020-12-22T22:05:00Z"/>
              <w:rFonts w:ascii="Courier New" w:eastAsia="Times New Roman" w:hAnsi="Courier New" w:cs="Courier New"/>
              <w:color w:val="000000"/>
              <w:sz w:val="20"/>
              <w:szCs w:val="20"/>
              <w:lang w:val="en-GB" w:eastAsia="en-GB"/>
            </w:rPr>
          </w:rPrChange>
        </w:rPr>
      </w:pPr>
      <w:ins w:id="3072" w:author="Marco Petri" w:date="2020-12-22T22:05:00Z">
        <w:r w:rsidRPr="00FE56D0">
          <w:rPr>
            <w:rFonts w:ascii="Courier New" w:eastAsia="Times New Roman" w:hAnsi="Courier New" w:cs="Courier New"/>
            <w:color w:val="000000"/>
            <w:sz w:val="16"/>
            <w:szCs w:val="16"/>
            <w:lang w:val="en-GB" w:eastAsia="en-GB"/>
            <w:rPrChange w:id="3073" w:author="Marco Petri" w:date="2020-12-22T22:07:00Z">
              <w:rPr>
                <w:rFonts w:ascii="Courier New" w:eastAsia="Times New Roman" w:hAnsi="Courier New" w:cs="Courier New"/>
                <w:color w:val="000000"/>
                <w:sz w:val="20"/>
                <w:szCs w:val="20"/>
                <w:lang w:val="en-GB" w:eastAsia="en-GB"/>
              </w:rPr>
            </w:rPrChange>
          </w:rPr>
          <w:t xml:space="preserve">        s != s2 </w:t>
        </w:r>
        <w:r w:rsidRPr="00FE56D0">
          <w:rPr>
            <w:rFonts w:ascii="Courier New" w:eastAsia="Times New Roman" w:hAnsi="Courier New" w:cs="Courier New"/>
            <w:b/>
            <w:bCs/>
            <w:color w:val="0000FF"/>
            <w:sz w:val="16"/>
            <w:szCs w:val="16"/>
            <w:lang w:val="en-GB" w:eastAsia="en-GB"/>
            <w:rPrChange w:id="3074" w:author="Marco Petri" w:date="2020-12-22T22:07:00Z">
              <w:rPr>
                <w:rFonts w:ascii="Courier New" w:eastAsia="Times New Roman" w:hAnsi="Courier New" w:cs="Courier New"/>
                <w:b/>
                <w:bCs/>
                <w:color w:val="0000FF"/>
                <w:sz w:val="20"/>
                <w:szCs w:val="20"/>
                <w:lang w:val="en-GB" w:eastAsia="en-GB"/>
              </w:rPr>
            </w:rPrChange>
          </w:rPr>
          <w:t>implies</w:t>
        </w:r>
      </w:ins>
    </w:p>
    <w:p w14:paraId="5ECDD64C" w14:textId="77777777" w:rsidR="00E250F6" w:rsidRPr="00FE56D0" w:rsidRDefault="00E250F6" w:rsidP="00E250F6">
      <w:pPr>
        <w:shd w:val="clear" w:color="auto" w:fill="FFFFFF"/>
        <w:spacing w:line="240" w:lineRule="auto"/>
        <w:jc w:val="left"/>
        <w:rPr>
          <w:ins w:id="3075" w:author="Marco Petri" w:date="2020-12-22T22:05:00Z"/>
          <w:rFonts w:ascii="Courier New" w:eastAsia="Times New Roman" w:hAnsi="Courier New" w:cs="Courier New"/>
          <w:color w:val="000000"/>
          <w:sz w:val="16"/>
          <w:szCs w:val="16"/>
          <w:lang w:val="en-GB" w:eastAsia="en-GB"/>
          <w:rPrChange w:id="3076" w:author="Marco Petri" w:date="2020-12-22T22:07:00Z">
            <w:rPr>
              <w:ins w:id="3077" w:author="Marco Petri" w:date="2020-12-22T22:05:00Z"/>
              <w:rFonts w:ascii="Courier New" w:eastAsia="Times New Roman" w:hAnsi="Courier New" w:cs="Courier New"/>
              <w:color w:val="000000"/>
              <w:sz w:val="20"/>
              <w:szCs w:val="20"/>
              <w:lang w:val="en-GB" w:eastAsia="en-GB"/>
            </w:rPr>
          </w:rPrChange>
        </w:rPr>
      </w:pPr>
      <w:ins w:id="3078" w:author="Marco Petri" w:date="2020-12-22T22:05:00Z">
        <w:r w:rsidRPr="00FE56D0">
          <w:rPr>
            <w:rFonts w:ascii="Courier New" w:eastAsia="Times New Roman" w:hAnsi="Courier New" w:cs="Courier New"/>
            <w:color w:val="000000"/>
            <w:sz w:val="16"/>
            <w:szCs w:val="16"/>
            <w:lang w:val="en-GB" w:eastAsia="en-GB"/>
            <w:rPrChange w:id="3079" w:author="Marco Petri" w:date="2020-12-22T22:07:00Z">
              <w:rPr>
                <w:rFonts w:ascii="Courier New" w:eastAsia="Times New Roman" w:hAnsi="Courier New" w:cs="Courier New"/>
                <w:color w:val="000000"/>
                <w:sz w:val="20"/>
                <w:szCs w:val="20"/>
                <w:lang w:val="en-GB" w:eastAsia="en-GB"/>
              </w:rPr>
            </w:rPrChange>
          </w:rPr>
          <w:t xml:space="preserve">        (no ovlpBooking: Booking |</w:t>
        </w:r>
      </w:ins>
    </w:p>
    <w:p w14:paraId="19A304BE" w14:textId="77777777" w:rsidR="00E250F6" w:rsidRPr="00FE56D0" w:rsidRDefault="00E250F6" w:rsidP="00E250F6">
      <w:pPr>
        <w:shd w:val="clear" w:color="auto" w:fill="FFFFFF"/>
        <w:spacing w:line="240" w:lineRule="auto"/>
        <w:jc w:val="left"/>
        <w:rPr>
          <w:ins w:id="3080" w:author="Marco Petri" w:date="2020-12-22T22:05:00Z"/>
          <w:rFonts w:ascii="Courier New" w:eastAsia="Times New Roman" w:hAnsi="Courier New" w:cs="Courier New"/>
          <w:color w:val="000000"/>
          <w:sz w:val="16"/>
          <w:szCs w:val="16"/>
          <w:lang w:val="en-GB" w:eastAsia="en-GB"/>
          <w:rPrChange w:id="3081" w:author="Marco Petri" w:date="2020-12-22T22:07:00Z">
            <w:rPr>
              <w:ins w:id="3082" w:author="Marco Petri" w:date="2020-12-22T22:05:00Z"/>
              <w:rFonts w:ascii="Courier New" w:eastAsia="Times New Roman" w:hAnsi="Courier New" w:cs="Courier New"/>
              <w:color w:val="000000"/>
              <w:sz w:val="20"/>
              <w:szCs w:val="20"/>
              <w:lang w:val="en-GB" w:eastAsia="en-GB"/>
            </w:rPr>
          </w:rPrChange>
        </w:rPr>
      </w:pPr>
      <w:ins w:id="3083" w:author="Marco Petri" w:date="2020-12-22T22:05:00Z">
        <w:r w:rsidRPr="00FE56D0">
          <w:rPr>
            <w:rFonts w:ascii="Courier New" w:eastAsia="Times New Roman" w:hAnsi="Courier New" w:cs="Courier New"/>
            <w:color w:val="000000"/>
            <w:sz w:val="16"/>
            <w:szCs w:val="16"/>
            <w:lang w:val="en-GB" w:eastAsia="en-GB"/>
            <w:rPrChange w:id="3084" w:author="Marco Petri" w:date="2020-12-22T22:07:00Z">
              <w:rPr>
                <w:rFonts w:ascii="Courier New" w:eastAsia="Times New Roman" w:hAnsi="Courier New" w:cs="Courier New"/>
                <w:color w:val="000000"/>
                <w:sz w:val="20"/>
                <w:szCs w:val="20"/>
                <w:lang w:val="en-GB" w:eastAsia="en-GB"/>
              </w:rPr>
            </w:rPrChange>
          </w:rPr>
          <w:t xml:space="preserve">            ovlpBooking.bookingTicket.ticketOwner = c </w:t>
        </w:r>
        <w:r w:rsidRPr="00FE56D0">
          <w:rPr>
            <w:rFonts w:ascii="Courier New" w:eastAsia="Times New Roman" w:hAnsi="Courier New" w:cs="Courier New"/>
            <w:b/>
            <w:bCs/>
            <w:color w:val="0000FF"/>
            <w:sz w:val="16"/>
            <w:szCs w:val="16"/>
            <w:lang w:val="en-GB" w:eastAsia="en-GB"/>
            <w:rPrChange w:id="3085" w:author="Marco Petri" w:date="2020-12-22T22:07:00Z">
              <w:rPr>
                <w:rFonts w:ascii="Courier New" w:eastAsia="Times New Roman" w:hAnsi="Courier New" w:cs="Courier New"/>
                <w:b/>
                <w:bCs/>
                <w:color w:val="0000FF"/>
                <w:sz w:val="20"/>
                <w:szCs w:val="20"/>
                <w:lang w:val="en-GB" w:eastAsia="en-GB"/>
              </w:rPr>
            </w:rPrChange>
          </w:rPr>
          <w:t>and</w:t>
        </w:r>
      </w:ins>
    </w:p>
    <w:p w14:paraId="1DF9AC6A" w14:textId="77777777" w:rsidR="00E250F6" w:rsidRPr="00FE56D0" w:rsidRDefault="00E250F6" w:rsidP="00E250F6">
      <w:pPr>
        <w:shd w:val="clear" w:color="auto" w:fill="FFFFFF"/>
        <w:spacing w:line="240" w:lineRule="auto"/>
        <w:jc w:val="left"/>
        <w:rPr>
          <w:ins w:id="3086" w:author="Marco Petri" w:date="2020-12-22T22:05:00Z"/>
          <w:rFonts w:ascii="Courier New" w:eastAsia="Times New Roman" w:hAnsi="Courier New" w:cs="Courier New"/>
          <w:color w:val="000000"/>
          <w:sz w:val="16"/>
          <w:szCs w:val="16"/>
          <w:lang w:val="en-GB" w:eastAsia="en-GB"/>
          <w:rPrChange w:id="3087" w:author="Marco Petri" w:date="2020-12-22T22:07:00Z">
            <w:rPr>
              <w:ins w:id="3088" w:author="Marco Petri" w:date="2020-12-22T22:05:00Z"/>
              <w:rFonts w:ascii="Courier New" w:eastAsia="Times New Roman" w:hAnsi="Courier New" w:cs="Courier New"/>
              <w:color w:val="000000"/>
              <w:sz w:val="20"/>
              <w:szCs w:val="20"/>
              <w:lang w:val="en-GB" w:eastAsia="en-GB"/>
            </w:rPr>
          </w:rPrChange>
        </w:rPr>
      </w:pPr>
      <w:ins w:id="3089" w:author="Marco Petri" w:date="2020-12-22T22:05:00Z">
        <w:r w:rsidRPr="00FE56D0">
          <w:rPr>
            <w:rFonts w:ascii="Courier New" w:eastAsia="Times New Roman" w:hAnsi="Courier New" w:cs="Courier New"/>
            <w:color w:val="000000"/>
            <w:sz w:val="16"/>
            <w:szCs w:val="16"/>
            <w:lang w:val="en-GB" w:eastAsia="en-GB"/>
            <w:rPrChange w:id="3090" w:author="Marco Petri" w:date="2020-12-22T22:07:00Z">
              <w:rPr>
                <w:rFonts w:ascii="Courier New" w:eastAsia="Times New Roman" w:hAnsi="Courier New" w:cs="Courier New"/>
                <w:color w:val="000000"/>
                <w:sz w:val="20"/>
                <w:szCs w:val="20"/>
                <w:lang w:val="en-GB" w:eastAsia="en-GB"/>
              </w:rPr>
            </w:rPrChange>
          </w:rPr>
          <w:t xml:space="preserve">            ovlpBooking.bookingDateTime = b.bookingDateTime </w:t>
        </w:r>
        <w:r w:rsidRPr="00FE56D0">
          <w:rPr>
            <w:rFonts w:ascii="Courier New" w:eastAsia="Times New Roman" w:hAnsi="Courier New" w:cs="Courier New"/>
            <w:b/>
            <w:bCs/>
            <w:color w:val="0000FF"/>
            <w:sz w:val="16"/>
            <w:szCs w:val="16"/>
            <w:lang w:val="en-GB" w:eastAsia="en-GB"/>
            <w:rPrChange w:id="3091" w:author="Marco Petri" w:date="2020-12-22T22:07:00Z">
              <w:rPr>
                <w:rFonts w:ascii="Courier New" w:eastAsia="Times New Roman" w:hAnsi="Courier New" w:cs="Courier New"/>
                <w:b/>
                <w:bCs/>
                <w:color w:val="0000FF"/>
                <w:sz w:val="20"/>
                <w:szCs w:val="20"/>
                <w:lang w:val="en-GB" w:eastAsia="en-GB"/>
              </w:rPr>
            </w:rPrChange>
          </w:rPr>
          <w:t>and</w:t>
        </w:r>
      </w:ins>
    </w:p>
    <w:p w14:paraId="0E582B9D" w14:textId="77777777" w:rsidR="00E250F6" w:rsidRPr="00FE56D0" w:rsidRDefault="00E250F6" w:rsidP="00E250F6">
      <w:pPr>
        <w:shd w:val="clear" w:color="auto" w:fill="FFFFFF"/>
        <w:spacing w:line="240" w:lineRule="auto"/>
        <w:jc w:val="left"/>
        <w:rPr>
          <w:ins w:id="3092" w:author="Marco Petri" w:date="2020-12-22T22:05:00Z"/>
          <w:rFonts w:ascii="Courier New" w:eastAsia="Times New Roman" w:hAnsi="Courier New" w:cs="Courier New"/>
          <w:color w:val="000000"/>
          <w:sz w:val="16"/>
          <w:szCs w:val="16"/>
          <w:lang w:val="en-GB" w:eastAsia="en-GB"/>
          <w:rPrChange w:id="3093" w:author="Marco Petri" w:date="2020-12-22T22:07:00Z">
            <w:rPr>
              <w:ins w:id="3094" w:author="Marco Petri" w:date="2020-12-22T22:05:00Z"/>
              <w:rFonts w:ascii="Courier New" w:eastAsia="Times New Roman" w:hAnsi="Courier New" w:cs="Courier New"/>
              <w:color w:val="000000"/>
              <w:sz w:val="20"/>
              <w:szCs w:val="20"/>
              <w:lang w:val="en-GB" w:eastAsia="en-GB"/>
            </w:rPr>
          </w:rPrChange>
        </w:rPr>
      </w:pPr>
      <w:ins w:id="3095" w:author="Marco Petri" w:date="2020-12-22T22:05:00Z">
        <w:r w:rsidRPr="00FE56D0">
          <w:rPr>
            <w:rFonts w:ascii="Courier New" w:eastAsia="Times New Roman" w:hAnsi="Courier New" w:cs="Courier New"/>
            <w:color w:val="000000"/>
            <w:sz w:val="16"/>
            <w:szCs w:val="16"/>
            <w:lang w:val="en-GB" w:eastAsia="en-GB"/>
            <w:rPrChange w:id="3096" w:author="Marco Petri" w:date="2020-12-22T22:07:00Z">
              <w:rPr>
                <w:rFonts w:ascii="Courier New" w:eastAsia="Times New Roman" w:hAnsi="Courier New" w:cs="Courier New"/>
                <w:color w:val="000000"/>
                <w:sz w:val="20"/>
                <w:szCs w:val="20"/>
                <w:lang w:val="en-GB" w:eastAsia="en-GB"/>
              </w:rPr>
            </w:rPrChange>
          </w:rPr>
          <w:t xml:space="preserve">            ovlpBooking </w:t>
        </w:r>
        <w:r w:rsidRPr="00FE56D0">
          <w:rPr>
            <w:rFonts w:ascii="Courier New" w:eastAsia="Times New Roman" w:hAnsi="Courier New" w:cs="Courier New"/>
            <w:b/>
            <w:bCs/>
            <w:color w:val="0000FF"/>
            <w:sz w:val="16"/>
            <w:szCs w:val="16"/>
            <w:lang w:val="en-GB" w:eastAsia="en-GB"/>
            <w:rPrChange w:id="309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098" w:author="Marco Petri" w:date="2020-12-22T22:07:00Z">
              <w:rPr>
                <w:rFonts w:ascii="Courier New" w:eastAsia="Times New Roman" w:hAnsi="Courier New" w:cs="Courier New"/>
                <w:color w:val="000000"/>
                <w:sz w:val="20"/>
                <w:szCs w:val="20"/>
                <w:lang w:val="en-GB" w:eastAsia="en-GB"/>
              </w:rPr>
            </w:rPrChange>
          </w:rPr>
          <w:t xml:space="preserve"> s2.storeBookings.t)</w:t>
        </w:r>
      </w:ins>
    </w:p>
    <w:p w14:paraId="678DD5FD" w14:textId="77777777" w:rsidR="00E250F6" w:rsidRPr="00FE56D0" w:rsidRDefault="00E250F6" w:rsidP="00E250F6">
      <w:pPr>
        <w:shd w:val="clear" w:color="auto" w:fill="FFFFFF"/>
        <w:spacing w:line="240" w:lineRule="auto"/>
        <w:jc w:val="left"/>
        <w:rPr>
          <w:ins w:id="3099" w:author="Marco Petri" w:date="2020-12-22T22:05:00Z"/>
          <w:rFonts w:ascii="Courier New" w:eastAsia="Times New Roman" w:hAnsi="Courier New" w:cs="Courier New"/>
          <w:color w:val="000000"/>
          <w:sz w:val="16"/>
          <w:szCs w:val="16"/>
          <w:lang w:val="en-GB" w:eastAsia="en-GB"/>
          <w:rPrChange w:id="3100" w:author="Marco Petri" w:date="2020-12-22T22:07:00Z">
            <w:rPr>
              <w:ins w:id="3101" w:author="Marco Petri" w:date="2020-12-22T22:05:00Z"/>
              <w:rFonts w:ascii="Courier New" w:eastAsia="Times New Roman" w:hAnsi="Courier New" w:cs="Courier New"/>
              <w:color w:val="000000"/>
              <w:sz w:val="20"/>
              <w:szCs w:val="20"/>
              <w:lang w:val="en-GB" w:eastAsia="en-GB"/>
            </w:rPr>
          </w:rPrChange>
        </w:rPr>
      </w:pPr>
    </w:p>
    <w:p w14:paraId="47572E57" w14:textId="77777777" w:rsidR="00E250F6" w:rsidRPr="00FE56D0" w:rsidRDefault="00E250F6" w:rsidP="00E250F6">
      <w:pPr>
        <w:shd w:val="clear" w:color="auto" w:fill="FFFFFF"/>
        <w:spacing w:line="240" w:lineRule="auto"/>
        <w:jc w:val="left"/>
        <w:rPr>
          <w:ins w:id="3102" w:author="Marco Petri" w:date="2020-12-22T22:05:00Z"/>
          <w:rFonts w:ascii="Courier New" w:eastAsia="Times New Roman" w:hAnsi="Courier New" w:cs="Courier New"/>
          <w:color w:val="008000"/>
          <w:sz w:val="16"/>
          <w:szCs w:val="16"/>
          <w:lang w:val="en-GB" w:eastAsia="en-GB"/>
          <w:rPrChange w:id="3103" w:author="Marco Petri" w:date="2020-12-22T22:07:00Z">
            <w:rPr>
              <w:ins w:id="3104" w:author="Marco Petri" w:date="2020-12-22T22:05:00Z"/>
              <w:rFonts w:ascii="Courier New" w:eastAsia="Times New Roman" w:hAnsi="Courier New" w:cs="Courier New"/>
              <w:color w:val="008000"/>
              <w:sz w:val="20"/>
              <w:szCs w:val="20"/>
              <w:lang w:val="en-GB" w:eastAsia="en-GB"/>
            </w:rPr>
          </w:rPrChange>
        </w:rPr>
      </w:pPr>
      <w:ins w:id="3105" w:author="Marco Petri" w:date="2020-12-22T22:05:00Z">
        <w:r w:rsidRPr="00FE56D0">
          <w:rPr>
            <w:rFonts w:ascii="Courier New" w:eastAsia="Times New Roman" w:hAnsi="Courier New" w:cs="Courier New"/>
            <w:color w:val="000000"/>
            <w:sz w:val="16"/>
            <w:szCs w:val="16"/>
            <w:lang w:val="en-GB" w:eastAsia="en-GB"/>
            <w:rPrChange w:id="310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107" w:author="Marco Petri" w:date="2020-12-22T22:07:00Z">
              <w:rPr>
                <w:rFonts w:ascii="Courier New" w:eastAsia="Times New Roman" w:hAnsi="Courier New" w:cs="Courier New"/>
                <w:color w:val="008000"/>
                <w:sz w:val="20"/>
                <w:szCs w:val="20"/>
                <w:lang w:val="en-GB" w:eastAsia="en-GB"/>
              </w:rPr>
            </w:rPrChange>
          </w:rPr>
          <w:t>//postconditions</w:t>
        </w:r>
      </w:ins>
    </w:p>
    <w:p w14:paraId="76999ADD" w14:textId="77777777" w:rsidR="00E250F6" w:rsidRPr="00FE56D0" w:rsidRDefault="00E250F6" w:rsidP="00E250F6">
      <w:pPr>
        <w:shd w:val="clear" w:color="auto" w:fill="FFFFFF"/>
        <w:spacing w:line="240" w:lineRule="auto"/>
        <w:jc w:val="left"/>
        <w:rPr>
          <w:ins w:id="3108" w:author="Marco Petri" w:date="2020-12-22T22:05:00Z"/>
          <w:rFonts w:ascii="Courier New" w:eastAsia="Times New Roman" w:hAnsi="Courier New" w:cs="Courier New"/>
          <w:color w:val="008000"/>
          <w:sz w:val="16"/>
          <w:szCs w:val="16"/>
          <w:lang w:val="en-GB" w:eastAsia="en-GB"/>
          <w:rPrChange w:id="3109" w:author="Marco Petri" w:date="2020-12-22T22:07:00Z">
            <w:rPr>
              <w:ins w:id="3110" w:author="Marco Petri" w:date="2020-12-22T22:05:00Z"/>
              <w:rFonts w:ascii="Courier New" w:eastAsia="Times New Roman" w:hAnsi="Courier New" w:cs="Courier New"/>
              <w:color w:val="008000"/>
              <w:sz w:val="20"/>
              <w:szCs w:val="20"/>
              <w:lang w:val="en-GB" w:eastAsia="en-GB"/>
            </w:rPr>
          </w:rPrChange>
        </w:rPr>
      </w:pPr>
      <w:ins w:id="3111" w:author="Marco Petri" w:date="2020-12-22T22:05:00Z">
        <w:r w:rsidRPr="00FE56D0">
          <w:rPr>
            <w:rFonts w:ascii="Courier New" w:eastAsia="Times New Roman" w:hAnsi="Courier New" w:cs="Courier New"/>
            <w:color w:val="000000"/>
            <w:sz w:val="16"/>
            <w:szCs w:val="16"/>
            <w:lang w:val="en-GB" w:eastAsia="en-GB"/>
            <w:rPrChange w:id="311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113" w:author="Marco Petri" w:date="2020-12-22T22:07:00Z">
              <w:rPr>
                <w:rFonts w:ascii="Courier New" w:eastAsia="Times New Roman" w:hAnsi="Courier New" w:cs="Courier New"/>
                <w:color w:val="008000"/>
                <w:sz w:val="20"/>
                <w:szCs w:val="20"/>
                <w:lang w:val="en-GB" w:eastAsia="en-GB"/>
              </w:rPr>
            </w:rPrChange>
          </w:rPr>
          <w:t>/*at time t.next, the store will only have the bookings that it had</w:t>
        </w:r>
      </w:ins>
    </w:p>
    <w:p w14:paraId="7DD719A0" w14:textId="77777777" w:rsidR="00E250F6" w:rsidRPr="00FE56D0" w:rsidRDefault="00E250F6" w:rsidP="00E250F6">
      <w:pPr>
        <w:shd w:val="clear" w:color="auto" w:fill="FFFFFF"/>
        <w:spacing w:line="240" w:lineRule="auto"/>
        <w:jc w:val="left"/>
        <w:rPr>
          <w:ins w:id="3114" w:author="Marco Petri" w:date="2020-12-22T22:05:00Z"/>
          <w:rFonts w:ascii="Courier New" w:eastAsia="Times New Roman" w:hAnsi="Courier New" w:cs="Courier New"/>
          <w:color w:val="000000"/>
          <w:sz w:val="16"/>
          <w:szCs w:val="16"/>
          <w:lang w:val="en-GB" w:eastAsia="en-GB"/>
          <w:rPrChange w:id="3115" w:author="Marco Petri" w:date="2020-12-22T22:07:00Z">
            <w:rPr>
              <w:ins w:id="3116" w:author="Marco Petri" w:date="2020-12-22T22:05:00Z"/>
              <w:rFonts w:ascii="Courier New" w:eastAsia="Times New Roman" w:hAnsi="Courier New" w:cs="Courier New"/>
              <w:color w:val="000000"/>
              <w:sz w:val="20"/>
              <w:szCs w:val="20"/>
              <w:lang w:val="en-GB" w:eastAsia="en-GB"/>
            </w:rPr>
          </w:rPrChange>
        </w:rPr>
      </w:pPr>
      <w:ins w:id="3117" w:author="Marco Petri" w:date="2020-12-22T22:05:00Z">
        <w:r w:rsidRPr="00FE56D0">
          <w:rPr>
            <w:rFonts w:ascii="Courier New" w:eastAsia="Times New Roman" w:hAnsi="Courier New" w:cs="Courier New"/>
            <w:color w:val="008000"/>
            <w:sz w:val="16"/>
            <w:szCs w:val="16"/>
            <w:lang w:val="en-GB" w:eastAsia="en-GB"/>
            <w:rPrChange w:id="3118" w:author="Marco Petri" w:date="2020-12-22T22:07:00Z">
              <w:rPr>
                <w:rFonts w:ascii="Courier New" w:eastAsia="Times New Roman" w:hAnsi="Courier New" w:cs="Courier New"/>
                <w:color w:val="008000"/>
                <w:sz w:val="20"/>
                <w:szCs w:val="20"/>
                <w:lang w:val="en-GB" w:eastAsia="en-GB"/>
              </w:rPr>
            </w:rPrChange>
          </w:rPr>
          <w:t xml:space="preserve">        before + b*/</w:t>
        </w:r>
      </w:ins>
    </w:p>
    <w:p w14:paraId="3FFF0D61" w14:textId="77777777" w:rsidR="00E250F6" w:rsidRPr="00FE56D0" w:rsidRDefault="00E250F6" w:rsidP="00E250F6">
      <w:pPr>
        <w:shd w:val="clear" w:color="auto" w:fill="FFFFFF"/>
        <w:spacing w:line="240" w:lineRule="auto"/>
        <w:jc w:val="left"/>
        <w:rPr>
          <w:ins w:id="3119" w:author="Marco Petri" w:date="2020-12-22T22:05:00Z"/>
          <w:rFonts w:ascii="Courier New" w:eastAsia="Times New Roman" w:hAnsi="Courier New" w:cs="Courier New"/>
          <w:color w:val="000000"/>
          <w:sz w:val="16"/>
          <w:szCs w:val="16"/>
          <w:lang w:val="en-GB" w:eastAsia="en-GB"/>
          <w:rPrChange w:id="3120" w:author="Marco Petri" w:date="2020-12-22T22:07:00Z">
            <w:rPr>
              <w:ins w:id="3121" w:author="Marco Petri" w:date="2020-12-22T22:05:00Z"/>
              <w:rFonts w:ascii="Courier New" w:eastAsia="Times New Roman" w:hAnsi="Courier New" w:cs="Courier New"/>
              <w:color w:val="000000"/>
              <w:sz w:val="20"/>
              <w:szCs w:val="20"/>
              <w:lang w:val="en-GB" w:eastAsia="en-GB"/>
            </w:rPr>
          </w:rPrChange>
        </w:rPr>
      </w:pPr>
      <w:ins w:id="3122" w:author="Marco Petri" w:date="2020-12-22T22:05:00Z">
        <w:r w:rsidRPr="00FE56D0">
          <w:rPr>
            <w:rFonts w:ascii="Courier New" w:eastAsia="Times New Roman" w:hAnsi="Courier New" w:cs="Courier New"/>
            <w:color w:val="000000"/>
            <w:sz w:val="16"/>
            <w:szCs w:val="16"/>
            <w:lang w:val="en-GB" w:eastAsia="en-GB"/>
            <w:rPrChange w:id="312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12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125" w:author="Marco Petri" w:date="2020-12-22T22:07:00Z">
              <w:rPr>
                <w:rFonts w:ascii="Courier New" w:eastAsia="Times New Roman" w:hAnsi="Courier New" w:cs="Courier New"/>
                <w:color w:val="000000"/>
                <w:sz w:val="20"/>
                <w:szCs w:val="20"/>
                <w:lang w:val="en-GB" w:eastAsia="en-GB"/>
              </w:rPr>
            </w:rPrChange>
          </w:rPr>
          <w:t xml:space="preserve"> book:Booking |</w:t>
        </w:r>
      </w:ins>
    </w:p>
    <w:p w14:paraId="36B11EA0" w14:textId="77777777" w:rsidR="00E250F6" w:rsidRPr="00FE56D0" w:rsidRDefault="00E250F6" w:rsidP="00E250F6">
      <w:pPr>
        <w:shd w:val="clear" w:color="auto" w:fill="FFFFFF"/>
        <w:spacing w:line="240" w:lineRule="auto"/>
        <w:jc w:val="left"/>
        <w:rPr>
          <w:ins w:id="3126" w:author="Marco Petri" w:date="2020-12-22T22:05:00Z"/>
          <w:rFonts w:ascii="Courier New" w:eastAsia="Times New Roman" w:hAnsi="Courier New" w:cs="Courier New"/>
          <w:color w:val="000000"/>
          <w:sz w:val="16"/>
          <w:szCs w:val="16"/>
          <w:lang w:val="en-GB" w:eastAsia="en-GB"/>
          <w:rPrChange w:id="3127" w:author="Marco Petri" w:date="2020-12-22T22:07:00Z">
            <w:rPr>
              <w:ins w:id="3128" w:author="Marco Petri" w:date="2020-12-22T22:05:00Z"/>
              <w:rFonts w:ascii="Courier New" w:eastAsia="Times New Roman" w:hAnsi="Courier New" w:cs="Courier New"/>
              <w:color w:val="000000"/>
              <w:sz w:val="20"/>
              <w:szCs w:val="20"/>
              <w:lang w:val="en-GB" w:eastAsia="en-GB"/>
            </w:rPr>
          </w:rPrChange>
        </w:rPr>
      </w:pPr>
      <w:ins w:id="3129" w:author="Marco Petri" w:date="2020-12-22T22:05:00Z">
        <w:r w:rsidRPr="00FE56D0">
          <w:rPr>
            <w:rFonts w:ascii="Courier New" w:eastAsia="Times New Roman" w:hAnsi="Courier New" w:cs="Courier New"/>
            <w:color w:val="000000"/>
            <w:sz w:val="16"/>
            <w:szCs w:val="16"/>
            <w:lang w:val="en-GB" w:eastAsia="en-GB"/>
            <w:rPrChange w:id="3130" w:author="Marco Petri" w:date="2020-12-22T22:07:00Z">
              <w:rPr>
                <w:rFonts w:ascii="Courier New" w:eastAsia="Times New Roman" w:hAnsi="Courier New" w:cs="Courier New"/>
                <w:color w:val="000000"/>
                <w:sz w:val="20"/>
                <w:szCs w:val="20"/>
                <w:lang w:val="en-GB" w:eastAsia="en-GB"/>
              </w:rPr>
            </w:rPrChange>
          </w:rPr>
          <w:t xml:space="preserve">        (book </w:t>
        </w:r>
        <w:r w:rsidRPr="00FE56D0">
          <w:rPr>
            <w:rFonts w:ascii="Courier New" w:eastAsia="Times New Roman" w:hAnsi="Courier New" w:cs="Courier New"/>
            <w:b/>
            <w:bCs/>
            <w:color w:val="0000FF"/>
            <w:sz w:val="16"/>
            <w:szCs w:val="16"/>
            <w:lang w:val="en-GB" w:eastAsia="en-GB"/>
            <w:rPrChange w:id="313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132" w:author="Marco Petri" w:date="2020-12-22T22:07:00Z">
              <w:rPr>
                <w:rFonts w:ascii="Courier New" w:eastAsia="Times New Roman" w:hAnsi="Courier New" w:cs="Courier New"/>
                <w:color w:val="000000"/>
                <w:sz w:val="20"/>
                <w:szCs w:val="20"/>
                <w:lang w:val="en-GB" w:eastAsia="en-GB"/>
              </w:rPr>
            </w:rPrChange>
          </w:rPr>
          <w:t xml:space="preserve"> s.storeBookings.(t.next))</w:t>
        </w:r>
      </w:ins>
    </w:p>
    <w:p w14:paraId="43F0B88A" w14:textId="77777777" w:rsidR="00E250F6" w:rsidRPr="00FE56D0" w:rsidRDefault="00E250F6" w:rsidP="00E250F6">
      <w:pPr>
        <w:shd w:val="clear" w:color="auto" w:fill="FFFFFF"/>
        <w:spacing w:line="240" w:lineRule="auto"/>
        <w:jc w:val="left"/>
        <w:rPr>
          <w:ins w:id="3133" w:author="Marco Petri" w:date="2020-12-22T22:05:00Z"/>
          <w:rFonts w:ascii="Courier New" w:eastAsia="Times New Roman" w:hAnsi="Courier New" w:cs="Courier New"/>
          <w:color w:val="000000"/>
          <w:sz w:val="16"/>
          <w:szCs w:val="16"/>
          <w:lang w:val="en-GB" w:eastAsia="en-GB"/>
          <w:rPrChange w:id="3134" w:author="Marco Petri" w:date="2020-12-22T22:07:00Z">
            <w:rPr>
              <w:ins w:id="3135" w:author="Marco Petri" w:date="2020-12-22T22:05:00Z"/>
              <w:rFonts w:ascii="Courier New" w:eastAsia="Times New Roman" w:hAnsi="Courier New" w:cs="Courier New"/>
              <w:color w:val="000000"/>
              <w:sz w:val="20"/>
              <w:szCs w:val="20"/>
              <w:lang w:val="en-GB" w:eastAsia="en-GB"/>
            </w:rPr>
          </w:rPrChange>
        </w:rPr>
      </w:pPr>
      <w:ins w:id="3136" w:author="Marco Petri" w:date="2020-12-22T22:05:00Z">
        <w:r w:rsidRPr="00FE56D0">
          <w:rPr>
            <w:rFonts w:ascii="Courier New" w:eastAsia="Times New Roman" w:hAnsi="Courier New" w:cs="Courier New"/>
            <w:color w:val="000000"/>
            <w:sz w:val="16"/>
            <w:szCs w:val="16"/>
            <w:lang w:val="en-GB" w:eastAsia="en-GB"/>
            <w:rPrChange w:id="313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138" w:author="Marco Petri" w:date="2020-12-22T22:07:00Z">
              <w:rPr>
                <w:rFonts w:ascii="Courier New" w:eastAsia="Times New Roman" w:hAnsi="Courier New" w:cs="Courier New"/>
                <w:b/>
                <w:bCs/>
                <w:color w:val="0000FF"/>
                <w:sz w:val="20"/>
                <w:szCs w:val="20"/>
                <w:lang w:val="en-GB" w:eastAsia="en-GB"/>
              </w:rPr>
            </w:rPrChange>
          </w:rPr>
          <w:t>iff</w:t>
        </w:r>
      </w:ins>
    </w:p>
    <w:p w14:paraId="04E46CDD" w14:textId="77777777" w:rsidR="00E250F6" w:rsidRPr="00FE56D0" w:rsidRDefault="00E250F6" w:rsidP="00E250F6">
      <w:pPr>
        <w:shd w:val="clear" w:color="auto" w:fill="FFFFFF"/>
        <w:spacing w:line="240" w:lineRule="auto"/>
        <w:jc w:val="left"/>
        <w:rPr>
          <w:ins w:id="3139" w:author="Marco Petri" w:date="2020-12-22T22:05:00Z"/>
          <w:rFonts w:ascii="Courier New" w:eastAsia="Times New Roman" w:hAnsi="Courier New" w:cs="Courier New"/>
          <w:color w:val="000000"/>
          <w:sz w:val="16"/>
          <w:szCs w:val="16"/>
          <w:lang w:val="en-GB" w:eastAsia="en-GB"/>
          <w:rPrChange w:id="3140" w:author="Marco Petri" w:date="2020-12-22T22:07:00Z">
            <w:rPr>
              <w:ins w:id="3141" w:author="Marco Petri" w:date="2020-12-22T22:05:00Z"/>
              <w:rFonts w:ascii="Courier New" w:eastAsia="Times New Roman" w:hAnsi="Courier New" w:cs="Courier New"/>
              <w:color w:val="000000"/>
              <w:sz w:val="20"/>
              <w:szCs w:val="20"/>
              <w:lang w:val="en-GB" w:eastAsia="en-GB"/>
            </w:rPr>
          </w:rPrChange>
        </w:rPr>
      </w:pPr>
      <w:ins w:id="3142" w:author="Marco Petri" w:date="2020-12-22T22:05:00Z">
        <w:r w:rsidRPr="00FE56D0">
          <w:rPr>
            <w:rFonts w:ascii="Courier New" w:eastAsia="Times New Roman" w:hAnsi="Courier New" w:cs="Courier New"/>
            <w:color w:val="000000"/>
            <w:sz w:val="16"/>
            <w:szCs w:val="16"/>
            <w:lang w:val="en-GB" w:eastAsia="en-GB"/>
            <w:rPrChange w:id="3143" w:author="Marco Petri" w:date="2020-12-22T22:07:00Z">
              <w:rPr>
                <w:rFonts w:ascii="Courier New" w:eastAsia="Times New Roman" w:hAnsi="Courier New" w:cs="Courier New"/>
                <w:color w:val="000000"/>
                <w:sz w:val="20"/>
                <w:szCs w:val="20"/>
                <w:lang w:val="en-GB" w:eastAsia="en-GB"/>
              </w:rPr>
            </w:rPrChange>
          </w:rPr>
          <w:t xml:space="preserve">        (book = b </w:t>
        </w:r>
        <w:r w:rsidRPr="00FE56D0">
          <w:rPr>
            <w:rFonts w:ascii="Courier New" w:eastAsia="Times New Roman" w:hAnsi="Courier New" w:cs="Courier New"/>
            <w:b/>
            <w:bCs/>
            <w:color w:val="0000FF"/>
            <w:sz w:val="16"/>
            <w:szCs w:val="16"/>
            <w:lang w:val="en-GB" w:eastAsia="en-GB"/>
            <w:rPrChange w:id="3144"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3145" w:author="Marco Petri" w:date="2020-12-22T22:07:00Z">
              <w:rPr>
                <w:rFonts w:ascii="Courier New" w:eastAsia="Times New Roman" w:hAnsi="Courier New" w:cs="Courier New"/>
                <w:color w:val="000000"/>
                <w:sz w:val="20"/>
                <w:szCs w:val="20"/>
                <w:lang w:val="en-GB" w:eastAsia="en-GB"/>
              </w:rPr>
            </w:rPrChange>
          </w:rPr>
          <w:t xml:space="preserve"> book </w:t>
        </w:r>
        <w:r w:rsidRPr="00FE56D0">
          <w:rPr>
            <w:rFonts w:ascii="Courier New" w:eastAsia="Times New Roman" w:hAnsi="Courier New" w:cs="Courier New"/>
            <w:b/>
            <w:bCs/>
            <w:color w:val="0000FF"/>
            <w:sz w:val="16"/>
            <w:szCs w:val="16"/>
            <w:lang w:val="en-GB" w:eastAsia="en-GB"/>
            <w:rPrChange w:id="314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147" w:author="Marco Petri" w:date="2020-12-22T22:07:00Z">
              <w:rPr>
                <w:rFonts w:ascii="Courier New" w:eastAsia="Times New Roman" w:hAnsi="Courier New" w:cs="Courier New"/>
                <w:color w:val="000000"/>
                <w:sz w:val="20"/>
                <w:szCs w:val="20"/>
                <w:lang w:val="en-GB" w:eastAsia="en-GB"/>
              </w:rPr>
            </w:rPrChange>
          </w:rPr>
          <w:t xml:space="preserve"> s.storeBookings.t)</w:t>
        </w:r>
      </w:ins>
    </w:p>
    <w:p w14:paraId="4A310EE2" w14:textId="77777777" w:rsidR="00E250F6" w:rsidRPr="00FE56D0" w:rsidRDefault="00E250F6" w:rsidP="00E250F6">
      <w:pPr>
        <w:shd w:val="clear" w:color="auto" w:fill="FFFFFF"/>
        <w:spacing w:line="240" w:lineRule="auto"/>
        <w:jc w:val="left"/>
        <w:rPr>
          <w:ins w:id="3148" w:author="Marco Petri" w:date="2020-12-22T22:05:00Z"/>
          <w:rFonts w:ascii="Courier New" w:eastAsia="Times New Roman" w:hAnsi="Courier New" w:cs="Courier New"/>
          <w:color w:val="000000"/>
          <w:sz w:val="16"/>
          <w:szCs w:val="16"/>
          <w:lang w:val="en-GB" w:eastAsia="en-GB"/>
          <w:rPrChange w:id="3149" w:author="Marco Petri" w:date="2020-12-22T22:07:00Z">
            <w:rPr>
              <w:ins w:id="3150" w:author="Marco Petri" w:date="2020-12-22T22:05:00Z"/>
              <w:rFonts w:ascii="Courier New" w:eastAsia="Times New Roman" w:hAnsi="Courier New" w:cs="Courier New"/>
              <w:color w:val="000000"/>
              <w:sz w:val="20"/>
              <w:szCs w:val="20"/>
              <w:lang w:val="en-GB" w:eastAsia="en-GB"/>
            </w:rPr>
          </w:rPrChange>
        </w:rPr>
      </w:pPr>
      <w:ins w:id="3151" w:author="Marco Petri" w:date="2020-12-22T22:05:00Z">
        <w:r w:rsidRPr="00FE56D0">
          <w:rPr>
            <w:rFonts w:ascii="Courier New" w:eastAsia="Times New Roman" w:hAnsi="Courier New" w:cs="Courier New"/>
            <w:color w:val="000000"/>
            <w:sz w:val="16"/>
            <w:szCs w:val="16"/>
            <w:lang w:val="en-GB" w:eastAsia="en-GB"/>
            <w:rPrChange w:id="3152" w:author="Marco Petri" w:date="2020-12-22T22:07:00Z">
              <w:rPr>
                <w:rFonts w:ascii="Courier New" w:eastAsia="Times New Roman" w:hAnsi="Courier New" w:cs="Courier New"/>
                <w:color w:val="000000"/>
                <w:sz w:val="20"/>
                <w:szCs w:val="20"/>
                <w:lang w:val="en-GB" w:eastAsia="en-GB"/>
              </w:rPr>
            </w:rPrChange>
          </w:rPr>
          <w:t>}</w:t>
        </w:r>
      </w:ins>
    </w:p>
    <w:p w14:paraId="5714E192" w14:textId="77777777" w:rsidR="00E250F6" w:rsidRPr="00FE56D0" w:rsidRDefault="00E250F6" w:rsidP="00E250F6">
      <w:pPr>
        <w:shd w:val="clear" w:color="auto" w:fill="FFFFFF"/>
        <w:spacing w:line="240" w:lineRule="auto"/>
        <w:jc w:val="left"/>
        <w:rPr>
          <w:ins w:id="3153" w:author="Marco Petri" w:date="2020-12-22T22:05:00Z"/>
          <w:rFonts w:ascii="Courier New" w:eastAsia="Times New Roman" w:hAnsi="Courier New" w:cs="Courier New"/>
          <w:color w:val="000000"/>
          <w:sz w:val="16"/>
          <w:szCs w:val="16"/>
          <w:lang w:val="en-GB" w:eastAsia="en-GB"/>
          <w:rPrChange w:id="3154" w:author="Marco Petri" w:date="2020-12-22T22:07:00Z">
            <w:rPr>
              <w:ins w:id="3155" w:author="Marco Petri" w:date="2020-12-22T22:05:00Z"/>
              <w:rFonts w:ascii="Courier New" w:eastAsia="Times New Roman" w:hAnsi="Courier New" w:cs="Courier New"/>
              <w:color w:val="000000"/>
              <w:sz w:val="20"/>
              <w:szCs w:val="20"/>
              <w:lang w:val="en-GB" w:eastAsia="en-GB"/>
            </w:rPr>
          </w:rPrChange>
        </w:rPr>
      </w:pPr>
    </w:p>
    <w:p w14:paraId="571E8657" w14:textId="77777777" w:rsidR="00E250F6" w:rsidRPr="00FE56D0" w:rsidRDefault="00E250F6" w:rsidP="00E250F6">
      <w:pPr>
        <w:shd w:val="clear" w:color="auto" w:fill="FFFFFF"/>
        <w:spacing w:line="240" w:lineRule="auto"/>
        <w:jc w:val="left"/>
        <w:rPr>
          <w:ins w:id="3156" w:author="Marco Petri" w:date="2020-12-22T22:05:00Z"/>
          <w:rFonts w:ascii="Courier New" w:eastAsia="Times New Roman" w:hAnsi="Courier New" w:cs="Courier New"/>
          <w:color w:val="008000"/>
          <w:sz w:val="16"/>
          <w:szCs w:val="16"/>
          <w:lang w:val="en-GB" w:eastAsia="en-GB"/>
          <w:rPrChange w:id="3157" w:author="Marco Petri" w:date="2020-12-22T22:07:00Z">
            <w:rPr>
              <w:ins w:id="3158" w:author="Marco Petri" w:date="2020-12-22T22:05:00Z"/>
              <w:rFonts w:ascii="Courier New" w:eastAsia="Times New Roman" w:hAnsi="Courier New" w:cs="Courier New"/>
              <w:color w:val="008000"/>
              <w:sz w:val="20"/>
              <w:szCs w:val="20"/>
              <w:lang w:val="en-GB" w:eastAsia="en-GB"/>
            </w:rPr>
          </w:rPrChange>
        </w:rPr>
      </w:pPr>
      <w:ins w:id="3159" w:author="Marco Petri" w:date="2020-12-22T22:05:00Z">
        <w:r w:rsidRPr="00FE56D0">
          <w:rPr>
            <w:rFonts w:ascii="Courier New" w:eastAsia="Times New Roman" w:hAnsi="Courier New" w:cs="Courier New"/>
            <w:color w:val="008000"/>
            <w:sz w:val="16"/>
            <w:szCs w:val="16"/>
            <w:lang w:val="en-GB" w:eastAsia="en-GB"/>
            <w:rPrChange w:id="3160" w:author="Marco Petri" w:date="2020-12-22T22:07:00Z">
              <w:rPr>
                <w:rFonts w:ascii="Courier New" w:eastAsia="Times New Roman" w:hAnsi="Courier New" w:cs="Courier New"/>
                <w:color w:val="008000"/>
                <w:sz w:val="20"/>
                <w:szCs w:val="20"/>
                <w:lang w:val="en-GB" w:eastAsia="en-GB"/>
              </w:rPr>
            </w:rPrChange>
          </w:rPr>
          <w:t>//4. Delete a visit</w:t>
        </w:r>
      </w:ins>
    </w:p>
    <w:p w14:paraId="49148B73" w14:textId="77777777" w:rsidR="00E250F6" w:rsidRPr="00FE56D0" w:rsidRDefault="00E250F6" w:rsidP="00E250F6">
      <w:pPr>
        <w:shd w:val="clear" w:color="auto" w:fill="FFFFFF"/>
        <w:spacing w:line="240" w:lineRule="auto"/>
        <w:jc w:val="left"/>
        <w:rPr>
          <w:ins w:id="3161" w:author="Marco Petri" w:date="2020-12-22T22:05:00Z"/>
          <w:rFonts w:ascii="Courier New" w:eastAsia="Times New Roman" w:hAnsi="Courier New" w:cs="Courier New"/>
          <w:color w:val="000000"/>
          <w:sz w:val="16"/>
          <w:szCs w:val="16"/>
          <w:lang w:val="en-GB" w:eastAsia="en-GB"/>
          <w:rPrChange w:id="3162" w:author="Marco Petri" w:date="2020-12-22T22:07:00Z">
            <w:rPr>
              <w:ins w:id="3163" w:author="Marco Petri" w:date="2020-12-22T22:05:00Z"/>
              <w:rFonts w:ascii="Courier New" w:eastAsia="Times New Roman" w:hAnsi="Courier New" w:cs="Courier New"/>
              <w:color w:val="000000"/>
              <w:sz w:val="20"/>
              <w:szCs w:val="20"/>
              <w:lang w:val="en-GB" w:eastAsia="en-GB"/>
            </w:rPr>
          </w:rPrChange>
        </w:rPr>
      </w:pPr>
      <w:ins w:id="3164" w:author="Marco Petri" w:date="2020-12-22T22:05:00Z">
        <w:r w:rsidRPr="00FE56D0">
          <w:rPr>
            <w:rFonts w:ascii="Courier New" w:eastAsia="Times New Roman" w:hAnsi="Courier New" w:cs="Courier New"/>
            <w:b/>
            <w:bCs/>
            <w:color w:val="0000FF"/>
            <w:sz w:val="16"/>
            <w:szCs w:val="16"/>
            <w:lang w:val="en-GB" w:eastAsia="en-GB"/>
            <w:rPrChange w:id="3165"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3166" w:author="Marco Petri" w:date="2020-12-22T22:07:00Z">
              <w:rPr>
                <w:rFonts w:ascii="Courier New" w:eastAsia="Times New Roman" w:hAnsi="Courier New" w:cs="Courier New"/>
                <w:color w:val="000000"/>
                <w:sz w:val="20"/>
                <w:szCs w:val="20"/>
                <w:lang w:val="en-GB" w:eastAsia="en-GB"/>
              </w:rPr>
            </w:rPrChange>
          </w:rPr>
          <w:t xml:space="preserve"> deleteAVisit[ s:Store, c:Customer, b:Booking, t:Time] {</w:t>
        </w:r>
      </w:ins>
    </w:p>
    <w:p w14:paraId="34369E6F" w14:textId="77777777" w:rsidR="00E250F6" w:rsidRPr="00FE56D0" w:rsidRDefault="00E250F6" w:rsidP="00E250F6">
      <w:pPr>
        <w:shd w:val="clear" w:color="auto" w:fill="FFFFFF"/>
        <w:spacing w:line="240" w:lineRule="auto"/>
        <w:jc w:val="left"/>
        <w:rPr>
          <w:ins w:id="3167" w:author="Marco Petri" w:date="2020-12-22T22:05:00Z"/>
          <w:rFonts w:ascii="Courier New" w:eastAsia="Times New Roman" w:hAnsi="Courier New" w:cs="Courier New"/>
          <w:color w:val="008000"/>
          <w:sz w:val="16"/>
          <w:szCs w:val="16"/>
          <w:lang w:val="en-GB" w:eastAsia="en-GB"/>
          <w:rPrChange w:id="3168" w:author="Marco Petri" w:date="2020-12-22T22:07:00Z">
            <w:rPr>
              <w:ins w:id="3169" w:author="Marco Petri" w:date="2020-12-22T22:05:00Z"/>
              <w:rFonts w:ascii="Courier New" w:eastAsia="Times New Roman" w:hAnsi="Courier New" w:cs="Courier New"/>
              <w:color w:val="008000"/>
              <w:sz w:val="20"/>
              <w:szCs w:val="20"/>
              <w:lang w:val="en-GB" w:eastAsia="en-GB"/>
            </w:rPr>
          </w:rPrChange>
        </w:rPr>
      </w:pPr>
      <w:ins w:id="3170" w:author="Marco Petri" w:date="2020-12-22T22:05:00Z">
        <w:r w:rsidRPr="00FE56D0">
          <w:rPr>
            <w:rFonts w:ascii="Courier New" w:eastAsia="Times New Roman" w:hAnsi="Courier New" w:cs="Courier New"/>
            <w:color w:val="000000"/>
            <w:sz w:val="16"/>
            <w:szCs w:val="16"/>
            <w:lang w:val="en-GB" w:eastAsia="en-GB"/>
            <w:rPrChange w:id="317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172" w:author="Marco Petri" w:date="2020-12-22T22:07:00Z">
              <w:rPr>
                <w:rFonts w:ascii="Courier New" w:eastAsia="Times New Roman" w:hAnsi="Courier New" w:cs="Courier New"/>
                <w:color w:val="008000"/>
                <w:sz w:val="20"/>
                <w:szCs w:val="20"/>
                <w:lang w:val="en-GB" w:eastAsia="en-GB"/>
              </w:rPr>
            </w:rPrChange>
          </w:rPr>
          <w:t>// preconditions</w:t>
        </w:r>
      </w:ins>
    </w:p>
    <w:p w14:paraId="2E68D221" w14:textId="77777777" w:rsidR="00E250F6" w:rsidRPr="00FE56D0" w:rsidRDefault="00E250F6" w:rsidP="00E250F6">
      <w:pPr>
        <w:shd w:val="clear" w:color="auto" w:fill="FFFFFF"/>
        <w:spacing w:line="240" w:lineRule="auto"/>
        <w:jc w:val="left"/>
        <w:rPr>
          <w:ins w:id="3173" w:author="Marco Petri" w:date="2020-12-22T22:05:00Z"/>
          <w:rFonts w:ascii="Courier New" w:eastAsia="Times New Roman" w:hAnsi="Courier New" w:cs="Courier New"/>
          <w:color w:val="000000"/>
          <w:sz w:val="16"/>
          <w:szCs w:val="16"/>
          <w:lang w:val="en-GB" w:eastAsia="en-GB"/>
          <w:rPrChange w:id="3174" w:author="Marco Petri" w:date="2020-12-22T22:07:00Z">
            <w:rPr>
              <w:ins w:id="3175" w:author="Marco Petri" w:date="2020-12-22T22:05:00Z"/>
              <w:rFonts w:ascii="Courier New" w:eastAsia="Times New Roman" w:hAnsi="Courier New" w:cs="Courier New"/>
              <w:color w:val="000000"/>
              <w:sz w:val="20"/>
              <w:szCs w:val="20"/>
              <w:lang w:val="en-GB" w:eastAsia="en-GB"/>
            </w:rPr>
          </w:rPrChange>
        </w:rPr>
      </w:pPr>
      <w:ins w:id="3176" w:author="Marco Petri" w:date="2020-12-22T22:05:00Z">
        <w:r w:rsidRPr="00FE56D0">
          <w:rPr>
            <w:rFonts w:ascii="Courier New" w:eastAsia="Times New Roman" w:hAnsi="Courier New" w:cs="Courier New"/>
            <w:color w:val="000000"/>
            <w:sz w:val="16"/>
            <w:szCs w:val="16"/>
            <w:lang w:val="en-GB" w:eastAsia="en-GB"/>
            <w:rPrChange w:id="317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178" w:author="Marco Petri" w:date="2020-12-22T22:07:00Z">
              <w:rPr>
                <w:rFonts w:ascii="Courier New" w:eastAsia="Times New Roman" w:hAnsi="Courier New" w:cs="Courier New"/>
                <w:color w:val="008000"/>
                <w:sz w:val="20"/>
                <w:szCs w:val="20"/>
                <w:lang w:val="en-GB" w:eastAsia="en-GB"/>
              </w:rPr>
            </w:rPrChange>
          </w:rPr>
          <w:t>/*b must be in the store before*/</w:t>
        </w:r>
      </w:ins>
    </w:p>
    <w:p w14:paraId="0652129C" w14:textId="77777777" w:rsidR="00E250F6" w:rsidRPr="00FE56D0" w:rsidRDefault="00E250F6" w:rsidP="00E250F6">
      <w:pPr>
        <w:shd w:val="clear" w:color="auto" w:fill="FFFFFF"/>
        <w:spacing w:line="240" w:lineRule="auto"/>
        <w:jc w:val="left"/>
        <w:rPr>
          <w:ins w:id="3179" w:author="Marco Petri" w:date="2020-12-22T22:05:00Z"/>
          <w:rFonts w:ascii="Courier New" w:eastAsia="Times New Roman" w:hAnsi="Courier New" w:cs="Courier New"/>
          <w:color w:val="000000"/>
          <w:sz w:val="16"/>
          <w:szCs w:val="16"/>
          <w:lang w:val="en-GB" w:eastAsia="en-GB"/>
          <w:rPrChange w:id="3180" w:author="Marco Petri" w:date="2020-12-22T22:07:00Z">
            <w:rPr>
              <w:ins w:id="3181" w:author="Marco Petri" w:date="2020-12-22T22:05:00Z"/>
              <w:rFonts w:ascii="Courier New" w:eastAsia="Times New Roman" w:hAnsi="Courier New" w:cs="Courier New"/>
              <w:color w:val="000000"/>
              <w:sz w:val="20"/>
              <w:szCs w:val="20"/>
              <w:lang w:val="en-GB" w:eastAsia="en-GB"/>
            </w:rPr>
          </w:rPrChange>
        </w:rPr>
      </w:pPr>
      <w:ins w:id="3182" w:author="Marco Petri" w:date="2020-12-22T22:05:00Z">
        <w:r w:rsidRPr="00FE56D0">
          <w:rPr>
            <w:rFonts w:ascii="Courier New" w:eastAsia="Times New Roman" w:hAnsi="Courier New" w:cs="Courier New"/>
            <w:color w:val="000000"/>
            <w:sz w:val="16"/>
            <w:szCs w:val="16"/>
            <w:lang w:val="en-GB" w:eastAsia="en-GB"/>
            <w:rPrChange w:id="3183" w:author="Marco Petri" w:date="2020-12-22T22:07:00Z">
              <w:rPr>
                <w:rFonts w:ascii="Courier New" w:eastAsia="Times New Roman" w:hAnsi="Courier New" w:cs="Courier New"/>
                <w:color w:val="000000"/>
                <w:sz w:val="20"/>
                <w:szCs w:val="20"/>
                <w:lang w:val="en-GB" w:eastAsia="en-GB"/>
              </w:rPr>
            </w:rPrChange>
          </w:rPr>
          <w:t xml:space="preserve">    b </w:t>
        </w:r>
        <w:r w:rsidRPr="00FE56D0">
          <w:rPr>
            <w:rFonts w:ascii="Courier New" w:eastAsia="Times New Roman" w:hAnsi="Courier New" w:cs="Courier New"/>
            <w:b/>
            <w:bCs/>
            <w:color w:val="0000FF"/>
            <w:sz w:val="16"/>
            <w:szCs w:val="16"/>
            <w:lang w:val="en-GB" w:eastAsia="en-GB"/>
            <w:rPrChange w:id="318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185" w:author="Marco Petri" w:date="2020-12-22T22:07:00Z">
              <w:rPr>
                <w:rFonts w:ascii="Courier New" w:eastAsia="Times New Roman" w:hAnsi="Courier New" w:cs="Courier New"/>
                <w:color w:val="000000"/>
                <w:sz w:val="20"/>
                <w:szCs w:val="20"/>
                <w:lang w:val="en-GB" w:eastAsia="en-GB"/>
              </w:rPr>
            </w:rPrChange>
          </w:rPr>
          <w:t xml:space="preserve"> s.storeBookings.t</w:t>
        </w:r>
      </w:ins>
    </w:p>
    <w:p w14:paraId="15A09D40" w14:textId="77777777" w:rsidR="00E250F6" w:rsidRPr="00FE56D0" w:rsidRDefault="00E250F6" w:rsidP="00E250F6">
      <w:pPr>
        <w:shd w:val="clear" w:color="auto" w:fill="FFFFFF"/>
        <w:spacing w:line="240" w:lineRule="auto"/>
        <w:jc w:val="left"/>
        <w:rPr>
          <w:ins w:id="3186" w:author="Marco Petri" w:date="2020-12-22T22:05:00Z"/>
          <w:rFonts w:ascii="Courier New" w:eastAsia="Times New Roman" w:hAnsi="Courier New" w:cs="Courier New"/>
          <w:color w:val="000000"/>
          <w:sz w:val="16"/>
          <w:szCs w:val="16"/>
          <w:lang w:val="en-GB" w:eastAsia="en-GB"/>
          <w:rPrChange w:id="3187" w:author="Marco Petri" w:date="2020-12-22T22:07:00Z">
            <w:rPr>
              <w:ins w:id="3188" w:author="Marco Petri" w:date="2020-12-22T22:05:00Z"/>
              <w:rFonts w:ascii="Courier New" w:eastAsia="Times New Roman" w:hAnsi="Courier New" w:cs="Courier New"/>
              <w:color w:val="000000"/>
              <w:sz w:val="20"/>
              <w:szCs w:val="20"/>
              <w:lang w:val="en-GB" w:eastAsia="en-GB"/>
            </w:rPr>
          </w:rPrChange>
        </w:rPr>
      </w:pPr>
      <w:ins w:id="3189" w:author="Marco Petri" w:date="2020-12-22T22:05:00Z">
        <w:r w:rsidRPr="00FE56D0">
          <w:rPr>
            <w:rFonts w:ascii="Courier New" w:eastAsia="Times New Roman" w:hAnsi="Courier New" w:cs="Courier New"/>
            <w:color w:val="000000"/>
            <w:sz w:val="16"/>
            <w:szCs w:val="16"/>
            <w:lang w:val="en-GB" w:eastAsia="en-GB"/>
            <w:rPrChange w:id="319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191" w:author="Marco Petri" w:date="2020-12-22T22:07:00Z">
              <w:rPr>
                <w:rFonts w:ascii="Courier New" w:eastAsia="Times New Roman" w:hAnsi="Courier New" w:cs="Courier New"/>
                <w:color w:val="008000"/>
                <w:sz w:val="20"/>
                <w:szCs w:val="20"/>
                <w:lang w:val="en-GB" w:eastAsia="en-GB"/>
              </w:rPr>
            </w:rPrChange>
          </w:rPr>
          <w:t>/*b's customer must be c*/</w:t>
        </w:r>
      </w:ins>
    </w:p>
    <w:p w14:paraId="4DBD6B07" w14:textId="77777777" w:rsidR="00E250F6" w:rsidRPr="00FE56D0" w:rsidRDefault="00E250F6" w:rsidP="00E250F6">
      <w:pPr>
        <w:shd w:val="clear" w:color="auto" w:fill="FFFFFF"/>
        <w:spacing w:line="240" w:lineRule="auto"/>
        <w:jc w:val="left"/>
        <w:rPr>
          <w:ins w:id="3192" w:author="Marco Petri" w:date="2020-12-22T22:05:00Z"/>
          <w:rFonts w:ascii="Courier New" w:eastAsia="Times New Roman" w:hAnsi="Courier New" w:cs="Courier New"/>
          <w:color w:val="000000"/>
          <w:sz w:val="16"/>
          <w:szCs w:val="16"/>
          <w:lang w:val="en-GB" w:eastAsia="en-GB"/>
          <w:rPrChange w:id="3193" w:author="Marco Petri" w:date="2020-12-22T22:07:00Z">
            <w:rPr>
              <w:ins w:id="3194" w:author="Marco Petri" w:date="2020-12-22T22:05:00Z"/>
              <w:rFonts w:ascii="Courier New" w:eastAsia="Times New Roman" w:hAnsi="Courier New" w:cs="Courier New"/>
              <w:color w:val="000000"/>
              <w:sz w:val="20"/>
              <w:szCs w:val="20"/>
              <w:lang w:val="en-GB" w:eastAsia="en-GB"/>
            </w:rPr>
          </w:rPrChange>
        </w:rPr>
      </w:pPr>
      <w:ins w:id="3195" w:author="Marco Petri" w:date="2020-12-22T22:05:00Z">
        <w:r w:rsidRPr="00FE56D0">
          <w:rPr>
            <w:rFonts w:ascii="Courier New" w:eastAsia="Times New Roman" w:hAnsi="Courier New" w:cs="Courier New"/>
            <w:color w:val="000000"/>
            <w:sz w:val="16"/>
            <w:szCs w:val="16"/>
            <w:lang w:val="en-GB" w:eastAsia="en-GB"/>
            <w:rPrChange w:id="3196" w:author="Marco Petri" w:date="2020-12-22T22:07:00Z">
              <w:rPr>
                <w:rFonts w:ascii="Courier New" w:eastAsia="Times New Roman" w:hAnsi="Courier New" w:cs="Courier New"/>
                <w:color w:val="000000"/>
                <w:sz w:val="20"/>
                <w:szCs w:val="20"/>
                <w:lang w:val="en-GB" w:eastAsia="en-GB"/>
              </w:rPr>
            </w:rPrChange>
          </w:rPr>
          <w:t xml:space="preserve">    c = b.bookingTicket.ticketOwner</w:t>
        </w:r>
      </w:ins>
    </w:p>
    <w:p w14:paraId="76BFD005" w14:textId="77777777" w:rsidR="00E250F6" w:rsidRPr="00FE56D0" w:rsidRDefault="00E250F6" w:rsidP="00E250F6">
      <w:pPr>
        <w:shd w:val="clear" w:color="auto" w:fill="FFFFFF"/>
        <w:spacing w:line="240" w:lineRule="auto"/>
        <w:jc w:val="left"/>
        <w:rPr>
          <w:ins w:id="3197" w:author="Marco Petri" w:date="2020-12-22T22:05:00Z"/>
          <w:rFonts w:ascii="Courier New" w:eastAsia="Times New Roman" w:hAnsi="Courier New" w:cs="Courier New"/>
          <w:color w:val="000000"/>
          <w:sz w:val="16"/>
          <w:szCs w:val="16"/>
          <w:lang w:val="en-GB" w:eastAsia="en-GB"/>
          <w:rPrChange w:id="3198" w:author="Marco Petri" w:date="2020-12-22T22:07:00Z">
            <w:rPr>
              <w:ins w:id="3199" w:author="Marco Petri" w:date="2020-12-22T22:05:00Z"/>
              <w:rFonts w:ascii="Courier New" w:eastAsia="Times New Roman" w:hAnsi="Courier New" w:cs="Courier New"/>
              <w:color w:val="000000"/>
              <w:sz w:val="20"/>
              <w:szCs w:val="20"/>
              <w:lang w:val="en-GB" w:eastAsia="en-GB"/>
            </w:rPr>
          </w:rPrChange>
        </w:rPr>
      </w:pPr>
      <w:ins w:id="3200" w:author="Marco Petri" w:date="2020-12-22T22:05:00Z">
        <w:r w:rsidRPr="00FE56D0">
          <w:rPr>
            <w:rFonts w:ascii="Courier New" w:eastAsia="Times New Roman" w:hAnsi="Courier New" w:cs="Courier New"/>
            <w:color w:val="000000"/>
            <w:sz w:val="16"/>
            <w:szCs w:val="16"/>
            <w:lang w:val="en-GB" w:eastAsia="en-GB"/>
            <w:rPrChange w:id="3201" w:author="Marco Petri" w:date="2020-12-22T22:07:00Z">
              <w:rPr>
                <w:rFonts w:ascii="Courier New" w:eastAsia="Times New Roman" w:hAnsi="Courier New" w:cs="Courier New"/>
                <w:color w:val="000000"/>
                <w:sz w:val="20"/>
                <w:szCs w:val="20"/>
                <w:lang w:val="en-GB" w:eastAsia="en-GB"/>
              </w:rPr>
            </w:rPrChange>
          </w:rPr>
          <w:t xml:space="preserve">    </w:t>
        </w:r>
      </w:ins>
    </w:p>
    <w:p w14:paraId="379C3FE9" w14:textId="77777777" w:rsidR="00E250F6" w:rsidRPr="00FE56D0" w:rsidRDefault="00E250F6" w:rsidP="00E250F6">
      <w:pPr>
        <w:shd w:val="clear" w:color="auto" w:fill="FFFFFF"/>
        <w:spacing w:line="240" w:lineRule="auto"/>
        <w:jc w:val="left"/>
        <w:rPr>
          <w:ins w:id="3202" w:author="Marco Petri" w:date="2020-12-22T22:05:00Z"/>
          <w:rFonts w:ascii="Courier New" w:eastAsia="Times New Roman" w:hAnsi="Courier New" w:cs="Courier New"/>
          <w:color w:val="008000"/>
          <w:sz w:val="16"/>
          <w:szCs w:val="16"/>
          <w:lang w:val="en-GB" w:eastAsia="en-GB"/>
          <w:rPrChange w:id="3203" w:author="Marco Petri" w:date="2020-12-22T22:07:00Z">
            <w:rPr>
              <w:ins w:id="3204" w:author="Marco Petri" w:date="2020-12-22T22:05:00Z"/>
              <w:rFonts w:ascii="Courier New" w:eastAsia="Times New Roman" w:hAnsi="Courier New" w:cs="Courier New"/>
              <w:color w:val="008000"/>
              <w:sz w:val="20"/>
              <w:szCs w:val="20"/>
              <w:lang w:val="en-GB" w:eastAsia="en-GB"/>
            </w:rPr>
          </w:rPrChange>
        </w:rPr>
      </w:pPr>
      <w:ins w:id="3205" w:author="Marco Petri" w:date="2020-12-22T22:05:00Z">
        <w:r w:rsidRPr="00FE56D0">
          <w:rPr>
            <w:rFonts w:ascii="Courier New" w:eastAsia="Times New Roman" w:hAnsi="Courier New" w:cs="Courier New"/>
            <w:color w:val="000000"/>
            <w:sz w:val="16"/>
            <w:szCs w:val="16"/>
            <w:lang w:val="en-GB" w:eastAsia="en-GB"/>
            <w:rPrChange w:id="320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207" w:author="Marco Petri" w:date="2020-12-22T22:07:00Z">
              <w:rPr>
                <w:rFonts w:ascii="Courier New" w:eastAsia="Times New Roman" w:hAnsi="Courier New" w:cs="Courier New"/>
                <w:color w:val="008000"/>
                <w:sz w:val="20"/>
                <w:szCs w:val="20"/>
                <w:lang w:val="en-GB" w:eastAsia="en-GB"/>
              </w:rPr>
            </w:rPrChange>
          </w:rPr>
          <w:t>// postconditions</w:t>
        </w:r>
      </w:ins>
    </w:p>
    <w:p w14:paraId="004C9D4C" w14:textId="77777777" w:rsidR="00E250F6" w:rsidRPr="00FE56D0" w:rsidRDefault="00E250F6" w:rsidP="00E250F6">
      <w:pPr>
        <w:shd w:val="clear" w:color="auto" w:fill="FFFFFF"/>
        <w:spacing w:line="240" w:lineRule="auto"/>
        <w:jc w:val="left"/>
        <w:rPr>
          <w:ins w:id="3208" w:author="Marco Petri" w:date="2020-12-22T22:05:00Z"/>
          <w:rFonts w:ascii="Courier New" w:eastAsia="Times New Roman" w:hAnsi="Courier New" w:cs="Courier New"/>
          <w:color w:val="008000"/>
          <w:sz w:val="16"/>
          <w:szCs w:val="16"/>
          <w:lang w:val="en-GB" w:eastAsia="en-GB"/>
          <w:rPrChange w:id="3209" w:author="Marco Petri" w:date="2020-12-22T22:07:00Z">
            <w:rPr>
              <w:ins w:id="3210" w:author="Marco Petri" w:date="2020-12-22T22:05:00Z"/>
              <w:rFonts w:ascii="Courier New" w:eastAsia="Times New Roman" w:hAnsi="Courier New" w:cs="Courier New"/>
              <w:color w:val="008000"/>
              <w:sz w:val="20"/>
              <w:szCs w:val="20"/>
              <w:lang w:val="en-GB" w:eastAsia="en-GB"/>
            </w:rPr>
          </w:rPrChange>
        </w:rPr>
      </w:pPr>
      <w:ins w:id="3211" w:author="Marco Petri" w:date="2020-12-22T22:05:00Z">
        <w:r w:rsidRPr="00FE56D0">
          <w:rPr>
            <w:rFonts w:ascii="Courier New" w:eastAsia="Times New Roman" w:hAnsi="Courier New" w:cs="Courier New"/>
            <w:color w:val="000000"/>
            <w:sz w:val="16"/>
            <w:szCs w:val="16"/>
            <w:lang w:val="en-GB" w:eastAsia="en-GB"/>
            <w:rPrChange w:id="321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213" w:author="Marco Petri" w:date="2020-12-22T22:07:00Z">
              <w:rPr>
                <w:rFonts w:ascii="Courier New" w:eastAsia="Times New Roman" w:hAnsi="Courier New" w:cs="Courier New"/>
                <w:color w:val="008000"/>
                <w:sz w:val="20"/>
                <w:szCs w:val="20"/>
                <w:lang w:val="en-GB" w:eastAsia="en-GB"/>
              </w:rPr>
            </w:rPrChange>
          </w:rPr>
          <w:t>/*if a booking was in the store before and is different from b, it</w:t>
        </w:r>
      </w:ins>
    </w:p>
    <w:p w14:paraId="163B234F" w14:textId="77777777" w:rsidR="00E250F6" w:rsidRPr="00FE56D0" w:rsidRDefault="00E250F6" w:rsidP="00E250F6">
      <w:pPr>
        <w:shd w:val="clear" w:color="auto" w:fill="FFFFFF"/>
        <w:spacing w:line="240" w:lineRule="auto"/>
        <w:jc w:val="left"/>
        <w:rPr>
          <w:ins w:id="3214" w:author="Marco Petri" w:date="2020-12-22T22:05:00Z"/>
          <w:rFonts w:ascii="Courier New" w:eastAsia="Times New Roman" w:hAnsi="Courier New" w:cs="Courier New"/>
          <w:color w:val="000000"/>
          <w:sz w:val="16"/>
          <w:szCs w:val="16"/>
          <w:lang w:val="en-GB" w:eastAsia="en-GB"/>
          <w:rPrChange w:id="3215" w:author="Marco Petri" w:date="2020-12-22T22:07:00Z">
            <w:rPr>
              <w:ins w:id="3216" w:author="Marco Petri" w:date="2020-12-22T22:05:00Z"/>
              <w:rFonts w:ascii="Courier New" w:eastAsia="Times New Roman" w:hAnsi="Courier New" w:cs="Courier New"/>
              <w:color w:val="000000"/>
              <w:sz w:val="20"/>
              <w:szCs w:val="20"/>
              <w:lang w:val="en-GB" w:eastAsia="en-GB"/>
            </w:rPr>
          </w:rPrChange>
        </w:rPr>
      </w:pPr>
      <w:ins w:id="3217" w:author="Marco Petri" w:date="2020-12-22T22:05:00Z">
        <w:r w:rsidRPr="00FE56D0">
          <w:rPr>
            <w:rFonts w:ascii="Courier New" w:eastAsia="Times New Roman" w:hAnsi="Courier New" w:cs="Courier New"/>
            <w:color w:val="008000"/>
            <w:sz w:val="16"/>
            <w:szCs w:val="16"/>
            <w:lang w:val="en-GB" w:eastAsia="en-GB"/>
            <w:rPrChange w:id="3218" w:author="Marco Petri" w:date="2020-12-22T22:07:00Z">
              <w:rPr>
                <w:rFonts w:ascii="Courier New" w:eastAsia="Times New Roman" w:hAnsi="Courier New" w:cs="Courier New"/>
                <w:color w:val="008000"/>
                <w:sz w:val="20"/>
                <w:szCs w:val="20"/>
                <w:lang w:val="en-GB" w:eastAsia="en-GB"/>
              </w:rPr>
            </w:rPrChange>
          </w:rPr>
          <w:t xml:space="preserve">    is in the store afterwards */</w:t>
        </w:r>
      </w:ins>
    </w:p>
    <w:p w14:paraId="75C6581A" w14:textId="77777777" w:rsidR="00E250F6" w:rsidRPr="00FE56D0" w:rsidRDefault="00E250F6" w:rsidP="00E250F6">
      <w:pPr>
        <w:shd w:val="clear" w:color="auto" w:fill="FFFFFF"/>
        <w:spacing w:line="240" w:lineRule="auto"/>
        <w:jc w:val="left"/>
        <w:rPr>
          <w:ins w:id="3219" w:author="Marco Petri" w:date="2020-12-22T22:05:00Z"/>
          <w:rFonts w:ascii="Courier New" w:eastAsia="Times New Roman" w:hAnsi="Courier New" w:cs="Courier New"/>
          <w:color w:val="000000"/>
          <w:sz w:val="16"/>
          <w:szCs w:val="16"/>
          <w:lang w:val="en-GB" w:eastAsia="en-GB"/>
          <w:rPrChange w:id="3220" w:author="Marco Petri" w:date="2020-12-22T22:07:00Z">
            <w:rPr>
              <w:ins w:id="3221" w:author="Marco Petri" w:date="2020-12-22T22:05:00Z"/>
              <w:rFonts w:ascii="Courier New" w:eastAsia="Times New Roman" w:hAnsi="Courier New" w:cs="Courier New"/>
              <w:color w:val="000000"/>
              <w:sz w:val="20"/>
              <w:szCs w:val="20"/>
              <w:lang w:val="en-GB" w:eastAsia="en-GB"/>
            </w:rPr>
          </w:rPrChange>
        </w:rPr>
      </w:pPr>
      <w:ins w:id="3222" w:author="Marco Petri" w:date="2020-12-22T22:05:00Z">
        <w:r w:rsidRPr="00FE56D0">
          <w:rPr>
            <w:rFonts w:ascii="Courier New" w:eastAsia="Times New Roman" w:hAnsi="Courier New" w:cs="Courier New"/>
            <w:color w:val="000000"/>
            <w:sz w:val="16"/>
            <w:szCs w:val="16"/>
            <w:lang w:val="en-GB" w:eastAsia="en-GB"/>
            <w:rPrChange w:id="322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22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225" w:author="Marco Petri" w:date="2020-12-22T22:07:00Z">
              <w:rPr>
                <w:rFonts w:ascii="Courier New" w:eastAsia="Times New Roman" w:hAnsi="Courier New" w:cs="Courier New"/>
                <w:color w:val="000000"/>
                <w:sz w:val="20"/>
                <w:szCs w:val="20"/>
                <w:lang w:val="en-GB" w:eastAsia="en-GB"/>
              </w:rPr>
            </w:rPrChange>
          </w:rPr>
          <w:t xml:space="preserve"> book:Booking |</w:t>
        </w:r>
      </w:ins>
    </w:p>
    <w:p w14:paraId="552ED3D0" w14:textId="77777777" w:rsidR="00E250F6" w:rsidRPr="00FE56D0" w:rsidRDefault="00E250F6" w:rsidP="00E250F6">
      <w:pPr>
        <w:shd w:val="clear" w:color="auto" w:fill="FFFFFF"/>
        <w:spacing w:line="240" w:lineRule="auto"/>
        <w:jc w:val="left"/>
        <w:rPr>
          <w:ins w:id="3226" w:author="Marco Petri" w:date="2020-12-22T22:05:00Z"/>
          <w:rFonts w:ascii="Courier New" w:eastAsia="Times New Roman" w:hAnsi="Courier New" w:cs="Courier New"/>
          <w:color w:val="000000"/>
          <w:sz w:val="16"/>
          <w:szCs w:val="16"/>
          <w:lang w:val="en-GB" w:eastAsia="en-GB"/>
          <w:rPrChange w:id="3227" w:author="Marco Petri" w:date="2020-12-22T22:07:00Z">
            <w:rPr>
              <w:ins w:id="3228" w:author="Marco Petri" w:date="2020-12-22T22:05:00Z"/>
              <w:rFonts w:ascii="Courier New" w:eastAsia="Times New Roman" w:hAnsi="Courier New" w:cs="Courier New"/>
              <w:color w:val="000000"/>
              <w:sz w:val="20"/>
              <w:szCs w:val="20"/>
              <w:lang w:val="en-GB" w:eastAsia="en-GB"/>
            </w:rPr>
          </w:rPrChange>
        </w:rPr>
      </w:pPr>
      <w:ins w:id="3229" w:author="Marco Petri" w:date="2020-12-22T22:05:00Z">
        <w:r w:rsidRPr="00FE56D0">
          <w:rPr>
            <w:rFonts w:ascii="Courier New" w:eastAsia="Times New Roman" w:hAnsi="Courier New" w:cs="Courier New"/>
            <w:color w:val="000000"/>
            <w:sz w:val="16"/>
            <w:szCs w:val="16"/>
            <w:lang w:val="en-GB" w:eastAsia="en-GB"/>
            <w:rPrChange w:id="3230" w:author="Marco Petri" w:date="2020-12-22T22:07:00Z">
              <w:rPr>
                <w:rFonts w:ascii="Courier New" w:eastAsia="Times New Roman" w:hAnsi="Courier New" w:cs="Courier New"/>
                <w:color w:val="000000"/>
                <w:sz w:val="20"/>
                <w:szCs w:val="20"/>
                <w:lang w:val="en-GB" w:eastAsia="en-GB"/>
              </w:rPr>
            </w:rPrChange>
          </w:rPr>
          <w:t xml:space="preserve">        (book </w:t>
        </w:r>
        <w:r w:rsidRPr="00FE56D0">
          <w:rPr>
            <w:rFonts w:ascii="Courier New" w:eastAsia="Times New Roman" w:hAnsi="Courier New" w:cs="Courier New"/>
            <w:b/>
            <w:bCs/>
            <w:color w:val="0000FF"/>
            <w:sz w:val="16"/>
            <w:szCs w:val="16"/>
            <w:lang w:val="en-GB" w:eastAsia="en-GB"/>
            <w:rPrChange w:id="323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232" w:author="Marco Petri" w:date="2020-12-22T22:07:00Z">
              <w:rPr>
                <w:rFonts w:ascii="Courier New" w:eastAsia="Times New Roman" w:hAnsi="Courier New" w:cs="Courier New"/>
                <w:color w:val="000000"/>
                <w:sz w:val="20"/>
                <w:szCs w:val="20"/>
                <w:lang w:val="en-GB" w:eastAsia="en-GB"/>
              </w:rPr>
            </w:rPrChange>
          </w:rPr>
          <w:t xml:space="preserve"> s.storeBookings.t </w:t>
        </w:r>
        <w:r w:rsidRPr="00FE56D0">
          <w:rPr>
            <w:rFonts w:ascii="Courier New" w:eastAsia="Times New Roman" w:hAnsi="Courier New" w:cs="Courier New"/>
            <w:b/>
            <w:bCs/>
            <w:color w:val="0000FF"/>
            <w:sz w:val="16"/>
            <w:szCs w:val="16"/>
            <w:lang w:val="en-GB" w:eastAsia="en-GB"/>
            <w:rPrChange w:id="3233"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3234" w:author="Marco Petri" w:date="2020-12-22T22:07:00Z">
              <w:rPr>
                <w:rFonts w:ascii="Courier New" w:eastAsia="Times New Roman" w:hAnsi="Courier New" w:cs="Courier New"/>
                <w:color w:val="000000"/>
                <w:sz w:val="20"/>
                <w:szCs w:val="20"/>
                <w:lang w:val="en-GB" w:eastAsia="en-GB"/>
              </w:rPr>
            </w:rPrChange>
          </w:rPr>
          <w:t xml:space="preserve"> book != b)</w:t>
        </w:r>
      </w:ins>
    </w:p>
    <w:p w14:paraId="0080B40C" w14:textId="77777777" w:rsidR="00E250F6" w:rsidRPr="00FE56D0" w:rsidRDefault="00E250F6" w:rsidP="00E250F6">
      <w:pPr>
        <w:shd w:val="clear" w:color="auto" w:fill="FFFFFF"/>
        <w:spacing w:line="240" w:lineRule="auto"/>
        <w:jc w:val="left"/>
        <w:rPr>
          <w:ins w:id="3235" w:author="Marco Petri" w:date="2020-12-22T22:05:00Z"/>
          <w:rFonts w:ascii="Courier New" w:eastAsia="Times New Roman" w:hAnsi="Courier New" w:cs="Courier New"/>
          <w:color w:val="000000"/>
          <w:sz w:val="16"/>
          <w:szCs w:val="16"/>
          <w:lang w:val="en-GB" w:eastAsia="en-GB"/>
          <w:rPrChange w:id="3236" w:author="Marco Petri" w:date="2020-12-22T22:07:00Z">
            <w:rPr>
              <w:ins w:id="3237" w:author="Marco Petri" w:date="2020-12-22T22:05:00Z"/>
              <w:rFonts w:ascii="Courier New" w:eastAsia="Times New Roman" w:hAnsi="Courier New" w:cs="Courier New"/>
              <w:color w:val="000000"/>
              <w:sz w:val="20"/>
              <w:szCs w:val="20"/>
              <w:lang w:val="en-GB" w:eastAsia="en-GB"/>
            </w:rPr>
          </w:rPrChange>
        </w:rPr>
      </w:pPr>
      <w:ins w:id="3238" w:author="Marco Petri" w:date="2020-12-22T22:05:00Z">
        <w:r w:rsidRPr="00FE56D0">
          <w:rPr>
            <w:rFonts w:ascii="Courier New" w:eastAsia="Times New Roman" w:hAnsi="Courier New" w:cs="Courier New"/>
            <w:color w:val="000000"/>
            <w:sz w:val="16"/>
            <w:szCs w:val="16"/>
            <w:lang w:val="en-GB" w:eastAsia="en-GB"/>
            <w:rPrChange w:id="323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240" w:author="Marco Petri" w:date="2020-12-22T22:07:00Z">
              <w:rPr>
                <w:rFonts w:ascii="Courier New" w:eastAsia="Times New Roman" w:hAnsi="Courier New" w:cs="Courier New"/>
                <w:b/>
                <w:bCs/>
                <w:color w:val="0000FF"/>
                <w:sz w:val="20"/>
                <w:szCs w:val="20"/>
                <w:lang w:val="en-GB" w:eastAsia="en-GB"/>
              </w:rPr>
            </w:rPrChange>
          </w:rPr>
          <w:t>iff</w:t>
        </w:r>
      </w:ins>
    </w:p>
    <w:p w14:paraId="6487EFE6" w14:textId="77777777" w:rsidR="00E250F6" w:rsidRPr="00FE56D0" w:rsidRDefault="00E250F6" w:rsidP="00E250F6">
      <w:pPr>
        <w:shd w:val="clear" w:color="auto" w:fill="FFFFFF"/>
        <w:spacing w:line="240" w:lineRule="auto"/>
        <w:jc w:val="left"/>
        <w:rPr>
          <w:ins w:id="3241" w:author="Marco Petri" w:date="2020-12-22T22:05:00Z"/>
          <w:rFonts w:ascii="Courier New" w:eastAsia="Times New Roman" w:hAnsi="Courier New" w:cs="Courier New"/>
          <w:color w:val="000000"/>
          <w:sz w:val="16"/>
          <w:szCs w:val="16"/>
          <w:lang w:val="en-GB" w:eastAsia="en-GB"/>
          <w:rPrChange w:id="3242" w:author="Marco Petri" w:date="2020-12-22T22:07:00Z">
            <w:rPr>
              <w:ins w:id="3243" w:author="Marco Petri" w:date="2020-12-22T22:05:00Z"/>
              <w:rFonts w:ascii="Courier New" w:eastAsia="Times New Roman" w:hAnsi="Courier New" w:cs="Courier New"/>
              <w:color w:val="000000"/>
              <w:sz w:val="20"/>
              <w:szCs w:val="20"/>
              <w:lang w:val="en-GB" w:eastAsia="en-GB"/>
            </w:rPr>
          </w:rPrChange>
        </w:rPr>
      </w:pPr>
      <w:ins w:id="3244" w:author="Marco Petri" w:date="2020-12-22T22:05:00Z">
        <w:r w:rsidRPr="00FE56D0">
          <w:rPr>
            <w:rFonts w:ascii="Courier New" w:eastAsia="Times New Roman" w:hAnsi="Courier New" w:cs="Courier New"/>
            <w:color w:val="000000"/>
            <w:sz w:val="16"/>
            <w:szCs w:val="16"/>
            <w:lang w:val="en-GB" w:eastAsia="en-GB"/>
            <w:rPrChange w:id="3245" w:author="Marco Petri" w:date="2020-12-22T22:07:00Z">
              <w:rPr>
                <w:rFonts w:ascii="Courier New" w:eastAsia="Times New Roman" w:hAnsi="Courier New" w:cs="Courier New"/>
                <w:color w:val="000000"/>
                <w:sz w:val="20"/>
                <w:szCs w:val="20"/>
                <w:lang w:val="en-GB" w:eastAsia="en-GB"/>
              </w:rPr>
            </w:rPrChange>
          </w:rPr>
          <w:t xml:space="preserve">        book </w:t>
        </w:r>
        <w:r w:rsidRPr="00FE56D0">
          <w:rPr>
            <w:rFonts w:ascii="Courier New" w:eastAsia="Times New Roman" w:hAnsi="Courier New" w:cs="Courier New"/>
            <w:b/>
            <w:bCs/>
            <w:color w:val="0000FF"/>
            <w:sz w:val="16"/>
            <w:szCs w:val="16"/>
            <w:lang w:val="en-GB" w:eastAsia="en-GB"/>
            <w:rPrChange w:id="324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247" w:author="Marco Petri" w:date="2020-12-22T22:07:00Z">
              <w:rPr>
                <w:rFonts w:ascii="Courier New" w:eastAsia="Times New Roman" w:hAnsi="Courier New" w:cs="Courier New"/>
                <w:color w:val="000000"/>
                <w:sz w:val="20"/>
                <w:szCs w:val="20"/>
                <w:lang w:val="en-GB" w:eastAsia="en-GB"/>
              </w:rPr>
            </w:rPrChange>
          </w:rPr>
          <w:t xml:space="preserve"> s.storeBookings.(t.next)</w:t>
        </w:r>
      </w:ins>
    </w:p>
    <w:p w14:paraId="4E0B2598" w14:textId="77777777" w:rsidR="00E250F6" w:rsidRPr="00FE56D0" w:rsidRDefault="00E250F6" w:rsidP="00E250F6">
      <w:pPr>
        <w:shd w:val="clear" w:color="auto" w:fill="FFFFFF"/>
        <w:spacing w:line="240" w:lineRule="auto"/>
        <w:jc w:val="left"/>
        <w:rPr>
          <w:ins w:id="3248" w:author="Marco Petri" w:date="2020-12-22T22:05:00Z"/>
          <w:rFonts w:ascii="Courier New" w:eastAsia="Times New Roman" w:hAnsi="Courier New" w:cs="Courier New"/>
          <w:color w:val="000000"/>
          <w:sz w:val="16"/>
          <w:szCs w:val="16"/>
          <w:lang w:val="en-GB" w:eastAsia="en-GB"/>
          <w:rPrChange w:id="3249" w:author="Marco Petri" w:date="2020-12-22T22:07:00Z">
            <w:rPr>
              <w:ins w:id="3250" w:author="Marco Petri" w:date="2020-12-22T22:05:00Z"/>
              <w:rFonts w:ascii="Courier New" w:eastAsia="Times New Roman" w:hAnsi="Courier New" w:cs="Courier New"/>
              <w:color w:val="000000"/>
              <w:sz w:val="20"/>
              <w:szCs w:val="20"/>
              <w:lang w:val="en-GB" w:eastAsia="en-GB"/>
            </w:rPr>
          </w:rPrChange>
        </w:rPr>
      </w:pPr>
      <w:ins w:id="3251" w:author="Marco Petri" w:date="2020-12-22T22:05:00Z">
        <w:r w:rsidRPr="00FE56D0">
          <w:rPr>
            <w:rFonts w:ascii="Courier New" w:eastAsia="Times New Roman" w:hAnsi="Courier New" w:cs="Courier New"/>
            <w:color w:val="000000"/>
            <w:sz w:val="16"/>
            <w:szCs w:val="16"/>
            <w:lang w:val="en-GB" w:eastAsia="en-GB"/>
            <w:rPrChange w:id="3252" w:author="Marco Petri" w:date="2020-12-22T22:07:00Z">
              <w:rPr>
                <w:rFonts w:ascii="Courier New" w:eastAsia="Times New Roman" w:hAnsi="Courier New" w:cs="Courier New"/>
                <w:color w:val="000000"/>
                <w:sz w:val="20"/>
                <w:szCs w:val="20"/>
                <w:lang w:val="en-GB" w:eastAsia="en-GB"/>
              </w:rPr>
            </w:rPrChange>
          </w:rPr>
          <w:t xml:space="preserve">    </w:t>
        </w:r>
      </w:ins>
    </w:p>
    <w:p w14:paraId="1CAE11C3" w14:textId="77777777" w:rsidR="00E250F6" w:rsidRPr="00FE56D0" w:rsidRDefault="00E250F6" w:rsidP="00E250F6">
      <w:pPr>
        <w:shd w:val="clear" w:color="auto" w:fill="FFFFFF"/>
        <w:spacing w:line="240" w:lineRule="auto"/>
        <w:jc w:val="left"/>
        <w:rPr>
          <w:ins w:id="3253" w:author="Marco Petri" w:date="2020-12-22T22:05:00Z"/>
          <w:rFonts w:ascii="Courier New" w:eastAsia="Times New Roman" w:hAnsi="Courier New" w:cs="Courier New"/>
          <w:color w:val="000000"/>
          <w:sz w:val="16"/>
          <w:szCs w:val="16"/>
          <w:lang w:val="en-GB" w:eastAsia="en-GB"/>
          <w:rPrChange w:id="3254" w:author="Marco Petri" w:date="2020-12-22T22:07:00Z">
            <w:rPr>
              <w:ins w:id="3255" w:author="Marco Petri" w:date="2020-12-22T22:05:00Z"/>
              <w:rFonts w:ascii="Courier New" w:eastAsia="Times New Roman" w:hAnsi="Courier New" w:cs="Courier New"/>
              <w:color w:val="000000"/>
              <w:sz w:val="20"/>
              <w:szCs w:val="20"/>
              <w:lang w:val="en-GB" w:eastAsia="en-GB"/>
            </w:rPr>
          </w:rPrChange>
        </w:rPr>
      </w:pPr>
      <w:ins w:id="3256" w:author="Marco Petri" w:date="2020-12-22T22:05:00Z">
        <w:r w:rsidRPr="00FE56D0">
          <w:rPr>
            <w:rFonts w:ascii="Courier New" w:eastAsia="Times New Roman" w:hAnsi="Courier New" w:cs="Courier New"/>
            <w:color w:val="000000"/>
            <w:sz w:val="16"/>
            <w:szCs w:val="16"/>
            <w:lang w:val="en-GB" w:eastAsia="en-GB"/>
            <w:rPrChange w:id="3257" w:author="Marco Petri" w:date="2020-12-22T22:07:00Z">
              <w:rPr>
                <w:rFonts w:ascii="Courier New" w:eastAsia="Times New Roman" w:hAnsi="Courier New" w:cs="Courier New"/>
                <w:color w:val="000000"/>
                <w:sz w:val="20"/>
                <w:szCs w:val="20"/>
                <w:lang w:val="en-GB" w:eastAsia="en-GB"/>
              </w:rPr>
            </w:rPrChange>
          </w:rPr>
          <w:t>}</w:t>
        </w:r>
      </w:ins>
    </w:p>
    <w:p w14:paraId="5CEC1BA3" w14:textId="77777777" w:rsidR="00E250F6" w:rsidRPr="00FE56D0" w:rsidRDefault="00E250F6" w:rsidP="00E250F6">
      <w:pPr>
        <w:shd w:val="clear" w:color="auto" w:fill="FFFFFF"/>
        <w:spacing w:line="240" w:lineRule="auto"/>
        <w:jc w:val="left"/>
        <w:rPr>
          <w:ins w:id="3258" w:author="Marco Petri" w:date="2020-12-22T22:05:00Z"/>
          <w:rFonts w:ascii="Courier New" w:eastAsia="Times New Roman" w:hAnsi="Courier New" w:cs="Courier New"/>
          <w:color w:val="000000"/>
          <w:sz w:val="16"/>
          <w:szCs w:val="16"/>
          <w:lang w:val="en-GB" w:eastAsia="en-GB"/>
          <w:rPrChange w:id="3259" w:author="Marco Petri" w:date="2020-12-22T22:07:00Z">
            <w:rPr>
              <w:ins w:id="3260" w:author="Marco Petri" w:date="2020-12-22T22:05:00Z"/>
              <w:rFonts w:ascii="Courier New" w:eastAsia="Times New Roman" w:hAnsi="Courier New" w:cs="Courier New"/>
              <w:color w:val="000000"/>
              <w:sz w:val="20"/>
              <w:szCs w:val="20"/>
              <w:lang w:val="en-GB" w:eastAsia="en-GB"/>
            </w:rPr>
          </w:rPrChange>
        </w:rPr>
      </w:pPr>
    </w:p>
    <w:p w14:paraId="68ED2616" w14:textId="77777777" w:rsidR="00E250F6" w:rsidRPr="00FE56D0" w:rsidRDefault="00E250F6" w:rsidP="00E250F6">
      <w:pPr>
        <w:shd w:val="clear" w:color="auto" w:fill="FFFFFF"/>
        <w:spacing w:line="240" w:lineRule="auto"/>
        <w:jc w:val="left"/>
        <w:rPr>
          <w:ins w:id="3261" w:author="Marco Petri" w:date="2020-12-22T22:05:00Z"/>
          <w:rFonts w:ascii="Courier New" w:eastAsia="Times New Roman" w:hAnsi="Courier New" w:cs="Courier New"/>
          <w:color w:val="008000"/>
          <w:sz w:val="16"/>
          <w:szCs w:val="16"/>
          <w:lang w:val="en-GB" w:eastAsia="en-GB"/>
          <w:rPrChange w:id="3262" w:author="Marco Petri" w:date="2020-12-22T22:07:00Z">
            <w:rPr>
              <w:ins w:id="3263" w:author="Marco Petri" w:date="2020-12-22T22:05:00Z"/>
              <w:rFonts w:ascii="Courier New" w:eastAsia="Times New Roman" w:hAnsi="Courier New" w:cs="Courier New"/>
              <w:color w:val="008000"/>
              <w:sz w:val="20"/>
              <w:szCs w:val="20"/>
              <w:lang w:val="en-GB" w:eastAsia="en-GB"/>
            </w:rPr>
          </w:rPrChange>
        </w:rPr>
      </w:pPr>
      <w:ins w:id="3264" w:author="Marco Petri" w:date="2020-12-22T22:05:00Z">
        <w:r w:rsidRPr="00FE56D0">
          <w:rPr>
            <w:rFonts w:ascii="Courier New" w:eastAsia="Times New Roman" w:hAnsi="Courier New" w:cs="Courier New"/>
            <w:color w:val="008000"/>
            <w:sz w:val="16"/>
            <w:szCs w:val="16"/>
            <w:lang w:val="en-GB" w:eastAsia="en-GB"/>
            <w:rPrChange w:id="3265" w:author="Marco Petri" w:date="2020-12-22T22:07:00Z">
              <w:rPr>
                <w:rFonts w:ascii="Courier New" w:eastAsia="Times New Roman" w:hAnsi="Courier New" w:cs="Courier New"/>
                <w:color w:val="008000"/>
                <w:sz w:val="20"/>
                <w:szCs w:val="20"/>
                <w:lang w:val="en-GB" w:eastAsia="en-GB"/>
              </w:rPr>
            </w:rPrChange>
          </w:rPr>
          <w:t>//5.Enter a store from its queue</w:t>
        </w:r>
      </w:ins>
    </w:p>
    <w:p w14:paraId="6CDB0D14" w14:textId="77777777" w:rsidR="00E250F6" w:rsidRPr="00FE56D0" w:rsidRDefault="00E250F6" w:rsidP="00E250F6">
      <w:pPr>
        <w:shd w:val="clear" w:color="auto" w:fill="FFFFFF"/>
        <w:spacing w:line="240" w:lineRule="auto"/>
        <w:jc w:val="left"/>
        <w:rPr>
          <w:ins w:id="3266" w:author="Marco Petri" w:date="2020-12-22T22:05:00Z"/>
          <w:rFonts w:ascii="Courier New" w:eastAsia="Times New Roman" w:hAnsi="Courier New" w:cs="Courier New"/>
          <w:color w:val="000000"/>
          <w:sz w:val="16"/>
          <w:szCs w:val="16"/>
          <w:lang w:val="en-GB" w:eastAsia="en-GB"/>
          <w:rPrChange w:id="3267" w:author="Marco Petri" w:date="2020-12-22T22:07:00Z">
            <w:rPr>
              <w:ins w:id="3268" w:author="Marco Petri" w:date="2020-12-22T22:05:00Z"/>
              <w:rFonts w:ascii="Courier New" w:eastAsia="Times New Roman" w:hAnsi="Courier New" w:cs="Courier New"/>
              <w:color w:val="000000"/>
              <w:sz w:val="20"/>
              <w:szCs w:val="20"/>
              <w:lang w:val="en-GB" w:eastAsia="en-GB"/>
            </w:rPr>
          </w:rPrChange>
        </w:rPr>
      </w:pPr>
      <w:ins w:id="3269" w:author="Marco Petri" w:date="2020-12-22T22:05:00Z">
        <w:r w:rsidRPr="00FE56D0">
          <w:rPr>
            <w:rFonts w:ascii="Courier New" w:eastAsia="Times New Roman" w:hAnsi="Courier New" w:cs="Courier New"/>
            <w:b/>
            <w:bCs/>
            <w:color w:val="0000FF"/>
            <w:sz w:val="16"/>
            <w:szCs w:val="16"/>
            <w:lang w:val="en-GB" w:eastAsia="en-GB"/>
            <w:rPrChange w:id="3270"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3271" w:author="Marco Petri" w:date="2020-12-22T22:07:00Z">
              <w:rPr>
                <w:rFonts w:ascii="Courier New" w:eastAsia="Times New Roman" w:hAnsi="Courier New" w:cs="Courier New"/>
                <w:color w:val="000000"/>
                <w:sz w:val="20"/>
                <w:szCs w:val="20"/>
                <w:lang w:val="en-GB" w:eastAsia="en-GB"/>
              </w:rPr>
            </w:rPrChange>
          </w:rPr>
          <w:t xml:space="preserve"> enterStoreQueue[s:Store, qt:QueueTicket, t:Time]{</w:t>
        </w:r>
      </w:ins>
    </w:p>
    <w:p w14:paraId="2A91B878" w14:textId="77777777" w:rsidR="00E250F6" w:rsidRPr="00FE56D0" w:rsidRDefault="00E250F6" w:rsidP="00E250F6">
      <w:pPr>
        <w:shd w:val="clear" w:color="auto" w:fill="FFFFFF"/>
        <w:spacing w:line="240" w:lineRule="auto"/>
        <w:jc w:val="left"/>
        <w:rPr>
          <w:ins w:id="3272" w:author="Marco Petri" w:date="2020-12-22T22:05:00Z"/>
          <w:rFonts w:ascii="Courier New" w:eastAsia="Times New Roman" w:hAnsi="Courier New" w:cs="Courier New"/>
          <w:color w:val="008000"/>
          <w:sz w:val="16"/>
          <w:szCs w:val="16"/>
          <w:lang w:val="en-GB" w:eastAsia="en-GB"/>
          <w:rPrChange w:id="3273" w:author="Marco Petri" w:date="2020-12-22T22:07:00Z">
            <w:rPr>
              <w:ins w:id="3274" w:author="Marco Petri" w:date="2020-12-22T22:05:00Z"/>
              <w:rFonts w:ascii="Courier New" w:eastAsia="Times New Roman" w:hAnsi="Courier New" w:cs="Courier New"/>
              <w:color w:val="008000"/>
              <w:sz w:val="20"/>
              <w:szCs w:val="20"/>
              <w:lang w:val="en-GB" w:eastAsia="en-GB"/>
            </w:rPr>
          </w:rPrChange>
        </w:rPr>
      </w:pPr>
      <w:ins w:id="3275" w:author="Marco Petri" w:date="2020-12-22T22:05:00Z">
        <w:r w:rsidRPr="00FE56D0">
          <w:rPr>
            <w:rFonts w:ascii="Courier New" w:eastAsia="Times New Roman" w:hAnsi="Courier New" w:cs="Courier New"/>
            <w:color w:val="000000"/>
            <w:sz w:val="16"/>
            <w:szCs w:val="16"/>
            <w:lang w:val="en-GB" w:eastAsia="en-GB"/>
            <w:rPrChange w:id="327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277" w:author="Marco Petri" w:date="2020-12-22T22:07:00Z">
              <w:rPr>
                <w:rFonts w:ascii="Courier New" w:eastAsia="Times New Roman" w:hAnsi="Courier New" w:cs="Courier New"/>
                <w:color w:val="008000"/>
                <w:sz w:val="20"/>
                <w:szCs w:val="20"/>
                <w:lang w:val="en-GB" w:eastAsia="en-GB"/>
              </w:rPr>
            </w:rPrChange>
          </w:rPr>
          <w:t>//preconditions</w:t>
        </w:r>
      </w:ins>
    </w:p>
    <w:p w14:paraId="335EA557" w14:textId="77777777" w:rsidR="00E250F6" w:rsidRPr="00FE56D0" w:rsidRDefault="00E250F6" w:rsidP="00E250F6">
      <w:pPr>
        <w:shd w:val="clear" w:color="auto" w:fill="FFFFFF"/>
        <w:spacing w:line="240" w:lineRule="auto"/>
        <w:jc w:val="left"/>
        <w:rPr>
          <w:ins w:id="3278" w:author="Marco Petri" w:date="2020-12-22T22:05:00Z"/>
          <w:rFonts w:ascii="Courier New" w:eastAsia="Times New Roman" w:hAnsi="Courier New" w:cs="Courier New"/>
          <w:color w:val="000000"/>
          <w:sz w:val="16"/>
          <w:szCs w:val="16"/>
          <w:lang w:val="en-GB" w:eastAsia="en-GB"/>
          <w:rPrChange w:id="3279" w:author="Marco Petri" w:date="2020-12-22T22:07:00Z">
            <w:rPr>
              <w:ins w:id="3280" w:author="Marco Petri" w:date="2020-12-22T22:05:00Z"/>
              <w:rFonts w:ascii="Courier New" w:eastAsia="Times New Roman" w:hAnsi="Courier New" w:cs="Courier New"/>
              <w:color w:val="000000"/>
              <w:sz w:val="20"/>
              <w:szCs w:val="20"/>
              <w:lang w:val="en-GB" w:eastAsia="en-GB"/>
            </w:rPr>
          </w:rPrChange>
        </w:rPr>
      </w:pPr>
      <w:ins w:id="3281" w:author="Marco Petri" w:date="2020-12-22T22:05:00Z">
        <w:r w:rsidRPr="00FE56D0">
          <w:rPr>
            <w:rFonts w:ascii="Courier New" w:eastAsia="Times New Roman" w:hAnsi="Courier New" w:cs="Courier New"/>
            <w:color w:val="000000"/>
            <w:sz w:val="16"/>
            <w:szCs w:val="16"/>
            <w:lang w:val="en-GB" w:eastAsia="en-GB"/>
            <w:rPrChange w:id="328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283" w:author="Marco Petri" w:date="2020-12-22T22:07:00Z">
              <w:rPr>
                <w:rFonts w:ascii="Courier New" w:eastAsia="Times New Roman" w:hAnsi="Courier New" w:cs="Courier New"/>
                <w:color w:val="008000"/>
                <w:sz w:val="20"/>
                <w:szCs w:val="20"/>
                <w:lang w:val="en-GB" w:eastAsia="en-GB"/>
              </w:rPr>
            </w:rPrChange>
          </w:rPr>
          <w:t>/*entering customer is in the queue for s*/</w:t>
        </w:r>
      </w:ins>
    </w:p>
    <w:p w14:paraId="50F9DAF6" w14:textId="77777777" w:rsidR="00E250F6" w:rsidRPr="00FE56D0" w:rsidRDefault="00E250F6" w:rsidP="00E250F6">
      <w:pPr>
        <w:shd w:val="clear" w:color="auto" w:fill="FFFFFF"/>
        <w:spacing w:line="240" w:lineRule="auto"/>
        <w:jc w:val="left"/>
        <w:rPr>
          <w:ins w:id="3284" w:author="Marco Petri" w:date="2020-12-22T22:05:00Z"/>
          <w:rFonts w:ascii="Courier New" w:eastAsia="Times New Roman" w:hAnsi="Courier New" w:cs="Courier New"/>
          <w:color w:val="000000"/>
          <w:sz w:val="16"/>
          <w:szCs w:val="16"/>
          <w:lang w:val="en-GB" w:eastAsia="en-GB"/>
          <w:rPrChange w:id="3285" w:author="Marco Petri" w:date="2020-12-22T22:07:00Z">
            <w:rPr>
              <w:ins w:id="3286" w:author="Marco Petri" w:date="2020-12-22T22:05:00Z"/>
              <w:rFonts w:ascii="Courier New" w:eastAsia="Times New Roman" w:hAnsi="Courier New" w:cs="Courier New"/>
              <w:color w:val="000000"/>
              <w:sz w:val="20"/>
              <w:szCs w:val="20"/>
              <w:lang w:val="en-GB" w:eastAsia="en-GB"/>
            </w:rPr>
          </w:rPrChange>
        </w:rPr>
      </w:pPr>
      <w:ins w:id="3287" w:author="Marco Petri" w:date="2020-12-22T22:05:00Z">
        <w:r w:rsidRPr="00FE56D0">
          <w:rPr>
            <w:rFonts w:ascii="Courier New" w:eastAsia="Times New Roman" w:hAnsi="Courier New" w:cs="Courier New"/>
            <w:color w:val="000000"/>
            <w:sz w:val="16"/>
            <w:szCs w:val="16"/>
            <w:lang w:val="en-GB" w:eastAsia="en-GB"/>
            <w:rPrChange w:id="3288"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328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290" w:author="Marco Petri" w:date="2020-12-22T22:07:00Z">
              <w:rPr>
                <w:rFonts w:ascii="Courier New" w:eastAsia="Times New Roman" w:hAnsi="Courier New" w:cs="Courier New"/>
                <w:color w:val="000000"/>
                <w:sz w:val="20"/>
                <w:szCs w:val="20"/>
                <w:lang w:val="en-GB" w:eastAsia="en-GB"/>
              </w:rPr>
            </w:rPrChange>
          </w:rPr>
          <w:t xml:space="preserve"> s.storeQueue.queueTickets.t</w:t>
        </w:r>
      </w:ins>
    </w:p>
    <w:p w14:paraId="1C51FFD6" w14:textId="77777777" w:rsidR="00E250F6" w:rsidRPr="00FE56D0" w:rsidRDefault="00E250F6" w:rsidP="00E250F6">
      <w:pPr>
        <w:shd w:val="clear" w:color="auto" w:fill="FFFFFF"/>
        <w:spacing w:line="240" w:lineRule="auto"/>
        <w:jc w:val="left"/>
        <w:rPr>
          <w:ins w:id="3291" w:author="Marco Petri" w:date="2020-12-22T22:05:00Z"/>
          <w:rFonts w:ascii="Courier New" w:eastAsia="Times New Roman" w:hAnsi="Courier New" w:cs="Courier New"/>
          <w:color w:val="000000"/>
          <w:sz w:val="16"/>
          <w:szCs w:val="16"/>
          <w:lang w:val="en-GB" w:eastAsia="en-GB"/>
          <w:rPrChange w:id="3292" w:author="Marco Petri" w:date="2020-12-22T22:07:00Z">
            <w:rPr>
              <w:ins w:id="3293" w:author="Marco Petri" w:date="2020-12-22T22:05:00Z"/>
              <w:rFonts w:ascii="Courier New" w:eastAsia="Times New Roman" w:hAnsi="Courier New" w:cs="Courier New"/>
              <w:color w:val="000000"/>
              <w:sz w:val="20"/>
              <w:szCs w:val="20"/>
              <w:lang w:val="en-GB" w:eastAsia="en-GB"/>
            </w:rPr>
          </w:rPrChange>
        </w:rPr>
      </w:pPr>
      <w:ins w:id="3294" w:author="Marco Petri" w:date="2020-12-22T22:05:00Z">
        <w:r w:rsidRPr="00FE56D0">
          <w:rPr>
            <w:rFonts w:ascii="Courier New" w:eastAsia="Times New Roman" w:hAnsi="Courier New" w:cs="Courier New"/>
            <w:color w:val="000000"/>
            <w:sz w:val="16"/>
            <w:szCs w:val="16"/>
            <w:lang w:val="en-GB" w:eastAsia="en-GB"/>
            <w:rPrChange w:id="329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296" w:author="Marco Petri" w:date="2020-12-22T22:07:00Z">
              <w:rPr>
                <w:rFonts w:ascii="Courier New" w:eastAsia="Times New Roman" w:hAnsi="Courier New" w:cs="Courier New"/>
                <w:color w:val="008000"/>
                <w:sz w:val="20"/>
                <w:szCs w:val="20"/>
                <w:lang w:val="en-GB" w:eastAsia="en-GB"/>
              </w:rPr>
            </w:rPrChange>
          </w:rPr>
          <w:t>/*qt is the first of the queue*/</w:t>
        </w:r>
      </w:ins>
    </w:p>
    <w:p w14:paraId="10D080DF" w14:textId="77777777" w:rsidR="00E250F6" w:rsidRPr="00FE56D0" w:rsidRDefault="00E250F6" w:rsidP="00E250F6">
      <w:pPr>
        <w:shd w:val="clear" w:color="auto" w:fill="FFFFFF"/>
        <w:spacing w:line="240" w:lineRule="auto"/>
        <w:jc w:val="left"/>
        <w:rPr>
          <w:ins w:id="3297" w:author="Marco Petri" w:date="2020-12-22T22:05:00Z"/>
          <w:rFonts w:ascii="Courier New" w:eastAsia="Times New Roman" w:hAnsi="Courier New" w:cs="Courier New"/>
          <w:color w:val="000000"/>
          <w:sz w:val="16"/>
          <w:szCs w:val="16"/>
          <w:lang w:val="en-GB" w:eastAsia="en-GB"/>
          <w:rPrChange w:id="3298" w:author="Marco Petri" w:date="2020-12-22T22:07:00Z">
            <w:rPr>
              <w:ins w:id="3299" w:author="Marco Petri" w:date="2020-12-22T22:05:00Z"/>
              <w:rFonts w:ascii="Courier New" w:eastAsia="Times New Roman" w:hAnsi="Courier New" w:cs="Courier New"/>
              <w:color w:val="000000"/>
              <w:sz w:val="20"/>
              <w:szCs w:val="20"/>
              <w:lang w:val="en-GB" w:eastAsia="en-GB"/>
            </w:rPr>
          </w:rPrChange>
        </w:rPr>
      </w:pPr>
      <w:ins w:id="3300" w:author="Marco Petri" w:date="2020-12-22T22:05:00Z">
        <w:r w:rsidRPr="00FE56D0">
          <w:rPr>
            <w:rFonts w:ascii="Courier New" w:eastAsia="Times New Roman" w:hAnsi="Courier New" w:cs="Courier New"/>
            <w:color w:val="000000"/>
            <w:sz w:val="16"/>
            <w:szCs w:val="16"/>
            <w:lang w:val="en-GB" w:eastAsia="en-GB"/>
            <w:rPrChange w:id="330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30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303" w:author="Marco Petri" w:date="2020-12-22T22:07:00Z">
              <w:rPr>
                <w:rFonts w:ascii="Courier New" w:eastAsia="Times New Roman" w:hAnsi="Courier New" w:cs="Courier New"/>
                <w:color w:val="000000"/>
                <w:sz w:val="20"/>
                <w:szCs w:val="20"/>
                <w:lang w:val="en-GB" w:eastAsia="en-GB"/>
              </w:rPr>
            </w:rPrChange>
          </w:rPr>
          <w:t xml:space="preserve"> ticket:QueueTicket |</w:t>
        </w:r>
      </w:ins>
    </w:p>
    <w:p w14:paraId="29ECB378" w14:textId="77777777" w:rsidR="00E250F6" w:rsidRPr="00FE56D0" w:rsidRDefault="00E250F6" w:rsidP="00E250F6">
      <w:pPr>
        <w:shd w:val="clear" w:color="auto" w:fill="FFFFFF"/>
        <w:spacing w:line="240" w:lineRule="auto"/>
        <w:jc w:val="left"/>
        <w:rPr>
          <w:ins w:id="3304" w:author="Marco Petri" w:date="2020-12-22T22:05:00Z"/>
          <w:rFonts w:ascii="Courier New" w:eastAsia="Times New Roman" w:hAnsi="Courier New" w:cs="Courier New"/>
          <w:color w:val="000000"/>
          <w:sz w:val="16"/>
          <w:szCs w:val="16"/>
          <w:lang w:val="en-GB" w:eastAsia="en-GB"/>
          <w:rPrChange w:id="3305" w:author="Marco Petri" w:date="2020-12-22T22:07:00Z">
            <w:rPr>
              <w:ins w:id="3306" w:author="Marco Petri" w:date="2020-12-22T22:05:00Z"/>
              <w:rFonts w:ascii="Courier New" w:eastAsia="Times New Roman" w:hAnsi="Courier New" w:cs="Courier New"/>
              <w:color w:val="000000"/>
              <w:sz w:val="20"/>
              <w:szCs w:val="20"/>
              <w:lang w:val="en-GB" w:eastAsia="en-GB"/>
            </w:rPr>
          </w:rPrChange>
        </w:rPr>
      </w:pPr>
      <w:ins w:id="3307" w:author="Marco Petri" w:date="2020-12-22T22:05:00Z">
        <w:r w:rsidRPr="00FE56D0">
          <w:rPr>
            <w:rFonts w:ascii="Courier New" w:eastAsia="Times New Roman" w:hAnsi="Courier New" w:cs="Courier New"/>
            <w:color w:val="000000"/>
            <w:sz w:val="16"/>
            <w:szCs w:val="16"/>
            <w:lang w:val="en-GB" w:eastAsia="en-GB"/>
            <w:rPrChange w:id="3308"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330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310" w:author="Marco Petri" w:date="2020-12-22T22:07:00Z">
              <w:rPr>
                <w:rFonts w:ascii="Courier New" w:eastAsia="Times New Roman" w:hAnsi="Courier New" w:cs="Courier New"/>
                <w:color w:val="000000"/>
                <w:sz w:val="20"/>
                <w:szCs w:val="20"/>
                <w:lang w:val="en-GB" w:eastAsia="en-GB"/>
              </w:rPr>
            </w:rPrChange>
          </w:rPr>
          <w:t xml:space="preserve"> s.storeQueue.queueTickets.t </w:t>
        </w:r>
        <w:r w:rsidRPr="00FE56D0">
          <w:rPr>
            <w:rFonts w:ascii="Courier New" w:eastAsia="Times New Roman" w:hAnsi="Courier New" w:cs="Courier New"/>
            <w:b/>
            <w:bCs/>
            <w:color w:val="0000FF"/>
            <w:sz w:val="16"/>
            <w:szCs w:val="16"/>
            <w:lang w:val="en-GB" w:eastAsia="en-GB"/>
            <w:rPrChange w:id="3311"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3312" w:author="Marco Petri" w:date="2020-12-22T22:07:00Z">
              <w:rPr>
                <w:rFonts w:ascii="Courier New" w:eastAsia="Times New Roman" w:hAnsi="Courier New" w:cs="Courier New"/>
                <w:color w:val="000000"/>
                <w:sz w:val="20"/>
                <w:szCs w:val="20"/>
                <w:lang w:val="en-GB" w:eastAsia="en-GB"/>
              </w:rPr>
            </w:rPrChange>
          </w:rPr>
          <w:t xml:space="preserve"> ticket != qt)</w:t>
        </w:r>
      </w:ins>
    </w:p>
    <w:p w14:paraId="78ADCEDE" w14:textId="77777777" w:rsidR="00E250F6" w:rsidRPr="00FE56D0" w:rsidRDefault="00E250F6" w:rsidP="00E250F6">
      <w:pPr>
        <w:shd w:val="clear" w:color="auto" w:fill="FFFFFF"/>
        <w:spacing w:line="240" w:lineRule="auto"/>
        <w:jc w:val="left"/>
        <w:rPr>
          <w:ins w:id="3313" w:author="Marco Petri" w:date="2020-12-22T22:05:00Z"/>
          <w:rFonts w:ascii="Courier New" w:eastAsia="Times New Roman" w:hAnsi="Courier New" w:cs="Courier New"/>
          <w:color w:val="000000"/>
          <w:sz w:val="16"/>
          <w:szCs w:val="16"/>
          <w:lang w:val="en-GB" w:eastAsia="en-GB"/>
          <w:rPrChange w:id="3314" w:author="Marco Petri" w:date="2020-12-22T22:07:00Z">
            <w:rPr>
              <w:ins w:id="3315" w:author="Marco Petri" w:date="2020-12-22T22:05:00Z"/>
              <w:rFonts w:ascii="Courier New" w:eastAsia="Times New Roman" w:hAnsi="Courier New" w:cs="Courier New"/>
              <w:color w:val="000000"/>
              <w:sz w:val="20"/>
              <w:szCs w:val="20"/>
              <w:lang w:val="en-GB" w:eastAsia="en-GB"/>
            </w:rPr>
          </w:rPrChange>
        </w:rPr>
      </w:pPr>
      <w:ins w:id="3316" w:author="Marco Petri" w:date="2020-12-22T22:05:00Z">
        <w:r w:rsidRPr="00FE56D0">
          <w:rPr>
            <w:rFonts w:ascii="Courier New" w:eastAsia="Times New Roman" w:hAnsi="Courier New" w:cs="Courier New"/>
            <w:color w:val="000000"/>
            <w:sz w:val="16"/>
            <w:szCs w:val="16"/>
            <w:lang w:val="en-GB" w:eastAsia="en-GB"/>
            <w:rPrChange w:id="331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318" w:author="Marco Petri" w:date="2020-12-22T22:07:00Z">
              <w:rPr>
                <w:rFonts w:ascii="Courier New" w:eastAsia="Times New Roman" w:hAnsi="Courier New" w:cs="Courier New"/>
                <w:b/>
                <w:bCs/>
                <w:color w:val="0000FF"/>
                <w:sz w:val="20"/>
                <w:szCs w:val="20"/>
                <w:lang w:val="en-GB" w:eastAsia="en-GB"/>
              </w:rPr>
            </w:rPrChange>
          </w:rPr>
          <w:t>implies</w:t>
        </w:r>
      </w:ins>
    </w:p>
    <w:p w14:paraId="3EE61768" w14:textId="77777777" w:rsidR="00E250F6" w:rsidRPr="00FE56D0" w:rsidRDefault="00E250F6" w:rsidP="00E250F6">
      <w:pPr>
        <w:shd w:val="clear" w:color="auto" w:fill="FFFFFF"/>
        <w:spacing w:line="240" w:lineRule="auto"/>
        <w:jc w:val="left"/>
        <w:rPr>
          <w:ins w:id="3319" w:author="Marco Petri" w:date="2020-12-22T22:05:00Z"/>
          <w:rFonts w:ascii="Courier New" w:eastAsia="Times New Roman" w:hAnsi="Courier New" w:cs="Courier New"/>
          <w:color w:val="000000"/>
          <w:sz w:val="16"/>
          <w:szCs w:val="16"/>
          <w:lang w:val="en-GB" w:eastAsia="en-GB"/>
          <w:rPrChange w:id="3320" w:author="Marco Petri" w:date="2020-12-22T22:07:00Z">
            <w:rPr>
              <w:ins w:id="3321" w:author="Marco Petri" w:date="2020-12-22T22:05:00Z"/>
              <w:rFonts w:ascii="Courier New" w:eastAsia="Times New Roman" w:hAnsi="Courier New" w:cs="Courier New"/>
              <w:color w:val="000000"/>
              <w:sz w:val="20"/>
              <w:szCs w:val="20"/>
              <w:lang w:val="en-GB" w:eastAsia="en-GB"/>
            </w:rPr>
          </w:rPrChange>
        </w:rPr>
      </w:pPr>
      <w:ins w:id="3322" w:author="Marco Petri" w:date="2020-12-22T22:05:00Z">
        <w:r w:rsidRPr="00FE56D0">
          <w:rPr>
            <w:rFonts w:ascii="Courier New" w:eastAsia="Times New Roman" w:hAnsi="Courier New" w:cs="Courier New"/>
            <w:color w:val="000000"/>
            <w:sz w:val="16"/>
            <w:szCs w:val="16"/>
            <w:lang w:val="en-GB" w:eastAsia="en-GB"/>
            <w:rPrChange w:id="3323" w:author="Marco Petri" w:date="2020-12-22T22:07:00Z">
              <w:rPr>
                <w:rFonts w:ascii="Courier New" w:eastAsia="Times New Roman" w:hAnsi="Courier New" w:cs="Courier New"/>
                <w:color w:val="000000"/>
                <w:sz w:val="20"/>
                <w:szCs w:val="20"/>
                <w:lang w:val="en-GB" w:eastAsia="en-GB"/>
              </w:rPr>
            </w:rPrChange>
          </w:rPr>
          <w:t xml:space="preserve">        lt[qt,ticket]</w:t>
        </w:r>
      </w:ins>
    </w:p>
    <w:p w14:paraId="1C1CB4E5" w14:textId="77777777" w:rsidR="00E250F6" w:rsidRPr="00FE56D0" w:rsidRDefault="00E250F6" w:rsidP="00E250F6">
      <w:pPr>
        <w:shd w:val="clear" w:color="auto" w:fill="FFFFFF"/>
        <w:spacing w:line="240" w:lineRule="auto"/>
        <w:jc w:val="left"/>
        <w:rPr>
          <w:ins w:id="3324" w:author="Marco Petri" w:date="2020-12-22T22:05:00Z"/>
          <w:rFonts w:ascii="Courier New" w:eastAsia="Times New Roman" w:hAnsi="Courier New" w:cs="Courier New"/>
          <w:color w:val="000000"/>
          <w:sz w:val="16"/>
          <w:szCs w:val="16"/>
          <w:lang w:val="en-GB" w:eastAsia="en-GB"/>
          <w:rPrChange w:id="3325" w:author="Marco Petri" w:date="2020-12-22T22:07:00Z">
            <w:rPr>
              <w:ins w:id="3326" w:author="Marco Petri" w:date="2020-12-22T22:05:00Z"/>
              <w:rFonts w:ascii="Courier New" w:eastAsia="Times New Roman" w:hAnsi="Courier New" w:cs="Courier New"/>
              <w:color w:val="000000"/>
              <w:sz w:val="20"/>
              <w:szCs w:val="20"/>
              <w:lang w:val="en-GB" w:eastAsia="en-GB"/>
            </w:rPr>
          </w:rPrChange>
        </w:rPr>
      </w:pPr>
      <w:ins w:id="3327" w:author="Marco Petri" w:date="2020-12-22T22:05:00Z">
        <w:r w:rsidRPr="00FE56D0">
          <w:rPr>
            <w:rFonts w:ascii="Courier New" w:eastAsia="Times New Roman" w:hAnsi="Courier New" w:cs="Courier New"/>
            <w:color w:val="000000"/>
            <w:sz w:val="16"/>
            <w:szCs w:val="16"/>
            <w:lang w:val="en-GB" w:eastAsia="en-GB"/>
            <w:rPrChange w:id="332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329" w:author="Marco Petri" w:date="2020-12-22T22:07:00Z">
              <w:rPr>
                <w:rFonts w:ascii="Courier New" w:eastAsia="Times New Roman" w:hAnsi="Courier New" w:cs="Courier New"/>
                <w:color w:val="008000"/>
                <w:sz w:val="20"/>
                <w:szCs w:val="20"/>
                <w:lang w:val="en-GB" w:eastAsia="en-GB"/>
              </w:rPr>
            </w:rPrChange>
          </w:rPr>
          <w:t>/*the ticket must not have been used*/</w:t>
        </w:r>
      </w:ins>
    </w:p>
    <w:p w14:paraId="14546CF1" w14:textId="77777777" w:rsidR="00E250F6" w:rsidRPr="00FE56D0" w:rsidRDefault="00E250F6" w:rsidP="00E250F6">
      <w:pPr>
        <w:shd w:val="clear" w:color="auto" w:fill="FFFFFF"/>
        <w:spacing w:line="240" w:lineRule="auto"/>
        <w:jc w:val="left"/>
        <w:rPr>
          <w:ins w:id="3330" w:author="Marco Petri" w:date="2020-12-22T22:05:00Z"/>
          <w:rFonts w:ascii="Courier New" w:eastAsia="Times New Roman" w:hAnsi="Courier New" w:cs="Courier New"/>
          <w:color w:val="000000"/>
          <w:sz w:val="16"/>
          <w:szCs w:val="16"/>
          <w:lang w:val="en-GB" w:eastAsia="en-GB"/>
          <w:rPrChange w:id="3331" w:author="Marco Petri" w:date="2020-12-22T22:07:00Z">
            <w:rPr>
              <w:ins w:id="3332" w:author="Marco Petri" w:date="2020-12-22T22:05:00Z"/>
              <w:rFonts w:ascii="Courier New" w:eastAsia="Times New Roman" w:hAnsi="Courier New" w:cs="Courier New"/>
              <w:color w:val="000000"/>
              <w:sz w:val="20"/>
              <w:szCs w:val="20"/>
              <w:lang w:val="en-GB" w:eastAsia="en-GB"/>
            </w:rPr>
          </w:rPrChange>
        </w:rPr>
      </w:pPr>
      <w:ins w:id="3333" w:author="Marco Petri" w:date="2020-12-22T22:05:00Z">
        <w:r w:rsidRPr="00FE56D0">
          <w:rPr>
            <w:rFonts w:ascii="Courier New" w:eastAsia="Times New Roman" w:hAnsi="Courier New" w:cs="Courier New"/>
            <w:color w:val="000000"/>
            <w:sz w:val="16"/>
            <w:szCs w:val="16"/>
            <w:lang w:val="en-GB" w:eastAsia="en-GB"/>
            <w:rPrChange w:id="333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335"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3336"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05E4126D" w14:textId="77777777" w:rsidR="00E250F6" w:rsidRPr="00FE56D0" w:rsidRDefault="00E250F6" w:rsidP="00E250F6">
      <w:pPr>
        <w:shd w:val="clear" w:color="auto" w:fill="FFFFFF"/>
        <w:spacing w:line="240" w:lineRule="auto"/>
        <w:jc w:val="left"/>
        <w:rPr>
          <w:ins w:id="3337" w:author="Marco Petri" w:date="2020-12-22T22:05:00Z"/>
          <w:rFonts w:ascii="Courier New" w:eastAsia="Times New Roman" w:hAnsi="Courier New" w:cs="Courier New"/>
          <w:color w:val="000000"/>
          <w:sz w:val="16"/>
          <w:szCs w:val="16"/>
          <w:lang w:val="en-GB" w:eastAsia="en-GB"/>
          <w:rPrChange w:id="3338" w:author="Marco Petri" w:date="2020-12-22T22:07:00Z">
            <w:rPr>
              <w:ins w:id="3339" w:author="Marco Petri" w:date="2020-12-22T22:05:00Z"/>
              <w:rFonts w:ascii="Courier New" w:eastAsia="Times New Roman" w:hAnsi="Courier New" w:cs="Courier New"/>
              <w:color w:val="000000"/>
              <w:sz w:val="20"/>
              <w:szCs w:val="20"/>
              <w:lang w:val="en-GB" w:eastAsia="en-GB"/>
            </w:rPr>
          </w:rPrChange>
        </w:rPr>
      </w:pPr>
      <w:ins w:id="3340" w:author="Marco Petri" w:date="2020-12-22T22:05:00Z">
        <w:r w:rsidRPr="00FE56D0">
          <w:rPr>
            <w:rFonts w:ascii="Courier New" w:eastAsia="Times New Roman" w:hAnsi="Courier New" w:cs="Courier New"/>
            <w:color w:val="000000"/>
            <w:sz w:val="16"/>
            <w:szCs w:val="16"/>
            <w:lang w:val="en-GB" w:eastAsia="en-GB"/>
            <w:rPrChange w:id="3341"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334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343" w:author="Marco Petri" w:date="2020-12-22T22:07:00Z">
              <w:rPr>
                <w:rFonts w:ascii="Courier New" w:eastAsia="Times New Roman" w:hAnsi="Courier New" w:cs="Courier New"/>
                <w:color w:val="000000"/>
                <w:sz w:val="20"/>
                <w:szCs w:val="20"/>
                <w:lang w:val="en-GB" w:eastAsia="en-GB"/>
              </w:rPr>
            </w:rPrChange>
          </w:rPr>
          <w:t xml:space="preserve"> (chk.controllerCheckIns.t + chk.controllerCheckOuts.t)</w:t>
        </w:r>
      </w:ins>
    </w:p>
    <w:p w14:paraId="19A38DE8" w14:textId="77777777" w:rsidR="00E250F6" w:rsidRPr="00FE56D0" w:rsidRDefault="00E250F6" w:rsidP="00E250F6">
      <w:pPr>
        <w:shd w:val="clear" w:color="auto" w:fill="FFFFFF"/>
        <w:spacing w:line="240" w:lineRule="auto"/>
        <w:jc w:val="left"/>
        <w:rPr>
          <w:ins w:id="3344" w:author="Marco Petri" w:date="2020-12-22T22:05:00Z"/>
          <w:rFonts w:ascii="Courier New" w:eastAsia="Times New Roman" w:hAnsi="Courier New" w:cs="Courier New"/>
          <w:color w:val="000000"/>
          <w:sz w:val="16"/>
          <w:szCs w:val="16"/>
          <w:lang w:val="en-GB" w:eastAsia="en-GB"/>
          <w:rPrChange w:id="3345" w:author="Marco Petri" w:date="2020-12-22T22:07:00Z">
            <w:rPr>
              <w:ins w:id="3346" w:author="Marco Petri" w:date="2020-12-22T22:05:00Z"/>
              <w:rFonts w:ascii="Courier New" w:eastAsia="Times New Roman" w:hAnsi="Courier New" w:cs="Courier New"/>
              <w:color w:val="000000"/>
              <w:sz w:val="20"/>
              <w:szCs w:val="20"/>
              <w:lang w:val="en-GB" w:eastAsia="en-GB"/>
            </w:rPr>
          </w:rPrChange>
        </w:rPr>
      </w:pPr>
    </w:p>
    <w:p w14:paraId="3287BA80" w14:textId="77777777" w:rsidR="00E250F6" w:rsidRPr="00FE56D0" w:rsidRDefault="00E250F6" w:rsidP="00E250F6">
      <w:pPr>
        <w:shd w:val="clear" w:color="auto" w:fill="FFFFFF"/>
        <w:spacing w:line="240" w:lineRule="auto"/>
        <w:jc w:val="left"/>
        <w:rPr>
          <w:ins w:id="3347" w:author="Marco Petri" w:date="2020-12-22T22:05:00Z"/>
          <w:rFonts w:ascii="Courier New" w:eastAsia="Times New Roman" w:hAnsi="Courier New" w:cs="Courier New"/>
          <w:color w:val="008000"/>
          <w:sz w:val="16"/>
          <w:szCs w:val="16"/>
          <w:lang w:val="en-GB" w:eastAsia="en-GB"/>
          <w:rPrChange w:id="3348" w:author="Marco Petri" w:date="2020-12-22T22:07:00Z">
            <w:rPr>
              <w:ins w:id="3349" w:author="Marco Petri" w:date="2020-12-22T22:05:00Z"/>
              <w:rFonts w:ascii="Courier New" w:eastAsia="Times New Roman" w:hAnsi="Courier New" w:cs="Courier New"/>
              <w:color w:val="008000"/>
              <w:sz w:val="20"/>
              <w:szCs w:val="20"/>
              <w:lang w:val="en-GB" w:eastAsia="en-GB"/>
            </w:rPr>
          </w:rPrChange>
        </w:rPr>
      </w:pPr>
      <w:ins w:id="3350" w:author="Marco Petri" w:date="2020-12-22T22:05:00Z">
        <w:r w:rsidRPr="00FE56D0">
          <w:rPr>
            <w:rFonts w:ascii="Courier New" w:eastAsia="Times New Roman" w:hAnsi="Courier New" w:cs="Courier New"/>
            <w:color w:val="000000"/>
            <w:sz w:val="16"/>
            <w:szCs w:val="16"/>
            <w:lang w:val="en-GB" w:eastAsia="en-GB"/>
            <w:rPrChange w:id="33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352" w:author="Marco Petri" w:date="2020-12-22T22:07:00Z">
              <w:rPr>
                <w:rFonts w:ascii="Courier New" w:eastAsia="Times New Roman" w:hAnsi="Courier New" w:cs="Courier New"/>
                <w:color w:val="008000"/>
                <w:sz w:val="20"/>
                <w:szCs w:val="20"/>
                <w:lang w:val="en-GB" w:eastAsia="en-GB"/>
              </w:rPr>
            </w:rPrChange>
          </w:rPr>
          <w:t>//postconditions</w:t>
        </w:r>
      </w:ins>
    </w:p>
    <w:p w14:paraId="1C0A8357" w14:textId="77777777" w:rsidR="00E250F6" w:rsidRPr="00FE56D0" w:rsidRDefault="00E250F6" w:rsidP="00E250F6">
      <w:pPr>
        <w:shd w:val="clear" w:color="auto" w:fill="FFFFFF"/>
        <w:spacing w:line="240" w:lineRule="auto"/>
        <w:jc w:val="left"/>
        <w:rPr>
          <w:ins w:id="3353" w:author="Marco Petri" w:date="2020-12-22T22:05:00Z"/>
          <w:rFonts w:ascii="Courier New" w:eastAsia="Times New Roman" w:hAnsi="Courier New" w:cs="Courier New"/>
          <w:color w:val="000000"/>
          <w:sz w:val="16"/>
          <w:szCs w:val="16"/>
          <w:lang w:val="en-GB" w:eastAsia="en-GB"/>
          <w:rPrChange w:id="3354" w:author="Marco Petri" w:date="2020-12-22T22:07:00Z">
            <w:rPr>
              <w:ins w:id="3355" w:author="Marco Petri" w:date="2020-12-22T22:05:00Z"/>
              <w:rFonts w:ascii="Courier New" w:eastAsia="Times New Roman" w:hAnsi="Courier New" w:cs="Courier New"/>
              <w:color w:val="000000"/>
              <w:sz w:val="20"/>
              <w:szCs w:val="20"/>
              <w:lang w:val="en-GB" w:eastAsia="en-GB"/>
            </w:rPr>
          </w:rPrChange>
        </w:rPr>
      </w:pPr>
      <w:ins w:id="3356" w:author="Marco Petri" w:date="2020-12-22T22:05:00Z">
        <w:r w:rsidRPr="00FE56D0">
          <w:rPr>
            <w:rFonts w:ascii="Courier New" w:eastAsia="Times New Roman" w:hAnsi="Courier New" w:cs="Courier New"/>
            <w:color w:val="000000"/>
            <w:sz w:val="16"/>
            <w:szCs w:val="16"/>
            <w:lang w:val="en-GB" w:eastAsia="en-GB"/>
            <w:rPrChange w:id="335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358" w:author="Marco Petri" w:date="2020-12-22T22:07:00Z">
              <w:rPr>
                <w:rFonts w:ascii="Courier New" w:eastAsia="Times New Roman" w:hAnsi="Courier New" w:cs="Courier New"/>
                <w:color w:val="008000"/>
                <w:sz w:val="20"/>
                <w:szCs w:val="20"/>
                <w:lang w:val="en-GB" w:eastAsia="en-GB"/>
              </w:rPr>
            </w:rPrChange>
          </w:rPr>
          <w:t>/*the owner of the ticket is now in the store*/</w:t>
        </w:r>
      </w:ins>
    </w:p>
    <w:p w14:paraId="5A5D54FB" w14:textId="77777777" w:rsidR="00E250F6" w:rsidRPr="00FE56D0" w:rsidRDefault="00E250F6" w:rsidP="00E250F6">
      <w:pPr>
        <w:shd w:val="clear" w:color="auto" w:fill="FFFFFF"/>
        <w:spacing w:line="240" w:lineRule="auto"/>
        <w:jc w:val="left"/>
        <w:rPr>
          <w:ins w:id="3359" w:author="Marco Petri" w:date="2020-12-22T22:05:00Z"/>
          <w:rFonts w:ascii="Courier New" w:eastAsia="Times New Roman" w:hAnsi="Courier New" w:cs="Courier New"/>
          <w:color w:val="000000"/>
          <w:sz w:val="16"/>
          <w:szCs w:val="16"/>
          <w:lang w:val="en-GB" w:eastAsia="en-GB"/>
          <w:rPrChange w:id="3360" w:author="Marco Petri" w:date="2020-12-22T22:07:00Z">
            <w:rPr>
              <w:ins w:id="3361" w:author="Marco Petri" w:date="2020-12-22T22:05:00Z"/>
              <w:rFonts w:ascii="Courier New" w:eastAsia="Times New Roman" w:hAnsi="Courier New" w:cs="Courier New"/>
              <w:color w:val="000000"/>
              <w:sz w:val="20"/>
              <w:szCs w:val="20"/>
              <w:lang w:val="en-GB" w:eastAsia="en-GB"/>
            </w:rPr>
          </w:rPrChange>
        </w:rPr>
      </w:pPr>
      <w:ins w:id="3362" w:author="Marco Petri" w:date="2020-12-22T22:05:00Z">
        <w:r w:rsidRPr="00FE56D0">
          <w:rPr>
            <w:rFonts w:ascii="Courier New" w:eastAsia="Times New Roman" w:hAnsi="Courier New" w:cs="Courier New"/>
            <w:color w:val="000000"/>
            <w:sz w:val="16"/>
            <w:szCs w:val="16"/>
            <w:lang w:val="en-GB" w:eastAsia="en-GB"/>
            <w:rPrChange w:id="336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36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365" w:author="Marco Petri" w:date="2020-12-22T22:07:00Z">
              <w:rPr>
                <w:rFonts w:ascii="Courier New" w:eastAsia="Times New Roman" w:hAnsi="Courier New" w:cs="Courier New"/>
                <w:color w:val="000000"/>
                <w:sz w:val="20"/>
                <w:szCs w:val="20"/>
                <w:lang w:val="en-GB" w:eastAsia="en-GB"/>
              </w:rPr>
            </w:rPrChange>
          </w:rPr>
          <w:t xml:space="preserve"> c:Customer |</w:t>
        </w:r>
      </w:ins>
    </w:p>
    <w:p w14:paraId="4991F9C0" w14:textId="77777777" w:rsidR="00E250F6" w:rsidRPr="00FE56D0" w:rsidRDefault="00E250F6" w:rsidP="00E250F6">
      <w:pPr>
        <w:shd w:val="clear" w:color="auto" w:fill="FFFFFF"/>
        <w:spacing w:line="240" w:lineRule="auto"/>
        <w:jc w:val="left"/>
        <w:rPr>
          <w:ins w:id="3366" w:author="Marco Petri" w:date="2020-12-22T22:05:00Z"/>
          <w:rFonts w:ascii="Courier New" w:eastAsia="Times New Roman" w:hAnsi="Courier New" w:cs="Courier New"/>
          <w:color w:val="000000"/>
          <w:sz w:val="16"/>
          <w:szCs w:val="16"/>
          <w:lang w:val="en-GB" w:eastAsia="en-GB"/>
          <w:rPrChange w:id="3367" w:author="Marco Petri" w:date="2020-12-22T22:07:00Z">
            <w:rPr>
              <w:ins w:id="3368" w:author="Marco Petri" w:date="2020-12-22T22:05:00Z"/>
              <w:rFonts w:ascii="Courier New" w:eastAsia="Times New Roman" w:hAnsi="Courier New" w:cs="Courier New"/>
              <w:color w:val="000000"/>
              <w:sz w:val="20"/>
              <w:szCs w:val="20"/>
              <w:lang w:val="en-GB" w:eastAsia="en-GB"/>
            </w:rPr>
          </w:rPrChange>
        </w:rPr>
      </w:pPr>
      <w:ins w:id="3369" w:author="Marco Petri" w:date="2020-12-22T22:05:00Z">
        <w:r w:rsidRPr="00FE56D0">
          <w:rPr>
            <w:rFonts w:ascii="Courier New" w:eastAsia="Times New Roman" w:hAnsi="Courier New" w:cs="Courier New"/>
            <w:color w:val="000000"/>
            <w:sz w:val="16"/>
            <w:szCs w:val="16"/>
            <w:lang w:val="en-GB" w:eastAsia="en-GB"/>
            <w:rPrChange w:id="3370"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337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372"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0027090E" w14:textId="77777777" w:rsidR="00E250F6" w:rsidRPr="00FE56D0" w:rsidRDefault="00E250F6" w:rsidP="00E250F6">
      <w:pPr>
        <w:shd w:val="clear" w:color="auto" w:fill="FFFFFF"/>
        <w:spacing w:line="240" w:lineRule="auto"/>
        <w:jc w:val="left"/>
        <w:rPr>
          <w:ins w:id="3373" w:author="Marco Petri" w:date="2020-12-22T22:05:00Z"/>
          <w:rFonts w:ascii="Courier New" w:eastAsia="Times New Roman" w:hAnsi="Courier New" w:cs="Courier New"/>
          <w:color w:val="000000"/>
          <w:sz w:val="16"/>
          <w:szCs w:val="16"/>
          <w:lang w:val="en-GB" w:eastAsia="en-GB"/>
          <w:rPrChange w:id="3374" w:author="Marco Petri" w:date="2020-12-22T22:07:00Z">
            <w:rPr>
              <w:ins w:id="3375" w:author="Marco Petri" w:date="2020-12-22T22:05:00Z"/>
              <w:rFonts w:ascii="Courier New" w:eastAsia="Times New Roman" w:hAnsi="Courier New" w:cs="Courier New"/>
              <w:color w:val="000000"/>
              <w:sz w:val="20"/>
              <w:szCs w:val="20"/>
              <w:lang w:val="en-GB" w:eastAsia="en-GB"/>
            </w:rPr>
          </w:rPrChange>
        </w:rPr>
      </w:pPr>
      <w:ins w:id="3376" w:author="Marco Petri" w:date="2020-12-22T22:05:00Z">
        <w:r w:rsidRPr="00FE56D0">
          <w:rPr>
            <w:rFonts w:ascii="Courier New" w:eastAsia="Times New Roman" w:hAnsi="Courier New" w:cs="Courier New"/>
            <w:color w:val="000000"/>
            <w:sz w:val="16"/>
            <w:szCs w:val="16"/>
            <w:lang w:val="en-GB" w:eastAsia="en-GB"/>
            <w:rPrChange w:id="337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378" w:author="Marco Petri" w:date="2020-12-22T22:07:00Z">
              <w:rPr>
                <w:rFonts w:ascii="Courier New" w:eastAsia="Times New Roman" w:hAnsi="Courier New" w:cs="Courier New"/>
                <w:b/>
                <w:bCs/>
                <w:color w:val="0000FF"/>
                <w:sz w:val="20"/>
                <w:szCs w:val="20"/>
                <w:lang w:val="en-GB" w:eastAsia="en-GB"/>
              </w:rPr>
            </w:rPrChange>
          </w:rPr>
          <w:t>iff</w:t>
        </w:r>
      </w:ins>
    </w:p>
    <w:p w14:paraId="74930A71" w14:textId="77777777" w:rsidR="00E250F6" w:rsidRPr="00FE56D0" w:rsidRDefault="00E250F6" w:rsidP="00E250F6">
      <w:pPr>
        <w:shd w:val="clear" w:color="auto" w:fill="FFFFFF"/>
        <w:spacing w:line="240" w:lineRule="auto"/>
        <w:jc w:val="left"/>
        <w:rPr>
          <w:ins w:id="3379" w:author="Marco Petri" w:date="2020-12-22T22:05:00Z"/>
          <w:rFonts w:ascii="Courier New" w:eastAsia="Times New Roman" w:hAnsi="Courier New" w:cs="Courier New"/>
          <w:color w:val="000000"/>
          <w:sz w:val="16"/>
          <w:szCs w:val="16"/>
          <w:lang w:val="en-GB" w:eastAsia="en-GB"/>
          <w:rPrChange w:id="3380" w:author="Marco Petri" w:date="2020-12-22T22:07:00Z">
            <w:rPr>
              <w:ins w:id="3381" w:author="Marco Petri" w:date="2020-12-22T22:05:00Z"/>
              <w:rFonts w:ascii="Courier New" w:eastAsia="Times New Roman" w:hAnsi="Courier New" w:cs="Courier New"/>
              <w:color w:val="000000"/>
              <w:sz w:val="20"/>
              <w:szCs w:val="20"/>
              <w:lang w:val="en-GB" w:eastAsia="en-GB"/>
            </w:rPr>
          </w:rPrChange>
        </w:rPr>
      </w:pPr>
      <w:ins w:id="3382" w:author="Marco Petri" w:date="2020-12-22T22:05:00Z">
        <w:r w:rsidRPr="00FE56D0">
          <w:rPr>
            <w:rFonts w:ascii="Courier New" w:eastAsia="Times New Roman" w:hAnsi="Courier New" w:cs="Courier New"/>
            <w:color w:val="000000"/>
            <w:sz w:val="16"/>
            <w:szCs w:val="16"/>
            <w:lang w:val="en-GB" w:eastAsia="en-GB"/>
            <w:rPrChange w:id="3383" w:author="Marco Petri" w:date="2020-12-22T22:07:00Z">
              <w:rPr>
                <w:rFonts w:ascii="Courier New" w:eastAsia="Times New Roman" w:hAnsi="Courier New" w:cs="Courier New"/>
                <w:color w:val="000000"/>
                <w:sz w:val="20"/>
                <w:szCs w:val="20"/>
                <w:lang w:val="en-GB" w:eastAsia="en-GB"/>
              </w:rPr>
            </w:rPrChange>
          </w:rPr>
          <w:t xml:space="preserve">        (c=qt.ticketOwner </w:t>
        </w:r>
        <w:r w:rsidRPr="00FE56D0">
          <w:rPr>
            <w:rFonts w:ascii="Courier New" w:eastAsia="Times New Roman" w:hAnsi="Courier New" w:cs="Courier New"/>
            <w:b/>
            <w:bCs/>
            <w:color w:val="0000FF"/>
            <w:sz w:val="16"/>
            <w:szCs w:val="16"/>
            <w:lang w:val="en-GB" w:eastAsia="en-GB"/>
            <w:rPrChange w:id="3384"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3385"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338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387"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48047F46" w14:textId="77777777" w:rsidR="00E250F6" w:rsidRPr="00FE56D0" w:rsidRDefault="00E250F6" w:rsidP="00E250F6">
      <w:pPr>
        <w:shd w:val="clear" w:color="auto" w:fill="FFFFFF"/>
        <w:spacing w:line="240" w:lineRule="auto"/>
        <w:jc w:val="left"/>
        <w:rPr>
          <w:ins w:id="3388" w:author="Marco Petri" w:date="2020-12-22T22:05:00Z"/>
          <w:rFonts w:ascii="Courier New" w:eastAsia="Times New Roman" w:hAnsi="Courier New" w:cs="Courier New"/>
          <w:color w:val="000000"/>
          <w:sz w:val="16"/>
          <w:szCs w:val="16"/>
          <w:lang w:val="en-GB" w:eastAsia="en-GB"/>
          <w:rPrChange w:id="3389" w:author="Marco Petri" w:date="2020-12-22T22:07:00Z">
            <w:rPr>
              <w:ins w:id="3390" w:author="Marco Petri" w:date="2020-12-22T22:05:00Z"/>
              <w:rFonts w:ascii="Courier New" w:eastAsia="Times New Roman" w:hAnsi="Courier New" w:cs="Courier New"/>
              <w:color w:val="000000"/>
              <w:sz w:val="20"/>
              <w:szCs w:val="20"/>
              <w:lang w:val="en-GB" w:eastAsia="en-GB"/>
            </w:rPr>
          </w:rPrChange>
        </w:rPr>
      </w:pPr>
      <w:ins w:id="3391" w:author="Marco Petri" w:date="2020-12-22T22:05:00Z">
        <w:r w:rsidRPr="00FE56D0">
          <w:rPr>
            <w:rFonts w:ascii="Courier New" w:eastAsia="Times New Roman" w:hAnsi="Courier New" w:cs="Courier New"/>
            <w:color w:val="000000"/>
            <w:sz w:val="16"/>
            <w:szCs w:val="16"/>
            <w:lang w:val="en-GB" w:eastAsia="en-GB"/>
            <w:rPrChange w:id="339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393" w:author="Marco Petri" w:date="2020-12-22T22:07:00Z">
              <w:rPr>
                <w:rFonts w:ascii="Courier New" w:eastAsia="Times New Roman" w:hAnsi="Courier New" w:cs="Courier New"/>
                <w:color w:val="008000"/>
                <w:sz w:val="20"/>
                <w:szCs w:val="20"/>
                <w:lang w:val="en-GB" w:eastAsia="en-GB"/>
              </w:rPr>
            </w:rPrChange>
          </w:rPr>
          <w:t>/*the owner of the ticket is removed from the queue*/</w:t>
        </w:r>
      </w:ins>
    </w:p>
    <w:p w14:paraId="6F9369C8" w14:textId="77777777" w:rsidR="00E250F6" w:rsidRPr="00FE56D0" w:rsidRDefault="00E250F6" w:rsidP="00E250F6">
      <w:pPr>
        <w:shd w:val="clear" w:color="auto" w:fill="FFFFFF"/>
        <w:spacing w:line="240" w:lineRule="auto"/>
        <w:jc w:val="left"/>
        <w:rPr>
          <w:ins w:id="3394" w:author="Marco Petri" w:date="2020-12-22T22:05:00Z"/>
          <w:rFonts w:ascii="Courier New" w:eastAsia="Times New Roman" w:hAnsi="Courier New" w:cs="Courier New"/>
          <w:color w:val="000000"/>
          <w:sz w:val="16"/>
          <w:szCs w:val="16"/>
          <w:lang w:val="en-GB" w:eastAsia="en-GB"/>
          <w:rPrChange w:id="3395" w:author="Marco Petri" w:date="2020-12-22T22:07:00Z">
            <w:rPr>
              <w:ins w:id="3396" w:author="Marco Petri" w:date="2020-12-22T22:05:00Z"/>
              <w:rFonts w:ascii="Courier New" w:eastAsia="Times New Roman" w:hAnsi="Courier New" w:cs="Courier New"/>
              <w:color w:val="000000"/>
              <w:sz w:val="20"/>
              <w:szCs w:val="20"/>
              <w:lang w:val="en-GB" w:eastAsia="en-GB"/>
            </w:rPr>
          </w:rPrChange>
        </w:rPr>
      </w:pPr>
      <w:ins w:id="3397" w:author="Marco Petri" w:date="2020-12-22T22:05:00Z">
        <w:r w:rsidRPr="00FE56D0">
          <w:rPr>
            <w:rFonts w:ascii="Courier New" w:eastAsia="Times New Roman" w:hAnsi="Courier New" w:cs="Courier New"/>
            <w:color w:val="000000"/>
            <w:sz w:val="16"/>
            <w:szCs w:val="16"/>
            <w:lang w:val="en-GB" w:eastAsia="en-GB"/>
            <w:rPrChange w:id="339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399"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400" w:author="Marco Petri" w:date="2020-12-22T22:07:00Z">
              <w:rPr>
                <w:rFonts w:ascii="Courier New" w:eastAsia="Times New Roman" w:hAnsi="Courier New" w:cs="Courier New"/>
                <w:color w:val="000000"/>
                <w:sz w:val="20"/>
                <w:szCs w:val="20"/>
                <w:lang w:val="en-GB" w:eastAsia="en-GB"/>
              </w:rPr>
            </w:rPrChange>
          </w:rPr>
          <w:t xml:space="preserve"> ticket:QueueTicket |</w:t>
        </w:r>
      </w:ins>
    </w:p>
    <w:p w14:paraId="054E1732" w14:textId="77777777" w:rsidR="00E250F6" w:rsidRPr="00FE56D0" w:rsidRDefault="00E250F6" w:rsidP="00E250F6">
      <w:pPr>
        <w:shd w:val="clear" w:color="auto" w:fill="FFFFFF"/>
        <w:spacing w:line="240" w:lineRule="auto"/>
        <w:jc w:val="left"/>
        <w:rPr>
          <w:ins w:id="3401" w:author="Marco Petri" w:date="2020-12-22T22:05:00Z"/>
          <w:rFonts w:ascii="Courier New" w:eastAsia="Times New Roman" w:hAnsi="Courier New" w:cs="Courier New"/>
          <w:color w:val="000000"/>
          <w:sz w:val="16"/>
          <w:szCs w:val="16"/>
          <w:lang w:val="en-GB" w:eastAsia="en-GB"/>
          <w:rPrChange w:id="3402" w:author="Marco Petri" w:date="2020-12-22T22:07:00Z">
            <w:rPr>
              <w:ins w:id="3403" w:author="Marco Petri" w:date="2020-12-22T22:05:00Z"/>
              <w:rFonts w:ascii="Courier New" w:eastAsia="Times New Roman" w:hAnsi="Courier New" w:cs="Courier New"/>
              <w:color w:val="000000"/>
              <w:sz w:val="20"/>
              <w:szCs w:val="20"/>
              <w:lang w:val="en-GB" w:eastAsia="en-GB"/>
            </w:rPr>
          </w:rPrChange>
        </w:rPr>
      </w:pPr>
      <w:ins w:id="3404" w:author="Marco Petri" w:date="2020-12-22T22:05:00Z">
        <w:r w:rsidRPr="00FE56D0">
          <w:rPr>
            <w:rFonts w:ascii="Courier New" w:eastAsia="Times New Roman" w:hAnsi="Courier New" w:cs="Courier New"/>
            <w:color w:val="000000"/>
            <w:sz w:val="16"/>
            <w:szCs w:val="16"/>
            <w:lang w:val="en-GB" w:eastAsia="en-GB"/>
            <w:rPrChange w:id="3405"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340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07" w:author="Marco Petri" w:date="2020-12-22T22:07:00Z">
              <w:rPr>
                <w:rFonts w:ascii="Courier New" w:eastAsia="Times New Roman" w:hAnsi="Courier New" w:cs="Courier New"/>
                <w:color w:val="000000"/>
                <w:sz w:val="20"/>
                <w:szCs w:val="20"/>
                <w:lang w:val="en-GB" w:eastAsia="en-GB"/>
              </w:rPr>
            </w:rPrChange>
          </w:rPr>
          <w:t xml:space="preserve"> s.storeQueue.queueTickets.(t.next))</w:t>
        </w:r>
      </w:ins>
    </w:p>
    <w:p w14:paraId="1FDC7E42" w14:textId="77777777" w:rsidR="00E250F6" w:rsidRPr="00FE56D0" w:rsidRDefault="00E250F6" w:rsidP="00E250F6">
      <w:pPr>
        <w:shd w:val="clear" w:color="auto" w:fill="FFFFFF"/>
        <w:spacing w:line="240" w:lineRule="auto"/>
        <w:jc w:val="left"/>
        <w:rPr>
          <w:ins w:id="3408" w:author="Marco Petri" w:date="2020-12-22T22:05:00Z"/>
          <w:rFonts w:ascii="Courier New" w:eastAsia="Times New Roman" w:hAnsi="Courier New" w:cs="Courier New"/>
          <w:color w:val="000000"/>
          <w:sz w:val="16"/>
          <w:szCs w:val="16"/>
          <w:lang w:val="en-GB" w:eastAsia="en-GB"/>
          <w:rPrChange w:id="3409" w:author="Marco Petri" w:date="2020-12-22T22:07:00Z">
            <w:rPr>
              <w:ins w:id="3410" w:author="Marco Petri" w:date="2020-12-22T22:05:00Z"/>
              <w:rFonts w:ascii="Courier New" w:eastAsia="Times New Roman" w:hAnsi="Courier New" w:cs="Courier New"/>
              <w:color w:val="000000"/>
              <w:sz w:val="20"/>
              <w:szCs w:val="20"/>
              <w:lang w:val="en-GB" w:eastAsia="en-GB"/>
            </w:rPr>
          </w:rPrChange>
        </w:rPr>
      </w:pPr>
      <w:ins w:id="3411" w:author="Marco Petri" w:date="2020-12-22T22:05:00Z">
        <w:r w:rsidRPr="00FE56D0">
          <w:rPr>
            <w:rFonts w:ascii="Courier New" w:eastAsia="Times New Roman" w:hAnsi="Courier New" w:cs="Courier New"/>
            <w:color w:val="000000"/>
            <w:sz w:val="16"/>
            <w:szCs w:val="16"/>
            <w:lang w:val="en-GB" w:eastAsia="en-GB"/>
            <w:rPrChange w:id="341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13" w:author="Marco Petri" w:date="2020-12-22T22:07:00Z">
              <w:rPr>
                <w:rFonts w:ascii="Courier New" w:eastAsia="Times New Roman" w:hAnsi="Courier New" w:cs="Courier New"/>
                <w:b/>
                <w:bCs/>
                <w:color w:val="0000FF"/>
                <w:sz w:val="20"/>
                <w:szCs w:val="20"/>
                <w:lang w:val="en-GB" w:eastAsia="en-GB"/>
              </w:rPr>
            </w:rPrChange>
          </w:rPr>
          <w:t>iff</w:t>
        </w:r>
      </w:ins>
    </w:p>
    <w:p w14:paraId="68E45A14" w14:textId="77777777" w:rsidR="00E250F6" w:rsidRPr="00FE56D0" w:rsidRDefault="00E250F6" w:rsidP="00E250F6">
      <w:pPr>
        <w:shd w:val="clear" w:color="auto" w:fill="FFFFFF"/>
        <w:spacing w:line="240" w:lineRule="auto"/>
        <w:jc w:val="left"/>
        <w:rPr>
          <w:ins w:id="3414" w:author="Marco Petri" w:date="2020-12-22T22:05:00Z"/>
          <w:rFonts w:ascii="Courier New" w:eastAsia="Times New Roman" w:hAnsi="Courier New" w:cs="Courier New"/>
          <w:color w:val="000000"/>
          <w:sz w:val="16"/>
          <w:szCs w:val="16"/>
          <w:lang w:val="en-GB" w:eastAsia="en-GB"/>
          <w:rPrChange w:id="3415" w:author="Marco Petri" w:date="2020-12-22T22:07:00Z">
            <w:rPr>
              <w:ins w:id="3416" w:author="Marco Petri" w:date="2020-12-22T22:05:00Z"/>
              <w:rFonts w:ascii="Courier New" w:eastAsia="Times New Roman" w:hAnsi="Courier New" w:cs="Courier New"/>
              <w:color w:val="000000"/>
              <w:sz w:val="20"/>
              <w:szCs w:val="20"/>
              <w:lang w:val="en-GB" w:eastAsia="en-GB"/>
            </w:rPr>
          </w:rPrChange>
        </w:rPr>
      </w:pPr>
      <w:ins w:id="3417" w:author="Marco Petri" w:date="2020-12-22T22:05:00Z">
        <w:r w:rsidRPr="00FE56D0">
          <w:rPr>
            <w:rFonts w:ascii="Courier New" w:eastAsia="Times New Roman" w:hAnsi="Courier New" w:cs="Courier New"/>
            <w:color w:val="000000"/>
            <w:sz w:val="16"/>
            <w:szCs w:val="16"/>
            <w:lang w:val="en-GB" w:eastAsia="en-GB"/>
            <w:rPrChange w:id="3418" w:author="Marco Petri" w:date="2020-12-22T22:07:00Z">
              <w:rPr>
                <w:rFonts w:ascii="Courier New" w:eastAsia="Times New Roman" w:hAnsi="Courier New" w:cs="Courier New"/>
                <w:color w:val="000000"/>
                <w:sz w:val="20"/>
                <w:szCs w:val="20"/>
                <w:lang w:val="en-GB" w:eastAsia="en-GB"/>
              </w:rPr>
            </w:rPrChange>
          </w:rPr>
          <w:t xml:space="preserve">        (ticket </w:t>
        </w:r>
        <w:r w:rsidRPr="00FE56D0">
          <w:rPr>
            <w:rFonts w:ascii="Courier New" w:eastAsia="Times New Roman" w:hAnsi="Courier New" w:cs="Courier New"/>
            <w:b/>
            <w:bCs/>
            <w:color w:val="0000FF"/>
            <w:sz w:val="16"/>
            <w:szCs w:val="16"/>
            <w:lang w:val="en-GB" w:eastAsia="en-GB"/>
            <w:rPrChange w:id="341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20" w:author="Marco Petri" w:date="2020-12-22T22:07:00Z">
              <w:rPr>
                <w:rFonts w:ascii="Courier New" w:eastAsia="Times New Roman" w:hAnsi="Courier New" w:cs="Courier New"/>
                <w:color w:val="000000"/>
                <w:sz w:val="20"/>
                <w:szCs w:val="20"/>
                <w:lang w:val="en-GB" w:eastAsia="en-GB"/>
              </w:rPr>
            </w:rPrChange>
          </w:rPr>
          <w:t xml:space="preserve"> s.storeQueue.queueTickets.t </w:t>
        </w:r>
        <w:r w:rsidRPr="00FE56D0">
          <w:rPr>
            <w:rFonts w:ascii="Courier New" w:eastAsia="Times New Roman" w:hAnsi="Courier New" w:cs="Courier New"/>
            <w:b/>
            <w:bCs/>
            <w:color w:val="0000FF"/>
            <w:sz w:val="16"/>
            <w:szCs w:val="16"/>
            <w:lang w:val="en-GB" w:eastAsia="en-GB"/>
            <w:rPrChange w:id="3421"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3422" w:author="Marco Petri" w:date="2020-12-22T22:07:00Z">
              <w:rPr>
                <w:rFonts w:ascii="Courier New" w:eastAsia="Times New Roman" w:hAnsi="Courier New" w:cs="Courier New"/>
                <w:color w:val="000000"/>
                <w:sz w:val="20"/>
                <w:szCs w:val="20"/>
                <w:lang w:val="en-GB" w:eastAsia="en-GB"/>
              </w:rPr>
            </w:rPrChange>
          </w:rPr>
          <w:t xml:space="preserve"> ticket != qt)</w:t>
        </w:r>
      </w:ins>
    </w:p>
    <w:p w14:paraId="1B60A2A2" w14:textId="77777777" w:rsidR="00E250F6" w:rsidRPr="00FE56D0" w:rsidRDefault="00E250F6" w:rsidP="00E250F6">
      <w:pPr>
        <w:shd w:val="clear" w:color="auto" w:fill="FFFFFF"/>
        <w:spacing w:line="240" w:lineRule="auto"/>
        <w:jc w:val="left"/>
        <w:rPr>
          <w:ins w:id="3423" w:author="Marco Petri" w:date="2020-12-22T22:05:00Z"/>
          <w:rFonts w:ascii="Courier New" w:eastAsia="Times New Roman" w:hAnsi="Courier New" w:cs="Courier New"/>
          <w:color w:val="000000"/>
          <w:sz w:val="16"/>
          <w:szCs w:val="16"/>
          <w:lang w:val="en-GB" w:eastAsia="en-GB"/>
          <w:rPrChange w:id="3424" w:author="Marco Petri" w:date="2020-12-22T22:07:00Z">
            <w:rPr>
              <w:ins w:id="3425" w:author="Marco Petri" w:date="2020-12-22T22:05:00Z"/>
              <w:rFonts w:ascii="Courier New" w:eastAsia="Times New Roman" w:hAnsi="Courier New" w:cs="Courier New"/>
              <w:color w:val="000000"/>
              <w:sz w:val="20"/>
              <w:szCs w:val="20"/>
              <w:lang w:val="en-GB" w:eastAsia="en-GB"/>
            </w:rPr>
          </w:rPrChange>
        </w:rPr>
      </w:pPr>
      <w:ins w:id="3426" w:author="Marco Petri" w:date="2020-12-22T22:05:00Z">
        <w:r w:rsidRPr="00FE56D0">
          <w:rPr>
            <w:rFonts w:ascii="Courier New" w:eastAsia="Times New Roman" w:hAnsi="Courier New" w:cs="Courier New"/>
            <w:color w:val="000000"/>
            <w:sz w:val="16"/>
            <w:szCs w:val="16"/>
            <w:lang w:val="en-GB" w:eastAsia="en-GB"/>
            <w:rPrChange w:id="342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28"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3429"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654BF3DF" w14:textId="77777777" w:rsidR="00E250F6" w:rsidRPr="00FE56D0" w:rsidRDefault="00E250F6" w:rsidP="00E250F6">
      <w:pPr>
        <w:shd w:val="clear" w:color="auto" w:fill="FFFFFF"/>
        <w:spacing w:line="240" w:lineRule="auto"/>
        <w:jc w:val="left"/>
        <w:rPr>
          <w:ins w:id="3430" w:author="Marco Petri" w:date="2020-12-22T22:05:00Z"/>
          <w:rFonts w:ascii="Courier New" w:eastAsia="Times New Roman" w:hAnsi="Courier New" w:cs="Courier New"/>
          <w:color w:val="000000"/>
          <w:sz w:val="16"/>
          <w:szCs w:val="16"/>
          <w:lang w:val="en-GB" w:eastAsia="en-GB"/>
          <w:rPrChange w:id="3431" w:author="Marco Petri" w:date="2020-12-22T22:07:00Z">
            <w:rPr>
              <w:ins w:id="3432" w:author="Marco Petri" w:date="2020-12-22T22:05:00Z"/>
              <w:rFonts w:ascii="Courier New" w:eastAsia="Times New Roman" w:hAnsi="Courier New" w:cs="Courier New"/>
              <w:color w:val="000000"/>
              <w:sz w:val="20"/>
              <w:szCs w:val="20"/>
              <w:lang w:val="en-GB" w:eastAsia="en-GB"/>
            </w:rPr>
          </w:rPrChange>
        </w:rPr>
      </w:pPr>
      <w:ins w:id="3433" w:author="Marco Petri" w:date="2020-12-22T22:05:00Z">
        <w:r w:rsidRPr="00FE56D0">
          <w:rPr>
            <w:rFonts w:ascii="Courier New" w:eastAsia="Times New Roman" w:hAnsi="Courier New" w:cs="Courier New"/>
            <w:color w:val="000000"/>
            <w:sz w:val="16"/>
            <w:szCs w:val="16"/>
            <w:lang w:val="en-GB" w:eastAsia="en-GB"/>
            <w:rPrChange w:id="3434"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343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36" w:author="Marco Petri" w:date="2020-12-22T22:07:00Z">
              <w:rPr>
                <w:rFonts w:ascii="Courier New" w:eastAsia="Times New Roman" w:hAnsi="Courier New" w:cs="Courier New"/>
                <w:color w:val="000000"/>
                <w:sz w:val="20"/>
                <w:szCs w:val="20"/>
                <w:lang w:val="en-GB" w:eastAsia="en-GB"/>
              </w:rPr>
            </w:rPrChange>
          </w:rPr>
          <w:t xml:space="preserve"> chk.controllerCheckIns.(t.next) </w:t>
        </w:r>
        <w:r w:rsidRPr="00FE56D0">
          <w:rPr>
            <w:rFonts w:ascii="Courier New" w:eastAsia="Times New Roman" w:hAnsi="Courier New" w:cs="Courier New"/>
            <w:b/>
            <w:bCs/>
            <w:color w:val="0000FF"/>
            <w:sz w:val="16"/>
            <w:szCs w:val="16"/>
            <w:lang w:val="en-GB" w:eastAsia="en-GB"/>
            <w:rPrChange w:id="3437" w:author="Marco Petri" w:date="2020-12-22T22:07:00Z">
              <w:rPr>
                <w:rFonts w:ascii="Courier New" w:eastAsia="Times New Roman" w:hAnsi="Courier New" w:cs="Courier New"/>
                <w:b/>
                <w:bCs/>
                <w:color w:val="0000FF"/>
                <w:sz w:val="20"/>
                <w:szCs w:val="20"/>
                <w:lang w:val="en-GB" w:eastAsia="en-GB"/>
              </w:rPr>
            </w:rPrChange>
          </w:rPr>
          <w:t>and</w:t>
        </w:r>
      </w:ins>
    </w:p>
    <w:p w14:paraId="2DD795BE" w14:textId="77777777" w:rsidR="00E250F6" w:rsidRPr="00FE56D0" w:rsidRDefault="00E250F6" w:rsidP="00E250F6">
      <w:pPr>
        <w:shd w:val="clear" w:color="auto" w:fill="FFFFFF"/>
        <w:spacing w:line="240" w:lineRule="auto"/>
        <w:jc w:val="left"/>
        <w:rPr>
          <w:ins w:id="3438" w:author="Marco Petri" w:date="2020-12-22T22:05:00Z"/>
          <w:rFonts w:ascii="Courier New" w:eastAsia="Times New Roman" w:hAnsi="Courier New" w:cs="Courier New"/>
          <w:color w:val="000000"/>
          <w:sz w:val="16"/>
          <w:szCs w:val="16"/>
          <w:lang w:val="en-GB" w:eastAsia="en-GB"/>
          <w:rPrChange w:id="3439" w:author="Marco Petri" w:date="2020-12-22T22:07:00Z">
            <w:rPr>
              <w:ins w:id="3440" w:author="Marco Petri" w:date="2020-12-22T22:05:00Z"/>
              <w:rFonts w:ascii="Courier New" w:eastAsia="Times New Roman" w:hAnsi="Courier New" w:cs="Courier New"/>
              <w:color w:val="000000"/>
              <w:sz w:val="20"/>
              <w:szCs w:val="20"/>
              <w:lang w:val="en-GB" w:eastAsia="en-GB"/>
            </w:rPr>
          </w:rPrChange>
        </w:rPr>
      </w:pPr>
      <w:ins w:id="3441" w:author="Marco Petri" w:date="2020-12-22T22:05:00Z">
        <w:r w:rsidRPr="00FE56D0">
          <w:rPr>
            <w:rFonts w:ascii="Courier New" w:eastAsia="Times New Roman" w:hAnsi="Courier New" w:cs="Courier New"/>
            <w:color w:val="000000"/>
            <w:sz w:val="16"/>
            <w:szCs w:val="16"/>
            <w:lang w:val="en-GB" w:eastAsia="en-GB"/>
            <w:rPrChange w:id="3442" w:author="Marco Petri" w:date="2020-12-22T22:07:00Z">
              <w:rPr>
                <w:rFonts w:ascii="Courier New" w:eastAsia="Times New Roman" w:hAnsi="Courier New" w:cs="Courier New"/>
                <w:color w:val="000000"/>
                <w:sz w:val="20"/>
                <w:szCs w:val="20"/>
                <w:lang w:val="en-GB" w:eastAsia="en-GB"/>
              </w:rPr>
            </w:rPrChange>
          </w:rPr>
          <w:t xml:space="preserve">        chk </w:t>
        </w:r>
        <w:r w:rsidRPr="00FE56D0">
          <w:rPr>
            <w:rFonts w:ascii="Courier New" w:eastAsia="Times New Roman" w:hAnsi="Courier New" w:cs="Courier New"/>
            <w:b/>
            <w:bCs/>
            <w:color w:val="0000FF"/>
            <w:sz w:val="16"/>
            <w:szCs w:val="16"/>
            <w:lang w:val="en-GB" w:eastAsia="en-GB"/>
            <w:rPrChange w:id="344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44"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42986ACC" w14:textId="77777777" w:rsidR="00E250F6" w:rsidRPr="00FE56D0" w:rsidRDefault="00E250F6" w:rsidP="00E250F6">
      <w:pPr>
        <w:shd w:val="clear" w:color="auto" w:fill="FFFFFF"/>
        <w:spacing w:line="240" w:lineRule="auto"/>
        <w:jc w:val="left"/>
        <w:rPr>
          <w:ins w:id="3445" w:author="Marco Petri" w:date="2020-12-22T22:05:00Z"/>
          <w:rFonts w:ascii="Courier New" w:eastAsia="Times New Roman" w:hAnsi="Courier New" w:cs="Courier New"/>
          <w:color w:val="000000"/>
          <w:sz w:val="16"/>
          <w:szCs w:val="16"/>
          <w:lang w:val="en-GB" w:eastAsia="en-GB"/>
          <w:rPrChange w:id="3446" w:author="Marco Petri" w:date="2020-12-22T22:07:00Z">
            <w:rPr>
              <w:ins w:id="3447" w:author="Marco Petri" w:date="2020-12-22T22:05:00Z"/>
              <w:rFonts w:ascii="Courier New" w:eastAsia="Times New Roman" w:hAnsi="Courier New" w:cs="Courier New"/>
              <w:color w:val="000000"/>
              <w:sz w:val="20"/>
              <w:szCs w:val="20"/>
              <w:lang w:val="en-GB" w:eastAsia="en-GB"/>
            </w:rPr>
          </w:rPrChange>
        </w:rPr>
      </w:pPr>
      <w:ins w:id="3448" w:author="Marco Petri" w:date="2020-12-22T22:05:00Z">
        <w:r w:rsidRPr="00FE56D0">
          <w:rPr>
            <w:rFonts w:ascii="Courier New" w:eastAsia="Times New Roman" w:hAnsi="Courier New" w:cs="Courier New"/>
            <w:color w:val="000000"/>
            <w:sz w:val="16"/>
            <w:szCs w:val="16"/>
            <w:lang w:val="en-GB" w:eastAsia="en-GB"/>
            <w:rPrChange w:id="344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50"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3451"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6C45E69A" w14:textId="77777777" w:rsidR="00E250F6" w:rsidRPr="00FE56D0" w:rsidRDefault="00E250F6" w:rsidP="00E250F6">
      <w:pPr>
        <w:shd w:val="clear" w:color="auto" w:fill="FFFFFF"/>
        <w:spacing w:line="240" w:lineRule="auto"/>
        <w:jc w:val="left"/>
        <w:rPr>
          <w:ins w:id="3452" w:author="Marco Petri" w:date="2020-12-22T22:05:00Z"/>
          <w:rFonts w:ascii="Courier New" w:eastAsia="Times New Roman" w:hAnsi="Courier New" w:cs="Courier New"/>
          <w:color w:val="000000"/>
          <w:sz w:val="16"/>
          <w:szCs w:val="16"/>
          <w:lang w:val="en-GB" w:eastAsia="en-GB"/>
          <w:rPrChange w:id="3453" w:author="Marco Petri" w:date="2020-12-22T22:07:00Z">
            <w:rPr>
              <w:ins w:id="3454" w:author="Marco Petri" w:date="2020-12-22T22:05:00Z"/>
              <w:rFonts w:ascii="Courier New" w:eastAsia="Times New Roman" w:hAnsi="Courier New" w:cs="Courier New"/>
              <w:color w:val="000000"/>
              <w:sz w:val="20"/>
              <w:szCs w:val="20"/>
              <w:lang w:val="en-GB" w:eastAsia="en-GB"/>
            </w:rPr>
          </w:rPrChange>
        </w:rPr>
      </w:pPr>
      <w:ins w:id="3455" w:author="Marco Petri" w:date="2020-12-22T22:05:00Z">
        <w:r w:rsidRPr="00FE56D0">
          <w:rPr>
            <w:rFonts w:ascii="Courier New" w:eastAsia="Times New Roman" w:hAnsi="Courier New" w:cs="Courier New"/>
            <w:color w:val="000000"/>
            <w:sz w:val="16"/>
            <w:szCs w:val="16"/>
            <w:lang w:val="en-GB" w:eastAsia="en-GB"/>
            <w:rPrChange w:id="3456"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345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58" w:author="Marco Petri" w:date="2020-12-22T22:07:00Z">
              <w:rPr>
                <w:rFonts w:ascii="Courier New" w:eastAsia="Times New Roman" w:hAnsi="Courier New" w:cs="Courier New"/>
                <w:color w:val="000000"/>
                <w:sz w:val="20"/>
                <w:szCs w:val="20"/>
                <w:lang w:val="en-GB" w:eastAsia="en-GB"/>
              </w:rPr>
            </w:rPrChange>
          </w:rPr>
          <w:t xml:space="preserve"> chk.controllerCheckIns.(t.next) </w:t>
        </w:r>
        <w:r w:rsidRPr="00FE56D0">
          <w:rPr>
            <w:rFonts w:ascii="Courier New" w:eastAsia="Times New Roman" w:hAnsi="Courier New" w:cs="Courier New"/>
            <w:b/>
            <w:bCs/>
            <w:color w:val="0000FF"/>
            <w:sz w:val="16"/>
            <w:szCs w:val="16"/>
            <w:lang w:val="en-GB" w:eastAsia="en-GB"/>
            <w:rPrChange w:id="3459" w:author="Marco Petri" w:date="2020-12-22T22:07:00Z">
              <w:rPr>
                <w:rFonts w:ascii="Courier New" w:eastAsia="Times New Roman" w:hAnsi="Courier New" w:cs="Courier New"/>
                <w:b/>
                <w:bCs/>
                <w:color w:val="0000FF"/>
                <w:sz w:val="20"/>
                <w:szCs w:val="20"/>
                <w:lang w:val="en-GB" w:eastAsia="en-GB"/>
              </w:rPr>
            </w:rPrChange>
          </w:rPr>
          <w:t>and</w:t>
        </w:r>
      </w:ins>
    </w:p>
    <w:p w14:paraId="50ACA19F" w14:textId="77777777" w:rsidR="00E250F6" w:rsidRPr="00FE56D0" w:rsidRDefault="00E250F6" w:rsidP="00E250F6">
      <w:pPr>
        <w:shd w:val="clear" w:color="auto" w:fill="FFFFFF"/>
        <w:spacing w:line="240" w:lineRule="auto"/>
        <w:jc w:val="left"/>
        <w:rPr>
          <w:ins w:id="3460" w:author="Marco Petri" w:date="2020-12-22T22:05:00Z"/>
          <w:rFonts w:ascii="Courier New" w:eastAsia="Times New Roman" w:hAnsi="Courier New" w:cs="Courier New"/>
          <w:color w:val="000000"/>
          <w:sz w:val="16"/>
          <w:szCs w:val="16"/>
          <w:lang w:val="en-GB" w:eastAsia="en-GB"/>
          <w:rPrChange w:id="3461" w:author="Marco Petri" w:date="2020-12-22T22:07:00Z">
            <w:rPr>
              <w:ins w:id="3462" w:author="Marco Petri" w:date="2020-12-22T22:05:00Z"/>
              <w:rFonts w:ascii="Courier New" w:eastAsia="Times New Roman" w:hAnsi="Courier New" w:cs="Courier New"/>
              <w:color w:val="000000"/>
              <w:sz w:val="20"/>
              <w:szCs w:val="20"/>
              <w:lang w:val="en-GB" w:eastAsia="en-GB"/>
            </w:rPr>
          </w:rPrChange>
        </w:rPr>
      </w:pPr>
      <w:ins w:id="3463" w:author="Marco Petri" w:date="2020-12-22T22:05:00Z">
        <w:r w:rsidRPr="00FE56D0">
          <w:rPr>
            <w:rFonts w:ascii="Courier New" w:eastAsia="Times New Roman" w:hAnsi="Courier New" w:cs="Courier New"/>
            <w:color w:val="000000"/>
            <w:sz w:val="16"/>
            <w:szCs w:val="16"/>
            <w:lang w:val="en-GB" w:eastAsia="en-GB"/>
            <w:rPrChange w:id="3464" w:author="Marco Petri" w:date="2020-12-22T22:07:00Z">
              <w:rPr>
                <w:rFonts w:ascii="Courier New" w:eastAsia="Times New Roman" w:hAnsi="Courier New" w:cs="Courier New"/>
                <w:color w:val="000000"/>
                <w:sz w:val="20"/>
                <w:szCs w:val="20"/>
                <w:lang w:val="en-GB" w:eastAsia="en-GB"/>
              </w:rPr>
            </w:rPrChange>
          </w:rPr>
          <w:t xml:space="preserve">        chk </w:t>
        </w:r>
        <w:r w:rsidRPr="00FE56D0">
          <w:rPr>
            <w:rFonts w:ascii="Courier New" w:eastAsia="Times New Roman" w:hAnsi="Courier New" w:cs="Courier New"/>
            <w:b/>
            <w:bCs/>
            <w:color w:val="0000FF"/>
            <w:sz w:val="16"/>
            <w:szCs w:val="16"/>
            <w:lang w:val="en-GB" w:eastAsia="en-GB"/>
            <w:rPrChange w:id="3465"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346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6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68"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09C13E63" w14:textId="77777777" w:rsidR="00E250F6" w:rsidRPr="00FE56D0" w:rsidRDefault="00E250F6" w:rsidP="00E250F6">
      <w:pPr>
        <w:shd w:val="clear" w:color="auto" w:fill="FFFFFF"/>
        <w:spacing w:line="240" w:lineRule="auto"/>
        <w:jc w:val="left"/>
        <w:rPr>
          <w:ins w:id="3469" w:author="Marco Petri" w:date="2020-12-22T22:05:00Z"/>
          <w:rFonts w:ascii="Courier New" w:eastAsia="Times New Roman" w:hAnsi="Courier New" w:cs="Courier New"/>
          <w:color w:val="000000"/>
          <w:sz w:val="16"/>
          <w:szCs w:val="16"/>
          <w:lang w:val="en-GB" w:eastAsia="en-GB"/>
          <w:rPrChange w:id="3470" w:author="Marco Petri" w:date="2020-12-22T22:07:00Z">
            <w:rPr>
              <w:ins w:id="3471" w:author="Marco Petri" w:date="2020-12-22T22:05:00Z"/>
              <w:rFonts w:ascii="Courier New" w:eastAsia="Times New Roman" w:hAnsi="Courier New" w:cs="Courier New"/>
              <w:color w:val="000000"/>
              <w:sz w:val="20"/>
              <w:szCs w:val="20"/>
              <w:lang w:val="en-GB" w:eastAsia="en-GB"/>
            </w:rPr>
          </w:rPrChange>
        </w:rPr>
      </w:pPr>
      <w:ins w:id="3472" w:author="Marco Petri" w:date="2020-12-22T22:05:00Z">
        <w:r w:rsidRPr="00FE56D0">
          <w:rPr>
            <w:rFonts w:ascii="Courier New" w:eastAsia="Times New Roman" w:hAnsi="Courier New" w:cs="Courier New"/>
            <w:color w:val="000000"/>
            <w:sz w:val="16"/>
            <w:szCs w:val="16"/>
            <w:lang w:val="en-GB" w:eastAsia="en-GB"/>
            <w:rPrChange w:id="347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7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475"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55830579" w14:textId="77777777" w:rsidR="00E250F6" w:rsidRPr="00FE56D0" w:rsidRDefault="00E250F6" w:rsidP="00E250F6">
      <w:pPr>
        <w:shd w:val="clear" w:color="auto" w:fill="FFFFFF"/>
        <w:spacing w:line="240" w:lineRule="auto"/>
        <w:jc w:val="left"/>
        <w:rPr>
          <w:ins w:id="3476" w:author="Marco Petri" w:date="2020-12-22T22:05:00Z"/>
          <w:rFonts w:ascii="Courier New" w:eastAsia="Times New Roman" w:hAnsi="Courier New" w:cs="Courier New"/>
          <w:color w:val="000000"/>
          <w:sz w:val="16"/>
          <w:szCs w:val="16"/>
          <w:lang w:val="en-GB" w:eastAsia="en-GB"/>
          <w:rPrChange w:id="3477" w:author="Marco Petri" w:date="2020-12-22T22:07:00Z">
            <w:rPr>
              <w:ins w:id="3478" w:author="Marco Petri" w:date="2020-12-22T22:05:00Z"/>
              <w:rFonts w:ascii="Courier New" w:eastAsia="Times New Roman" w:hAnsi="Courier New" w:cs="Courier New"/>
              <w:color w:val="000000"/>
              <w:sz w:val="20"/>
              <w:szCs w:val="20"/>
              <w:lang w:val="en-GB" w:eastAsia="en-GB"/>
            </w:rPr>
          </w:rPrChange>
        </w:rPr>
      </w:pPr>
      <w:ins w:id="3479" w:author="Marco Petri" w:date="2020-12-22T22:05:00Z">
        <w:r w:rsidRPr="00FE56D0">
          <w:rPr>
            <w:rFonts w:ascii="Courier New" w:eastAsia="Times New Roman" w:hAnsi="Courier New" w:cs="Courier New"/>
            <w:color w:val="000000"/>
            <w:sz w:val="16"/>
            <w:szCs w:val="16"/>
            <w:lang w:val="en-GB" w:eastAsia="en-GB"/>
            <w:rPrChange w:id="3480" w:author="Marco Petri" w:date="2020-12-22T22:07:00Z">
              <w:rPr>
                <w:rFonts w:ascii="Courier New" w:eastAsia="Times New Roman" w:hAnsi="Courier New" w:cs="Courier New"/>
                <w:color w:val="000000"/>
                <w:sz w:val="20"/>
                <w:szCs w:val="20"/>
                <w:lang w:val="en-GB" w:eastAsia="en-GB"/>
              </w:rPr>
            </w:rPrChange>
          </w:rPr>
          <w:t xml:space="preserve">        chk.controllerCheckOuts.(t.next) = chk.controllerCheckOuts.(t)</w:t>
        </w:r>
      </w:ins>
    </w:p>
    <w:p w14:paraId="1E75E4ED" w14:textId="77777777" w:rsidR="00E250F6" w:rsidRPr="00FE56D0" w:rsidRDefault="00E250F6" w:rsidP="00E250F6">
      <w:pPr>
        <w:shd w:val="clear" w:color="auto" w:fill="FFFFFF"/>
        <w:spacing w:line="240" w:lineRule="auto"/>
        <w:jc w:val="left"/>
        <w:rPr>
          <w:ins w:id="3481" w:author="Marco Petri" w:date="2020-12-22T22:05:00Z"/>
          <w:rFonts w:ascii="Courier New" w:eastAsia="Times New Roman" w:hAnsi="Courier New" w:cs="Courier New"/>
          <w:color w:val="000000"/>
          <w:sz w:val="16"/>
          <w:szCs w:val="16"/>
          <w:lang w:val="en-GB" w:eastAsia="en-GB"/>
          <w:rPrChange w:id="3482" w:author="Marco Petri" w:date="2020-12-22T22:07:00Z">
            <w:rPr>
              <w:ins w:id="3483" w:author="Marco Petri" w:date="2020-12-22T22:05:00Z"/>
              <w:rFonts w:ascii="Courier New" w:eastAsia="Times New Roman" w:hAnsi="Courier New" w:cs="Courier New"/>
              <w:color w:val="000000"/>
              <w:sz w:val="20"/>
              <w:szCs w:val="20"/>
              <w:lang w:val="en-GB" w:eastAsia="en-GB"/>
            </w:rPr>
          </w:rPrChange>
        </w:rPr>
      </w:pPr>
      <w:ins w:id="3484" w:author="Marco Petri" w:date="2020-12-22T22:05:00Z">
        <w:r w:rsidRPr="00FE56D0">
          <w:rPr>
            <w:rFonts w:ascii="Courier New" w:eastAsia="Times New Roman" w:hAnsi="Courier New" w:cs="Courier New"/>
            <w:color w:val="000000"/>
            <w:sz w:val="16"/>
            <w:szCs w:val="16"/>
            <w:lang w:val="en-GB" w:eastAsia="en-GB"/>
            <w:rPrChange w:id="348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8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487"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2BDC1624" w14:textId="77777777" w:rsidR="00E250F6" w:rsidRPr="00FE56D0" w:rsidRDefault="00E250F6" w:rsidP="00E250F6">
      <w:pPr>
        <w:shd w:val="clear" w:color="auto" w:fill="FFFFFF"/>
        <w:spacing w:line="240" w:lineRule="auto"/>
        <w:jc w:val="left"/>
        <w:rPr>
          <w:ins w:id="3488" w:author="Marco Petri" w:date="2020-12-22T22:05:00Z"/>
          <w:rFonts w:ascii="Courier New" w:eastAsia="Times New Roman" w:hAnsi="Courier New" w:cs="Courier New"/>
          <w:color w:val="000000"/>
          <w:sz w:val="16"/>
          <w:szCs w:val="16"/>
          <w:lang w:val="en-GB" w:eastAsia="en-GB"/>
          <w:rPrChange w:id="3489" w:author="Marco Petri" w:date="2020-12-22T22:07:00Z">
            <w:rPr>
              <w:ins w:id="3490" w:author="Marco Petri" w:date="2020-12-22T22:05:00Z"/>
              <w:rFonts w:ascii="Courier New" w:eastAsia="Times New Roman" w:hAnsi="Courier New" w:cs="Courier New"/>
              <w:color w:val="000000"/>
              <w:sz w:val="20"/>
              <w:szCs w:val="20"/>
              <w:lang w:val="en-GB" w:eastAsia="en-GB"/>
            </w:rPr>
          </w:rPrChange>
        </w:rPr>
      </w:pPr>
      <w:ins w:id="3491" w:author="Marco Petri" w:date="2020-12-22T22:05:00Z">
        <w:r w:rsidRPr="00FE56D0">
          <w:rPr>
            <w:rFonts w:ascii="Courier New" w:eastAsia="Times New Roman" w:hAnsi="Courier New" w:cs="Courier New"/>
            <w:color w:val="000000"/>
            <w:sz w:val="16"/>
            <w:szCs w:val="16"/>
            <w:lang w:val="en-GB" w:eastAsia="en-GB"/>
            <w:rPrChange w:id="3492"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3493"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349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49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496" w:author="Marco Petri" w:date="2020-12-22T22:07:00Z">
              <w:rPr>
                <w:rFonts w:ascii="Courier New" w:eastAsia="Times New Roman" w:hAnsi="Courier New" w:cs="Courier New"/>
                <w:color w:val="000000"/>
                <w:sz w:val="20"/>
                <w:szCs w:val="20"/>
                <w:lang w:val="en-GB" w:eastAsia="en-GB"/>
              </w:rPr>
            </w:rPrChange>
          </w:rPr>
          <w:t xml:space="preserve"> chk.controllerCheckIns.(t.next)</w:t>
        </w:r>
      </w:ins>
    </w:p>
    <w:p w14:paraId="354A25D7" w14:textId="77777777" w:rsidR="00E250F6" w:rsidRPr="00FE56D0" w:rsidRDefault="00E250F6" w:rsidP="00E250F6">
      <w:pPr>
        <w:shd w:val="clear" w:color="auto" w:fill="FFFFFF"/>
        <w:spacing w:line="240" w:lineRule="auto"/>
        <w:jc w:val="left"/>
        <w:rPr>
          <w:ins w:id="3497" w:author="Marco Petri" w:date="2020-12-22T22:05:00Z"/>
          <w:rFonts w:ascii="Courier New" w:eastAsia="Times New Roman" w:hAnsi="Courier New" w:cs="Courier New"/>
          <w:color w:val="000000"/>
          <w:sz w:val="16"/>
          <w:szCs w:val="16"/>
          <w:lang w:val="en-GB" w:eastAsia="en-GB"/>
          <w:rPrChange w:id="3498" w:author="Marco Petri" w:date="2020-12-22T22:07:00Z">
            <w:rPr>
              <w:ins w:id="3499" w:author="Marco Petri" w:date="2020-12-22T22:05:00Z"/>
              <w:rFonts w:ascii="Courier New" w:eastAsia="Times New Roman" w:hAnsi="Courier New" w:cs="Courier New"/>
              <w:color w:val="000000"/>
              <w:sz w:val="20"/>
              <w:szCs w:val="20"/>
              <w:lang w:val="en-GB" w:eastAsia="en-GB"/>
            </w:rPr>
          </w:rPrChange>
        </w:rPr>
      </w:pPr>
      <w:ins w:id="3500" w:author="Marco Petri" w:date="2020-12-22T22:05:00Z">
        <w:r w:rsidRPr="00FE56D0">
          <w:rPr>
            <w:rFonts w:ascii="Courier New" w:eastAsia="Times New Roman" w:hAnsi="Courier New" w:cs="Courier New"/>
            <w:color w:val="000000"/>
            <w:sz w:val="16"/>
            <w:szCs w:val="16"/>
            <w:lang w:val="en-GB" w:eastAsia="en-GB"/>
            <w:rPrChange w:id="350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502" w:author="Marco Petri" w:date="2020-12-22T22:07:00Z">
              <w:rPr>
                <w:rFonts w:ascii="Courier New" w:eastAsia="Times New Roman" w:hAnsi="Courier New" w:cs="Courier New"/>
                <w:b/>
                <w:bCs/>
                <w:color w:val="0000FF"/>
                <w:sz w:val="20"/>
                <w:szCs w:val="20"/>
                <w:lang w:val="en-GB" w:eastAsia="en-GB"/>
              </w:rPr>
            </w:rPrChange>
          </w:rPr>
          <w:t>iff</w:t>
        </w:r>
      </w:ins>
    </w:p>
    <w:p w14:paraId="789A7CDF" w14:textId="77777777" w:rsidR="00E250F6" w:rsidRPr="00FE56D0" w:rsidRDefault="00E250F6" w:rsidP="00E250F6">
      <w:pPr>
        <w:shd w:val="clear" w:color="auto" w:fill="FFFFFF"/>
        <w:spacing w:line="240" w:lineRule="auto"/>
        <w:jc w:val="left"/>
        <w:rPr>
          <w:ins w:id="3503" w:author="Marco Petri" w:date="2020-12-22T22:05:00Z"/>
          <w:rFonts w:ascii="Courier New" w:eastAsia="Times New Roman" w:hAnsi="Courier New" w:cs="Courier New"/>
          <w:color w:val="000000"/>
          <w:sz w:val="16"/>
          <w:szCs w:val="16"/>
          <w:lang w:val="en-GB" w:eastAsia="en-GB"/>
          <w:rPrChange w:id="3504" w:author="Marco Petri" w:date="2020-12-22T22:07:00Z">
            <w:rPr>
              <w:ins w:id="3505" w:author="Marco Petri" w:date="2020-12-22T22:05:00Z"/>
              <w:rFonts w:ascii="Courier New" w:eastAsia="Times New Roman" w:hAnsi="Courier New" w:cs="Courier New"/>
              <w:color w:val="000000"/>
              <w:sz w:val="20"/>
              <w:szCs w:val="20"/>
              <w:lang w:val="en-GB" w:eastAsia="en-GB"/>
            </w:rPr>
          </w:rPrChange>
        </w:rPr>
      </w:pPr>
      <w:ins w:id="3506" w:author="Marco Petri" w:date="2020-12-22T22:05:00Z">
        <w:r w:rsidRPr="00FE56D0">
          <w:rPr>
            <w:rFonts w:ascii="Courier New" w:eastAsia="Times New Roman" w:hAnsi="Courier New" w:cs="Courier New"/>
            <w:color w:val="000000"/>
            <w:sz w:val="16"/>
            <w:szCs w:val="16"/>
            <w:lang w:val="en-GB" w:eastAsia="en-GB"/>
            <w:rPrChange w:id="3507" w:author="Marco Petri" w:date="2020-12-22T22:07:00Z">
              <w:rPr>
                <w:rFonts w:ascii="Courier New" w:eastAsia="Times New Roman" w:hAnsi="Courier New" w:cs="Courier New"/>
                <w:color w:val="000000"/>
                <w:sz w:val="20"/>
                <w:szCs w:val="20"/>
                <w:lang w:val="en-GB" w:eastAsia="en-GB"/>
              </w:rPr>
            </w:rPrChange>
          </w:rPr>
          <w:t xml:space="preserve">        chk.controllerCheckIns.(t.next) = chk.controllerCheckIns.(t) </w:t>
        </w:r>
      </w:ins>
    </w:p>
    <w:p w14:paraId="59B57A0F" w14:textId="77777777" w:rsidR="00E250F6" w:rsidRPr="00FE56D0" w:rsidRDefault="00E250F6" w:rsidP="00E250F6">
      <w:pPr>
        <w:shd w:val="clear" w:color="auto" w:fill="FFFFFF"/>
        <w:spacing w:line="240" w:lineRule="auto"/>
        <w:jc w:val="left"/>
        <w:rPr>
          <w:ins w:id="3508" w:author="Marco Petri" w:date="2020-12-22T22:05:00Z"/>
          <w:rFonts w:ascii="Courier New" w:eastAsia="Times New Roman" w:hAnsi="Courier New" w:cs="Courier New"/>
          <w:color w:val="000000"/>
          <w:sz w:val="16"/>
          <w:szCs w:val="16"/>
          <w:lang w:val="en-GB" w:eastAsia="en-GB"/>
          <w:rPrChange w:id="3509" w:author="Marco Petri" w:date="2020-12-22T22:07:00Z">
            <w:rPr>
              <w:ins w:id="3510" w:author="Marco Petri" w:date="2020-12-22T22:05:00Z"/>
              <w:rFonts w:ascii="Courier New" w:eastAsia="Times New Roman" w:hAnsi="Courier New" w:cs="Courier New"/>
              <w:color w:val="000000"/>
              <w:sz w:val="20"/>
              <w:szCs w:val="20"/>
              <w:lang w:val="en-GB" w:eastAsia="en-GB"/>
            </w:rPr>
          </w:rPrChange>
        </w:rPr>
      </w:pPr>
      <w:ins w:id="3511" w:author="Marco Petri" w:date="2020-12-22T22:05:00Z">
        <w:r w:rsidRPr="00FE56D0">
          <w:rPr>
            <w:rFonts w:ascii="Courier New" w:eastAsia="Times New Roman" w:hAnsi="Courier New" w:cs="Courier New"/>
            <w:color w:val="000000"/>
            <w:sz w:val="16"/>
            <w:szCs w:val="16"/>
            <w:lang w:val="en-GB" w:eastAsia="en-GB"/>
            <w:rPrChange w:id="351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513"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514"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221885D1" w14:textId="77777777" w:rsidR="00E250F6" w:rsidRPr="00FE56D0" w:rsidRDefault="00E250F6" w:rsidP="00E250F6">
      <w:pPr>
        <w:shd w:val="clear" w:color="auto" w:fill="FFFFFF"/>
        <w:spacing w:line="240" w:lineRule="auto"/>
        <w:jc w:val="left"/>
        <w:rPr>
          <w:ins w:id="3515" w:author="Marco Petri" w:date="2020-12-22T22:05:00Z"/>
          <w:rFonts w:ascii="Courier New" w:eastAsia="Times New Roman" w:hAnsi="Courier New" w:cs="Courier New"/>
          <w:color w:val="000000"/>
          <w:sz w:val="16"/>
          <w:szCs w:val="16"/>
          <w:lang w:val="en-GB" w:eastAsia="en-GB"/>
          <w:rPrChange w:id="3516" w:author="Marco Petri" w:date="2020-12-22T22:07:00Z">
            <w:rPr>
              <w:ins w:id="3517" w:author="Marco Petri" w:date="2020-12-22T22:05:00Z"/>
              <w:rFonts w:ascii="Courier New" w:eastAsia="Times New Roman" w:hAnsi="Courier New" w:cs="Courier New"/>
              <w:color w:val="000000"/>
              <w:sz w:val="20"/>
              <w:szCs w:val="20"/>
              <w:lang w:val="en-GB" w:eastAsia="en-GB"/>
            </w:rPr>
          </w:rPrChange>
        </w:rPr>
      </w:pPr>
      <w:ins w:id="3518" w:author="Marco Petri" w:date="2020-12-22T22:05:00Z">
        <w:r w:rsidRPr="00FE56D0">
          <w:rPr>
            <w:rFonts w:ascii="Courier New" w:eastAsia="Times New Roman" w:hAnsi="Courier New" w:cs="Courier New"/>
            <w:color w:val="000000"/>
            <w:sz w:val="16"/>
            <w:szCs w:val="16"/>
            <w:lang w:val="en-GB" w:eastAsia="en-GB"/>
            <w:rPrChange w:id="3519"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352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521" w:author="Marco Petri" w:date="2020-12-22T22:07:00Z">
              <w:rPr>
                <w:rFonts w:ascii="Courier New" w:eastAsia="Times New Roman" w:hAnsi="Courier New" w:cs="Courier New"/>
                <w:color w:val="000000"/>
                <w:sz w:val="20"/>
                <w:szCs w:val="20"/>
                <w:lang w:val="en-GB" w:eastAsia="en-GB"/>
              </w:rPr>
            </w:rPrChange>
          </w:rPr>
          <w:t xml:space="preserve"> chk.controllerCheckIns.(t.next)</w:t>
        </w:r>
      </w:ins>
    </w:p>
    <w:p w14:paraId="21D259C7" w14:textId="77777777" w:rsidR="00E250F6" w:rsidRPr="00FE56D0" w:rsidRDefault="00E250F6" w:rsidP="00E250F6">
      <w:pPr>
        <w:shd w:val="clear" w:color="auto" w:fill="FFFFFF"/>
        <w:spacing w:line="240" w:lineRule="auto"/>
        <w:jc w:val="left"/>
        <w:rPr>
          <w:ins w:id="3522" w:author="Marco Petri" w:date="2020-12-22T22:05:00Z"/>
          <w:rFonts w:ascii="Courier New" w:eastAsia="Times New Roman" w:hAnsi="Courier New" w:cs="Courier New"/>
          <w:color w:val="000000"/>
          <w:sz w:val="16"/>
          <w:szCs w:val="16"/>
          <w:lang w:val="en-GB" w:eastAsia="en-GB"/>
          <w:rPrChange w:id="3523" w:author="Marco Petri" w:date="2020-12-22T22:07:00Z">
            <w:rPr>
              <w:ins w:id="3524" w:author="Marco Petri" w:date="2020-12-22T22:05:00Z"/>
              <w:rFonts w:ascii="Courier New" w:eastAsia="Times New Roman" w:hAnsi="Courier New" w:cs="Courier New"/>
              <w:color w:val="000000"/>
              <w:sz w:val="20"/>
              <w:szCs w:val="20"/>
              <w:lang w:val="en-GB" w:eastAsia="en-GB"/>
            </w:rPr>
          </w:rPrChange>
        </w:rPr>
      </w:pPr>
      <w:ins w:id="3525" w:author="Marco Petri" w:date="2020-12-22T22:05:00Z">
        <w:r w:rsidRPr="00FE56D0">
          <w:rPr>
            <w:rFonts w:ascii="Courier New" w:eastAsia="Times New Roman" w:hAnsi="Courier New" w:cs="Courier New"/>
            <w:color w:val="000000"/>
            <w:sz w:val="16"/>
            <w:szCs w:val="16"/>
            <w:lang w:val="en-GB" w:eastAsia="en-GB"/>
            <w:rPrChange w:id="352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527" w:author="Marco Petri" w:date="2020-12-22T22:07:00Z">
              <w:rPr>
                <w:rFonts w:ascii="Courier New" w:eastAsia="Times New Roman" w:hAnsi="Courier New" w:cs="Courier New"/>
                <w:b/>
                <w:bCs/>
                <w:color w:val="0000FF"/>
                <w:sz w:val="20"/>
                <w:szCs w:val="20"/>
                <w:lang w:val="en-GB" w:eastAsia="en-GB"/>
              </w:rPr>
            </w:rPrChange>
          </w:rPr>
          <w:t>iff</w:t>
        </w:r>
      </w:ins>
    </w:p>
    <w:p w14:paraId="1DCAD946" w14:textId="77777777" w:rsidR="00E250F6" w:rsidRPr="00FE56D0" w:rsidRDefault="00E250F6" w:rsidP="00E250F6">
      <w:pPr>
        <w:shd w:val="clear" w:color="auto" w:fill="FFFFFF"/>
        <w:spacing w:line="240" w:lineRule="auto"/>
        <w:jc w:val="left"/>
        <w:rPr>
          <w:ins w:id="3528" w:author="Marco Petri" w:date="2020-12-22T22:05:00Z"/>
          <w:rFonts w:ascii="Courier New" w:eastAsia="Times New Roman" w:hAnsi="Courier New" w:cs="Courier New"/>
          <w:color w:val="000000"/>
          <w:sz w:val="16"/>
          <w:szCs w:val="16"/>
          <w:lang w:val="en-GB" w:eastAsia="en-GB"/>
          <w:rPrChange w:id="3529" w:author="Marco Petri" w:date="2020-12-22T22:07:00Z">
            <w:rPr>
              <w:ins w:id="3530" w:author="Marco Petri" w:date="2020-12-22T22:05:00Z"/>
              <w:rFonts w:ascii="Courier New" w:eastAsia="Times New Roman" w:hAnsi="Courier New" w:cs="Courier New"/>
              <w:color w:val="000000"/>
              <w:sz w:val="20"/>
              <w:szCs w:val="20"/>
              <w:lang w:val="en-GB" w:eastAsia="en-GB"/>
            </w:rPr>
          </w:rPrChange>
        </w:rPr>
      </w:pPr>
      <w:ins w:id="3531" w:author="Marco Petri" w:date="2020-12-22T22:05:00Z">
        <w:r w:rsidRPr="00FE56D0">
          <w:rPr>
            <w:rFonts w:ascii="Courier New" w:eastAsia="Times New Roman" w:hAnsi="Courier New" w:cs="Courier New"/>
            <w:color w:val="000000"/>
            <w:sz w:val="16"/>
            <w:szCs w:val="16"/>
            <w:lang w:val="en-GB" w:eastAsia="en-GB"/>
            <w:rPrChange w:id="3532" w:author="Marco Petri" w:date="2020-12-22T22:07:00Z">
              <w:rPr>
                <w:rFonts w:ascii="Courier New" w:eastAsia="Times New Roman" w:hAnsi="Courier New" w:cs="Courier New"/>
                <w:color w:val="000000"/>
                <w:sz w:val="20"/>
                <w:szCs w:val="20"/>
                <w:lang w:val="en-GB" w:eastAsia="en-GB"/>
              </w:rPr>
            </w:rPrChange>
          </w:rPr>
          <w:t xml:space="preserve">        chk.controllerCheckIns.(t.next) = chk.controllerCheckIns.(t) + qt</w:t>
        </w:r>
      </w:ins>
    </w:p>
    <w:p w14:paraId="09FE0BD4" w14:textId="77777777" w:rsidR="00E250F6" w:rsidRPr="00FE56D0" w:rsidRDefault="00E250F6" w:rsidP="00E250F6">
      <w:pPr>
        <w:shd w:val="clear" w:color="auto" w:fill="FFFFFF"/>
        <w:spacing w:line="240" w:lineRule="auto"/>
        <w:jc w:val="left"/>
        <w:rPr>
          <w:ins w:id="3533" w:author="Marco Petri" w:date="2020-12-22T22:05:00Z"/>
          <w:rFonts w:ascii="Courier New" w:eastAsia="Times New Roman" w:hAnsi="Courier New" w:cs="Courier New"/>
          <w:color w:val="000000"/>
          <w:sz w:val="16"/>
          <w:szCs w:val="16"/>
          <w:lang w:val="en-GB" w:eastAsia="en-GB"/>
          <w:rPrChange w:id="3534" w:author="Marco Petri" w:date="2020-12-22T22:07:00Z">
            <w:rPr>
              <w:ins w:id="3535" w:author="Marco Petri" w:date="2020-12-22T22:05:00Z"/>
              <w:rFonts w:ascii="Courier New" w:eastAsia="Times New Roman" w:hAnsi="Courier New" w:cs="Courier New"/>
              <w:color w:val="000000"/>
              <w:sz w:val="20"/>
              <w:szCs w:val="20"/>
              <w:lang w:val="en-GB" w:eastAsia="en-GB"/>
            </w:rPr>
          </w:rPrChange>
        </w:rPr>
      </w:pPr>
      <w:ins w:id="3536" w:author="Marco Petri" w:date="2020-12-22T22:05:00Z">
        <w:r w:rsidRPr="00FE56D0">
          <w:rPr>
            <w:rFonts w:ascii="Courier New" w:eastAsia="Times New Roman" w:hAnsi="Courier New" w:cs="Courier New"/>
            <w:color w:val="000000"/>
            <w:sz w:val="16"/>
            <w:szCs w:val="16"/>
            <w:lang w:val="en-GB" w:eastAsia="en-GB"/>
            <w:rPrChange w:id="3537" w:author="Marco Petri" w:date="2020-12-22T22:07:00Z">
              <w:rPr>
                <w:rFonts w:ascii="Courier New" w:eastAsia="Times New Roman" w:hAnsi="Courier New" w:cs="Courier New"/>
                <w:color w:val="000000"/>
                <w:sz w:val="20"/>
                <w:szCs w:val="20"/>
                <w:lang w:val="en-GB" w:eastAsia="en-GB"/>
              </w:rPr>
            </w:rPrChange>
          </w:rPr>
          <w:t xml:space="preserve">    </w:t>
        </w:r>
      </w:ins>
    </w:p>
    <w:p w14:paraId="72187CBC" w14:textId="77777777" w:rsidR="00E250F6" w:rsidRPr="00FE56D0" w:rsidRDefault="00E250F6" w:rsidP="00E250F6">
      <w:pPr>
        <w:shd w:val="clear" w:color="auto" w:fill="FFFFFF"/>
        <w:spacing w:line="240" w:lineRule="auto"/>
        <w:jc w:val="left"/>
        <w:rPr>
          <w:ins w:id="3538" w:author="Marco Petri" w:date="2020-12-22T22:05:00Z"/>
          <w:rFonts w:ascii="Courier New" w:eastAsia="Times New Roman" w:hAnsi="Courier New" w:cs="Courier New"/>
          <w:color w:val="000000"/>
          <w:sz w:val="16"/>
          <w:szCs w:val="16"/>
          <w:lang w:val="en-GB" w:eastAsia="en-GB"/>
          <w:rPrChange w:id="3539" w:author="Marco Petri" w:date="2020-12-22T22:07:00Z">
            <w:rPr>
              <w:ins w:id="3540" w:author="Marco Petri" w:date="2020-12-22T22:05:00Z"/>
              <w:rFonts w:ascii="Courier New" w:eastAsia="Times New Roman" w:hAnsi="Courier New" w:cs="Courier New"/>
              <w:color w:val="000000"/>
              <w:sz w:val="20"/>
              <w:szCs w:val="20"/>
              <w:lang w:val="en-GB" w:eastAsia="en-GB"/>
            </w:rPr>
          </w:rPrChange>
        </w:rPr>
      </w:pPr>
      <w:ins w:id="3541" w:author="Marco Petri" w:date="2020-12-22T22:05:00Z">
        <w:r w:rsidRPr="00FE56D0">
          <w:rPr>
            <w:rFonts w:ascii="Courier New" w:eastAsia="Times New Roman" w:hAnsi="Courier New" w:cs="Courier New"/>
            <w:color w:val="000000"/>
            <w:sz w:val="16"/>
            <w:szCs w:val="16"/>
            <w:lang w:val="en-GB" w:eastAsia="en-GB"/>
            <w:rPrChange w:id="3542" w:author="Marco Petri" w:date="2020-12-22T22:07:00Z">
              <w:rPr>
                <w:rFonts w:ascii="Courier New" w:eastAsia="Times New Roman" w:hAnsi="Courier New" w:cs="Courier New"/>
                <w:color w:val="000000"/>
                <w:sz w:val="20"/>
                <w:szCs w:val="20"/>
                <w:lang w:val="en-GB" w:eastAsia="en-GB"/>
              </w:rPr>
            </w:rPrChange>
          </w:rPr>
          <w:t>}</w:t>
        </w:r>
      </w:ins>
    </w:p>
    <w:p w14:paraId="30762565" w14:textId="77777777" w:rsidR="00E250F6" w:rsidRPr="00FE56D0" w:rsidRDefault="00E250F6" w:rsidP="00E250F6">
      <w:pPr>
        <w:shd w:val="clear" w:color="auto" w:fill="FFFFFF"/>
        <w:spacing w:line="240" w:lineRule="auto"/>
        <w:jc w:val="left"/>
        <w:rPr>
          <w:ins w:id="3543" w:author="Marco Petri" w:date="2020-12-22T22:05:00Z"/>
          <w:rFonts w:ascii="Courier New" w:eastAsia="Times New Roman" w:hAnsi="Courier New" w:cs="Courier New"/>
          <w:color w:val="000000"/>
          <w:sz w:val="16"/>
          <w:szCs w:val="16"/>
          <w:lang w:val="en-GB" w:eastAsia="en-GB"/>
          <w:rPrChange w:id="3544" w:author="Marco Petri" w:date="2020-12-22T22:07:00Z">
            <w:rPr>
              <w:ins w:id="3545" w:author="Marco Petri" w:date="2020-12-22T22:05:00Z"/>
              <w:rFonts w:ascii="Courier New" w:eastAsia="Times New Roman" w:hAnsi="Courier New" w:cs="Courier New"/>
              <w:color w:val="000000"/>
              <w:sz w:val="20"/>
              <w:szCs w:val="20"/>
              <w:lang w:val="en-GB" w:eastAsia="en-GB"/>
            </w:rPr>
          </w:rPrChange>
        </w:rPr>
      </w:pPr>
    </w:p>
    <w:p w14:paraId="3F855926" w14:textId="77777777" w:rsidR="00E250F6" w:rsidRPr="00FE56D0" w:rsidRDefault="00E250F6" w:rsidP="00E250F6">
      <w:pPr>
        <w:shd w:val="clear" w:color="auto" w:fill="FFFFFF"/>
        <w:spacing w:line="240" w:lineRule="auto"/>
        <w:jc w:val="left"/>
        <w:rPr>
          <w:ins w:id="3546" w:author="Marco Petri" w:date="2020-12-22T22:05:00Z"/>
          <w:rFonts w:ascii="Courier New" w:eastAsia="Times New Roman" w:hAnsi="Courier New" w:cs="Courier New"/>
          <w:color w:val="008000"/>
          <w:sz w:val="16"/>
          <w:szCs w:val="16"/>
          <w:lang w:val="en-GB" w:eastAsia="en-GB"/>
          <w:rPrChange w:id="3547" w:author="Marco Petri" w:date="2020-12-22T22:07:00Z">
            <w:rPr>
              <w:ins w:id="3548" w:author="Marco Petri" w:date="2020-12-22T22:05:00Z"/>
              <w:rFonts w:ascii="Courier New" w:eastAsia="Times New Roman" w:hAnsi="Courier New" w:cs="Courier New"/>
              <w:color w:val="008000"/>
              <w:sz w:val="20"/>
              <w:szCs w:val="20"/>
              <w:lang w:val="en-GB" w:eastAsia="en-GB"/>
            </w:rPr>
          </w:rPrChange>
        </w:rPr>
      </w:pPr>
      <w:ins w:id="3549" w:author="Marco Petri" w:date="2020-12-22T22:05:00Z">
        <w:r w:rsidRPr="00FE56D0">
          <w:rPr>
            <w:rFonts w:ascii="Courier New" w:eastAsia="Times New Roman" w:hAnsi="Courier New" w:cs="Courier New"/>
            <w:color w:val="008000"/>
            <w:sz w:val="16"/>
            <w:szCs w:val="16"/>
            <w:lang w:val="en-GB" w:eastAsia="en-GB"/>
            <w:rPrChange w:id="3550" w:author="Marco Petri" w:date="2020-12-22T22:07:00Z">
              <w:rPr>
                <w:rFonts w:ascii="Courier New" w:eastAsia="Times New Roman" w:hAnsi="Courier New" w:cs="Courier New"/>
                <w:color w:val="008000"/>
                <w:sz w:val="20"/>
                <w:szCs w:val="20"/>
                <w:lang w:val="en-GB" w:eastAsia="en-GB"/>
              </w:rPr>
            </w:rPrChange>
          </w:rPr>
          <w:t>//6. Enter a store by booking</w:t>
        </w:r>
      </w:ins>
    </w:p>
    <w:p w14:paraId="79B9EF40" w14:textId="77777777" w:rsidR="00E250F6" w:rsidRPr="00FE56D0" w:rsidRDefault="00E250F6" w:rsidP="00E250F6">
      <w:pPr>
        <w:shd w:val="clear" w:color="auto" w:fill="FFFFFF"/>
        <w:spacing w:line="240" w:lineRule="auto"/>
        <w:jc w:val="left"/>
        <w:rPr>
          <w:ins w:id="3551" w:author="Marco Petri" w:date="2020-12-22T22:05:00Z"/>
          <w:rFonts w:ascii="Courier New" w:eastAsia="Times New Roman" w:hAnsi="Courier New" w:cs="Courier New"/>
          <w:color w:val="000000"/>
          <w:sz w:val="16"/>
          <w:szCs w:val="16"/>
          <w:lang w:val="en-GB" w:eastAsia="en-GB"/>
          <w:rPrChange w:id="3552" w:author="Marco Petri" w:date="2020-12-22T22:07:00Z">
            <w:rPr>
              <w:ins w:id="3553" w:author="Marco Petri" w:date="2020-12-22T22:05:00Z"/>
              <w:rFonts w:ascii="Courier New" w:eastAsia="Times New Roman" w:hAnsi="Courier New" w:cs="Courier New"/>
              <w:color w:val="000000"/>
              <w:sz w:val="20"/>
              <w:szCs w:val="20"/>
              <w:lang w:val="en-GB" w:eastAsia="en-GB"/>
            </w:rPr>
          </w:rPrChange>
        </w:rPr>
      </w:pPr>
      <w:ins w:id="3554" w:author="Marco Petri" w:date="2020-12-22T22:05:00Z">
        <w:r w:rsidRPr="00FE56D0">
          <w:rPr>
            <w:rFonts w:ascii="Courier New" w:eastAsia="Times New Roman" w:hAnsi="Courier New" w:cs="Courier New"/>
            <w:b/>
            <w:bCs/>
            <w:color w:val="0000FF"/>
            <w:sz w:val="16"/>
            <w:szCs w:val="16"/>
            <w:lang w:val="en-GB" w:eastAsia="en-GB"/>
            <w:rPrChange w:id="3555"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3556" w:author="Marco Petri" w:date="2020-12-22T22:07:00Z">
              <w:rPr>
                <w:rFonts w:ascii="Courier New" w:eastAsia="Times New Roman" w:hAnsi="Courier New" w:cs="Courier New"/>
                <w:color w:val="000000"/>
                <w:sz w:val="20"/>
                <w:szCs w:val="20"/>
                <w:lang w:val="en-GB" w:eastAsia="en-GB"/>
              </w:rPr>
            </w:rPrChange>
          </w:rPr>
          <w:t xml:space="preserve"> enterStoreBooking[s:Store, b:Booking, t:Time]{</w:t>
        </w:r>
      </w:ins>
    </w:p>
    <w:p w14:paraId="6D1C7264" w14:textId="77777777" w:rsidR="00E250F6" w:rsidRPr="00FE56D0" w:rsidRDefault="00E250F6" w:rsidP="00E250F6">
      <w:pPr>
        <w:shd w:val="clear" w:color="auto" w:fill="FFFFFF"/>
        <w:spacing w:line="240" w:lineRule="auto"/>
        <w:jc w:val="left"/>
        <w:rPr>
          <w:ins w:id="3557" w:author="Marco Petri" w:date="2020-12-22T22:05:00Z"/>
          <w:rFonts w:ascii="Courier New" w:eastAsia="Times New Roman" w:hAnsi="Courier New" w:cs="Courier New"/>
          <w:color w:val="000000"/>
          <w:sz w:val="16"/>
          <w:szCs w:val="16"/>
          <w:lang w:val="en-GB" w:eastAsia="en-GB"/>
          <w:rPrChange w:id="3558" w:author="Marco Petri" w:date="2020-12-22T22:07:00Z">
            <w:rPr>
              <w:ins w:id="3559" w:author="Marco Petri" w:date="2020-12-22T22:05:00Z"/>
              <w:rFonts w:ascii="Courier New" w:eastAsia="Times New Roman" w:hAnsi="Courier New" w:cs="Courier New"/>
              <w:color w:val="000000"/>
              <w:sz w:val="20"/>
              <w:szCs w:val="20"/>
              <w:lang w:val="en-GB" w:eastAsia="en-GB"/>
            </w:rPr>
          </w:rPrChange>
        </w:rPr>
      </w:pPr>
      <w:ins w:id="3560" w:author="Marco Petri" w:date="2020-12-22T22:05:00Z">
        <w:r w:rsidRPr="00FE56D0">
          <w:rPr>
            <w:rFonts w:ascii="Courier New" w:eastAsia="Times New Roman" w:hAnsi="Courier New" w:cs="Courier New"/>
            <w:color w:val="000000"/>
            <w:sz w:val="16"/>
            <w:szCs w:val="16"/>
            <w:lang w:val="en-GB" w:eastAsia="en-GB"/>
            <w:rPrChange w:id="3561" w:author="Marco Petri" w:date="2020-12-22T22:07:00Z">
              <w:rPr>
                <w:rFonts w:ascii="Courier New" w:eastAsia="Times New Roman" w:hAnsi="Courier New" w:cs="Courier New"/>
                <w:color w:val="000000"/>
                <w:sz w:val="20"/>
                <w:szCs w:val="20"/>
                <w:lang w:val="en-GB" w:eastAsia="en-GB"/>
              </w:rPr>
            </w:rPrChange>
          </w:rPr>
          <w:t xml:space="preserve">    </w:t>
        </w:r>
      </w:ins>
    </w:p>
    <w:p w14:paraId="775D682D" w14:textId="77777777" w:rsidR="00E250F6" w:rsidRPr="00FE56D0" w:rsidRDefault="00E250F6" w:rsidP="00E250F6">
      <w:pPr>
        <w:shd w:val="clear" w:color="auto" w:fill="FFFFFF"/>
        <w:spacing w:line="240" w:lineRule="auto"/>
        <w:jc w:val="left"/>
        <w:rPr>
          <w:ins w:id="3562" w:author="Marco Petri" w:date="2020-12-22T22:05:00Z"/>
          <w:rFonts w:ascii="Courier New" w:eastAsia="Times New Roman" w:hAnsi="Courier New" w:cs="Courier New"/>
          <w:color w:val="008000"/>
          <w:sz w:val="16"/>
          <w:szCs w:val="16"/>
          <w:lang w:val="en-GB" w:eastAsia="en-GB"/>
          <w:rPrChange w:id="3563" w:author="Marco Petri" w:date="2020-12-22T22:07:00Z">
            <w:rPr>
              <w:ins w:id="3564" w:author="Marco Petri" w:date="2020-12-22T22:05:00Z"/>
              <w:rFonts w:ascii="Courier New" w:eastAsia="Times New Roman" w:hAnsi="Courier New" w:cs="Courier New"/>
              <w:color w:val="008000"/>
              <w:sz w:val="20"/>
              <w:szCs w:val="20"/>
              <w:lang w:val="en-GB" w:eastAsia="en-GB"/>
            </w:rPr>
          </w:rPrChange>
        </w:rPr>
      </w:pPr>
      <w:ins w:id="3565" w:author="Marco Petri" w:date="2020-12-22T22:05:00Z">
        <w:r w:rsidRPr="00FE56D0">
          <w:rPr>
            <w:rFonts w:ascii="Courier New" w:eastAsia="Times New Roman" w:hAnsi="Courier New" w:cs="Courier New"/>
            <w:color w:val="000000"/>
            <w:sz w:val="16"/>
            <w:szCs w:val="16"/>
            <w:lang w:val="en-GB" w:eastAsia="en-GB"/>
            <w:rPrChange w:id="356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567" w:author="Marco Petri" w:date="2020-12-22T22:07:00Z">
              <w:rPr>
                <w:rFonts w:ascii="Courier New" w:eastAsia="Times New Roman" w:hAnsi="Courier New" w:cs="Courier New"/>
                <w:color w:val="008000"/>
                <w:sz w:val="20"/>
                <w:szCs w:val="20"/>
                <w:lang w:val="en-GB" w:eastAsia="en-GB"/>
              </w:rPr>
            </w:rPrChange>
          </w:rPr>
          <w:t>//preconditions</w:t>
        </w:r>
      </w:ins>
    </w:p>
    <w:p w14:paraId="55727E4F" w14:textId="77777777" w:rsidR="00E250F6" w:rsidRPr="00FE56D0" w:rsidRDefault="00E250F6" w:rsidP="00E250F6">
      <w:pPr>
        <w:shd w:val="clear" w:color="auto" w:fill="FFFFFF"/>
        <w:spacing w:line="240" w:lineRule="auto"/>
        <w:jc w:val="left"/>
        <w:rPr>
          <w:ins w:id="3568" w:author="Marco Petri" w:date="2020-12-22T22:05:00Z"/>
          <w:rFonts w:ascii="Courier New" w:eastAsia="Times New Roman" w:hAnsi="Courier New" w:cs="Courier New"/>
          <w:color w:val="000000"/>
          <w:sz w:val="16"/>
          <w:szCs w:val="16"/>
          <w:lang w:val="en-GB" w:eastAsia="en-GB"/>
          <w:rPrChange w:id="3569" w:author="Marco Petri" w:date="2020-12-22T22:07:00Z">
            <w:rPr>
              <w:ins w:id="3570" w:author="Marco Petri" w:date="2020-12-22T22:05:00Z"/>
              <w:rFonts w:ascii="Courier New" w:eastAsia="Times New Roman" w:hAnsi="Courier New" w:cs="Courier New"/>
              <w:color w:val="000000"/>
              <w:sz w:val="20"/>
              <w:szCs w:val="20"/>
              <w:lang w:val="en-GB" w:eastAsia="en-GB"/>
            </w:rPr>
          </w:rPrChange>
        </w:rPr>
      </w:pPr>
      <w:ins w:id="3571" w:author="Marco Petri" w:date="2020-12-22T22:05:00Z">
        <w:r w:rsidRPr="00FE56D0">
          <w:rPr>
            <w:rFonts w:ascii="Courier New" w:eastAsia="Times New Roman" w:hAnsi="Courier New" w:cs="Courier New"/>
            <w:color w:val="000000"/>
            <w:sz w:val="16"/>
            <w:szCs w:val="16"/>
            <w:lang w:val="en-GB" w:eastAsia="en-GB"/>
            <w:rPrChange w:id="357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573" w:author="Marco Petri" w:date="2020-12-22T22:07:00Z">
              <w:rPr>
                <w:rFonts w:ascii="Courier New" w:eastAsia="Times New Roman" w:hAnsi="Courier New" w:cs="Courier New"/>
                <w:color w:val="008000"/>
                <w:sz w:val="20"/>
                <w:szCs w:val="20"/>
                <w:lang w:val="en-GB" w:eastAsia="en-GB"/>
              </w:rPr>
            </w:rPrChange>
          </w:rPr>
          <w:t>/*is an active booking at the time of entering*/</w:t>
        </w:r>
      </w:ins>
    </w:p>
    <w:p w14:paraId="24646F33" w14:textId="77777777" w:rsidR="00E250F6" w:rsidRPr="00FE56D0" w:rsidRDefault="00E250F6" w:rsidP="00E250F6">
      <w:pPr>
        <w:shd w:val="clear" w:color="auto" w:fill="FFFFFF"/>
        <w:spacing w:line="240" w:lineRule="auto"/>
        <w:jc w:val="left"/>
        <w:rPr>
          <w:ins w:id="3574" w:author="Marco Petri" w:date="2020-12-22T22:05:00Z"/>
          <w:rFonts w:ascii="Courier New" w:eastAsia="Times New Roman" w:hAnsi="Courier New" w:cs="Courier New"/>
          <w:color w:val="000000"/>
          <w:sz w:val="16"/>
          <w:szCs w:val="16"/>
          <w:lang w:val="en-GB" w:eastAsia="en-GB"/>
          <w:rPrChange w:id="3575" w:author="Marco Petri" w:date="2020-12-22T22:07:00Z">
            <w:rPr>
              <w:ins w:id="3576" w:author="Marco Petri" w:date="2020-12-22T22:05:00Z"/>
              <w:rFonts w:ascii="Courier New" w:eastAsia="Times New Roman" w:hAnsi="Courier New" w:cs="Courier New"/>
              <w:color w:val="000000"/>
              <w:sz w:val="20"/>
              <w:szCs w:val="20"/>
              <w:lang w:val="en-GB" w:eastAsia="en-GB"/>
            </w:rPr>
          </w:rPrChange>
        </w:rPr>
      </w:pPr>
      <w:ins w:id="3577" w:author="Marco Petri" w:date="2020-12-22T22:05:00Z">
        <w:r w:rsidRPr="00FE56D0">
          <w:rPr>
            <w:rFonts w:ascii="Courier New" w:eastAsia="Times New Roman" w:hAnsi="Courier New" w:cs="Courier New"/>
            <w:color w:val="000000"/>
            <w:sz w:val="16"/>
            <w:szCs w:val="16"/>
            <w:lang w:val="en-GB" w:eastAsia="en-GB"/>
            <w:rPrChange w:id="3578" w:author="Marco Petri" w:date="2020-12-22T22:07:00Z">
              <w:rPr>
                <w:rFonts w:ascii="Courier New" w:eastAsia="Times New Roman" w:hAnsi="Courier New" w:cs="Courier New"/>
                <w:color w:val="000000"/>
                <w:sz w:val="20"/>
                <w:szCs w:val="20"/>
                <w:lang w:val="en-GB" w:eastAsia="en-GB"/>
              </w:rPr>
            </w:rPrChange>
          </w:rPr>
          <w:t xml:space="preserve">    b </w:t>
        </w:r>
        <w:r w:rsidRPr="00FE56D0">
          <w:rPr>
            <w:rFonts w:ascii="Courier New" w:eastAsia="Times New Roman" w:hAnsi="Courier New" w:cs="Courier New"/>
            <w:b/>
            <w:bCs/>
            <w:color w:val="0000FF"/>
            <w:sz w:val="16"/>
            <w:szCs w:val="16"/>
            <w:lang w:val="en-GB" w:eastAsia="en-GB"/>
            <w:rPrChange w:id="357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580" w:author="Marco Petri" w:date="2020-12-22T22:07:00Z">
              <w:rPr>
                <w:rFonts w:ascii="Courier New" w:eastAsia="Times New Roman" w:hAnsi="Courier New" w:cs="Courier New"/>
                <w:color w:val="000000"/>
                <w:sz w:val="20"/>
                <w:szCs w:val="20"/>
                <w:lang w:val="en-GB" w:eastAsia="en-GB"/>
              </w:rPr>
            </w:rPrChange>
          </w:rPr>
          <w:t xml:space="preserve"> s.storeBookings.t</w:t>
        </w:r>
      </w:ins>
    </w:p>
    <w:p w14:paraId="3C0AAA7B" w14:textId="77777777" w:rsidR="00E250F6" w:rsidRPr="00FE56D0" w:rsidRDefault="00E250F6" w:rsidP="00E250F6">
      <w:pPr>
        <w:shd w:val="clear" w:color="auto" w:fill="FFFFFF"/>
        <w:spacing w:line="240" w:lineRule="auto"/>
        <w:jc w:val="left"/>
        <w:rPr>
          <w:ins w:id="3581" w:author="Marco Petri" w:date="2020-12-22T22:05:00Z"/>
          <w:rFonts w:ascii="Courier New" w:eastAsia="Times New Roman" w:hAnsi="Courier New" w:cs="Courier New"/>
          <w:color w:val="000000"/>
          <w:sz w:val="16"/>
          <w:szCs w:val="16"/>
          <w:lang w:val="en-GB" w:eastAsia="en-GB"/>
          <w:rPrChange w:id="3582" w:author="Marco Petri" w:date="2020-12-22T22:07:00Z">
            <w:rPr>
              <w:ins w:id="3583" w:author="Marco Petri" w:date="2020-12-22T22:05:00Z"/>
              <w:rFonts w:ascii="Courier New" w:eastAsia="Times New Roman" w:hAnsi="Courier New" w:cs="Courier New"/>
              <w:color w:val="000000"/>
              <w:sz w:val="20"/>
              <w:szCs w:val="20"/>
              <w:lang w:val="en-GB" w:eastAsia="en-GB"/>
            </w:rPr>
          </w:rPrChange>
        </w:rPr>
      </w:pPr>
      <w:ins w:id="3584" w:author="Marco Petri" w:date="2020-12-22T22:05:00Z">
        <w:r w:rsidRPr="00FE56D0">
          <w:rPr>
            <w:rFonts w:ascii="Courier New" w:eastAsia="Times New Roman" w:hAnsi="Courier New" w:cs="Courier New"/>
            <w:color w:val="000000"/>
            <w:sz w:val="16"/>
            <w:szCs w:val="16"/>
            <w:lang w:val="en-GB" w:eastAsia="en-GB"/>
            <w:rPrChange w:id="358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586" w:author="Marco Petri" w:date="2020-12-22T22:07:00Z">
              <w:rPr>
                <w:rFonts w:ascii="Courier New" w:eastAsia="Times New Roman" w:hAnsi="Courier New" w:cs="Courier New"/>
                <w:color w:val="008000"/>
                <w:sz w:val="20"/>
                <w:szCs w:val="20"/>
                <w:lang w:val="en-GB" w:eastAsia="en-GB"/>
              </w:rPr>
            </w:rPrChange>
          </w:rPr>
          <w:t>/*the ticket related to b must not have been used*/</w:t>
        </w:r>
      </w:ins>
    </w:p>
    <w:p w14:paraId="003AF7F2" w14:textId="77777777" w:rsidR="00E250F6" w:rsidRPr="00FE56D0" w:rsidRDefault="00E250F6" w:rsidP="00E250F6">
      <w:pPr>
        <w:shd w:val="clear" w:color="auto" w:fill="FFFFFF"/>
        <w:spacing w:line="240" w:lineRule="auto"/>
        <w:jc w:val="left"/>
        <w:rPr>
          <w:ins w:id="3587" w:author="Marco Petri" w:date="2020-12-22T22:05:00Z"/>
          <w:rFonts w:ascii="Courier New" w:eastAsia="Times New Roman" w:hAnsi="Courier New" w:cs="Courier New"/>
          <w:color w:val="000000"/>
          <w:sz w:val="16"/>
          <w:szCs w:val="16"/>
          <w:lang w:val="en-GB" w:eastAsia="en-GB"/>
          <w:rPrChange w:id="3588" w:author="Marco Petri" w:date="2020-12-22T22:07:00Z">
            <w:rPr>
              <w:ins w:id="3589" w:author="Marco Petri" w:date="2020-12-22T22:05:00Z"/>
              <w:rFonts w:ascii="Courier New" w:eastAsia="Times New Roman" w:hAnsi="Courier New" w:cs="Courier New"/>
              <w:color w:val="000000"/>
              <w:sz w:val="20"/>
              <w:szCs w:val="20"/>
              <w:lang w:val="en-GB" w:eastAsia="en-GB"/>
            </w:rPr>
          </w:rPrChange>
        </w:rPr>
      </w:pPr>
      <w:ins w:id="3590" w:author="Marco Petri" w:date="2020-12-22T22:05:00Z">
        <w:r w:rsidRPr="00FE56D0">
          <w:rPr>
            <w:rFonts w:ascii="Courier New" w:eastAsia="Times New Roman" w:hAnsi="Courier New" w:cs="Courier New"/>
            <w:color w:val="000000"/>
            <w:sz w:val="16"/>
            <w:szCs w:val="16"/>
            <w:lang w:val="en-GB" w:eastAsia="en-GB"/>
            <w:rPrChange w:id="359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592"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3593"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7146A86C" w14:textId="77777777" w:rsidR="00E250F6" w:rsidRPr="00FE56D0" w:rsidRDefault="00E250F6" w:rsidP="00E250F6">
      <w:pPr>
        <w:shd w:val="clear" w:color="auto" w:fill="FFFFFF"/>
        <w:spacing w:line="240" w:lineRule="auto"/>
        <w:jc w:val="left"/>
        <w:rPr>
          <w:ins w:id="3594" w:author="Marco Petri" w:date="2020-12-22T22:05:00Z"/>
          <w:rFonts w:ascii="Courier New" w:eastAsia="Times New Roman" w:hAnsi="Courier New" w:cs="Courier New"/>
          <w:color w:val="000000"/>
          <w:sz w:val="16"/>
          <w:szCs w:val="16"/>
          <w:lang w:val="en-GB" w:eastAsia="en-GB"/>
          <w:rPrChange w:id="3595" w:author="Marco Petri" w:date="2020-12-22T22:07:00Z">
            <w:rPr>
              <w:ins w:id="3596" w:author="Marco Petri" w:date="2020-12-22T22:05:00Z"/>
              <w:rFonts w:ascii="Courier New" w:eastAsia="Times New Roman" w:hAnsi="Courier New" w:cs="Courier New"/>
              <w:color w:val="000000"/>
              <w:sz w:val="20"/>
              <w:szCs w:val="20"/>
              <w:lang w:val="en-GB" w:eastAsia="en-GB"/>
            </w:rPr>
          </w:rPrChange>
        </w:rPr>
      </w:pPr>
      <w:ins w:id="3597" w:author="Marco Petri" w:date="2020-12-22T22:05:00Z">
        <w:r w:rsidRPr="00FE56D0">
          <w:rPr>
            <w:rFonts w:ascii="Courier New" w:eastAsia="Times New Roman" w:hAnsi="Courier New" w:cs="Courier New"/>
            <w:color w:val="000000"/>
            <w:sz w:val="16"/>
            <w:szCs w:val="16"/>
            <w:lang w:val="en-GB" w:eastAsia="en-GB"/>
            <w:rPrChange w:id="3598" w:author="Marco Petri" w:date="2020-12-22T22:07:00Z">
              <w:rPr>
                <w:rFonts w:ascii="Courier New" w:eastAsia="Times New Roman" w:hAnsi="Courier New" w:cs="Courier New"/>
                <w:color w:val="000000"/>
                <w:sz w:val="20"/>
                <w:szCs w:val="20"/>
                <w:lang w:val="en-GB" w:eastAsia="en-GB"/>
              </w:rPr>
            </w:rPrChange>
          </w:rPr>
          <w:t xml:space="preserve">        b.bookingTicket </w:t>
        </w:r>
        <w:r w:rsidRPr="00FE56D0">
          <w:rPr>
            <w:rFonts w:ascii="Courier New" w:eastAsia="Times New Roman" w:hAnsi="Courier New" w:cs="Courier New"/>
            <w:b/>
            <w:bCs/>
            <w:color w:val="0000FF"/>
            <w:sz w:val="16"/>
            <w:szCs w:val="16"/>
            <w:lang w:val="en-GB" w:eastAsia="en-GB"/>
            <w:rPrChange w:id="359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600" w:author="Marco Petri" w:date="2020-12-22T22:07:00Z">
              <w:rPr>
                <w:rFonts w:ascii="Courier New" w:eastAsia="Times New Roman" w:hAnsi="Courier New" w:cs="Courier New"/>
                <w:color w:val="000000"/>
                <w:sz w:val="20"/>
                <w:szCs w:val="20"/>
                <w:lang w:val="en-GB" w:eastAsia="en-GB"/>
              </w:rPr>
            </w:rPrChange>
          </w:rPr>
          <w:t xml:space="preserve"> (chk.controllerCheckIns.t +</w:t>
        </w:r>
      </w:ins>
    </w:p>
    <w:p w14:paraId="3EB82934" w14:textId="77777777" w:rsidR="00E250F6" w:rsidRPr="00FE56D0" w:rsidRDefault="00E250F6" w:rsidP="00E250F6">
      <w:pPr>
        <w:shd w:val="clear" w:color="auto" w:fill="FFFFFF"/>
        <w:spacing w:line="240" w:lineRule="auto"/>
        <w:jc w:val="left"/>
        <w:rPr>
          <w:ins w:id="3601" w:author="Marco Petri" w:date="2020-12-22T22:05:00Z"/>
          <w:rFonts w:ascii="Courier New" w:eastAsia="Times New Roman" w:hAnsi="Courier New" w:cs="Courier New"/>
          <w:color w:val="000000"/>
          <w:sz w:val="16"/>
          <w:szCs w:val="16"/>
          <w:lang w:val="en-GB" w:eastAsia="en-GB"/>
          <w:rPrChange w:id="3602" w:author="Marco Petri" w:date="2020-12-22T22:07:00Z">
            <w:rPr>
              <w:ins w:id="3603" w:author="Marco Petri" w:date="2020-12-22T22:05:00Z"/>
              <w:rFonts w:ascii="Courier New" w:eastAsia="Times New Roman" w:hAnsi="Courier New" w:cs="Courier New"/>
              <w:color w:val="000000"/>
              <w:sz w:val="20"/>
              <w:szCs w:val="20"/>
              <w:lang w:val="en-GB" w:eastAsia="en-GB"/>
            </w:rPr>
          </w:rPrChange>
        </w:rPr>
      </w:pPr>
      <w:ins w:id="3604" w:author="Marco Petri" w:date="2020-12-22T22:05:00Z">
        <w:r w:rsidRPr="00FE56D0">
          <w:rPr>
            <w:rFonts w:ascii="Courier New" w:eastAsia="Times New Roman" w:hAnsi="Courier New" w:cs="Courier New"/>
            <w:color w:val="000000"/>
            <w:sz w:val="16"/>
            <w:szCs w:val="16"/>
            <w:lang w:val="en-GB" w:eastAsia="en-GB"/>
            <w:rPrChange w:id="3605" w:author="Marco Petri" w:date="2020-12-22T22:07:00Z">
              <w:rPr>
                <w:rFonts w:ascii="Courier New" w:eastAsia="Times New Roman" w:hAnsi="Courier New" w:cs="Courier New"/>
                <w:color w:val="000000"/>
                <w:sz w:val="20"/>
                <w:szCs w:val="20"/>
                <w:lang w:val="en-GB" w:eastAsia="en-GB"/>
              </w:rPr>
            </w:rPrChange>
          </w:rPr>
          <w:t xml:space="preserve">            chk.controllerCheckOuts.t)</w:t>
        </w:r>
      </w:ins>
    </w:p>
    <w:p w14:paraId="3A117C65" w14:textId="77777777" w:rsidR="00E250F6" w:rsidRPr="00FE56D0" w:rsidRDefault="00E250F6" w:rsidP="00E250F6">
      <w:pPr>
        <w:shd w:val="clear" w:color="auto" w:fill="FFFFFF"/>
        <w:spacing w:line="240" w:lineRule="auto"/>
        <w:jc w:val="left"/>
        <w:rPr>
          <w:ins w:id="3606" w:author="Marco Petri" w:date="2020-12-22T22:05:00Z"/>
          <w:rFonts w:ascii="Courier New" w:eastAsia="Times New Roman" w:hAnsi="Courier New" w:cs="Courier New"/>
          <w:color w:val="000000"/>
          <w:sz w:val="16"/>
          <w:szCs w:val="16"/>
          <w:lang w:val="en-GB" w:eastAsia="en-GB"/>
          <w:rPrChange w:id="3607" w:author="Marco Petri" w:date="2020-12-22T22:07:00Z">
            <w:rPr>
              <w:ins w:id="3608" w:author="Marco Petri" w:date="2020-12-22T22:05:00Z"/>
              <w:rFonts w:ascii="Courier New" w:eastAsia="Times New Roman" w:hAnsi="Courier New" w:cs="Courier New"/>
              <w:color w:val="000000"/>
              <w:sz w:val="20"/>
              <w:szCs w:val="20"/>
              <w:lang w:val="en-GB" w:eastAsia="en-GB"/>
            </w:rPr>
          </w:rPrChange>
        </w:rPr>
      </w:pPr>
    </w:p>
    <w:p w14:paraId="4BDDF3A0" w14:textId="77777777" w:rsidR="00E250F6" w:rsidRPr="00FE56D0" w:rsidRDefault="00E250F6" w:rsidP="00E250F6">
      <w:pPr>
        <w:shd w:val="clear" w:color="auto" w:fill="FFFFFF"/>
        <w:spacing w:line="240" w:lineRule="auto"/>
        <w:jc w:val="left"/>
        <w:rPr>
          <w:ins w:id="3609" w:author="Marco Petri" w:date="2020-12-22T22:05:00Z"/>
          <w:rFonts w:ascii="Courier New" w:eastAsia="Times New Roman" w:hAnsi="Courier New" w:cs="Courier New"/>
          <w:color w:val="008000"/>
          <w:sz w:val="16"/>
          <w:szCs w:val="16"/>
          <w:lang w:val="en-GB" w:eastAsia="en-GB"/>
          <w:rPrChange w:id="3610" w:author="Marco Petri" w:date="2020-12-22T22:07:00Z">
            <w:rPr>
              <w:ins w:id="3611" w:author="Marco Petri" w:date="2020-12-22T22:05:00Z"/>
              <w:rFonts w:ascii="Courier New" w:eastAsia="Times New Roman" w:hAnsi="Courier New" w:cs="Courier New"/>
              <w:color w:val="008000"/>
              <w:sz w:val="20"/>
              <w:szCs w:val="20"/>
              <w:lang w:val="en-GB" w:eastAsia="en-GB"/>
            </w:rPr>
          </w:rPrChange>
        </w:rPr>
      </w:pPr>
      <w:ins w:id="3612" w:author="Marco Petri" w:date="2020-12-22T22:05:00Z">
        <w:r w:rsidRPr="00FE56D0">
          <w:rPr>
            <w:rFonts w:ascii="Courier New" w:eastAsia="Times New Roman" w:hAnsi="Courier New" w:cs="Courier New"/>
            <w:color w:val="000000"/>
            <w:sz w:val="16"/>
            <w:szCs w:val="16"/>
            <w:lang w:val="en-GB" w:eastAsia="en-GB"/>
            <w:rPrChange w:id="361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614" w:author="Marco Petri" w:date="2020-12-22T22:07:00Z">
              <w:rPr>
                <w:rFonts w:ascii="Courier New" w:eastAsia="Times New Roman" w:hAnsi="Courier New" w:cs="Courier New"/>
                <w:color w:val="008000"/>
                <w:sz w:val="20"/>
                <w:szCs w:val="20"/>
                <w:lang w:val="en-GB" w:eastAsia="en-GB"/>
              </w:rPr>
            </w:rPrChange>
          </w:rPr>
          <w:t>//postconditions</w:t>
        </w:r>
      </w:ins>
    </w:p>
    <w:p w14:paraId="1CD81F2A" w14:textId="77777777" w:rsidR="00E250F6" w:rsidRPr="00FE56D0" w:rsidRDefault="00E250F6" w:rsidP="00E250F6">
      <w:pPr>
        <w:shd w:val="clear" w:color="auto" w:fill="FFFFFF"/>
        <w:spacing w:line="240" w:lineRule="auto"/>
        <w:jc w:val="left"/>
        <w:rPr>
          <w:ins w:id="3615" w:author="Marco Petri" w:date="2020-12-22T22:05:00Z"/>
          <w:rFonts w:ascii="Courier New" w:eastAsia="Times New Roman" w:hAnsi="Courier New" w:cs="Courier New"/>
          <w:color w:val="000000"/>
          <w:sz w:val="16"/>
          <w:szCs w:val="16"/>
          <w:lang w:val="en-GB" w:eastAsia="en-GB"/>
          <w:rPrChange w:id="3616" w:author="Marco Petri" w:date="2020-12-22T22:07:00Z">
            <w:rPr>
              <w:ins w:id="3617" w:author="Marco Petri" w:date="2020-12-22T22:05:00Z"/>
              <w:rFonts w:ascii="Courier New" w:eastAsia="Times New Roman" w:hAnsi="Courier New" w:cs="Courier New"/>
              <w:color w:val="000000"/>
              <w:sz w:val="20"/>
              <w:szCs w:val="20"/>
              <w:lang w:val="en-GB" w:eastAsia="en-GB"/>
            </w:rPr>
          </w:rPrChange>
        </w:rPr>
      </w:pPr>
      <w:ins w:id="3618" w:author="Marco Petri" w:date="2020-12-22T22:05:00Z">
        <w:r w:rsidRPr="00FE56D0">
          <w:rPr>
            <w:rFonts w:ascii="Courier New" w:eastAsia="Times New Roman" w:hAnsi="Courier New" w:cs="Courier New"/>
            <w:color w:val="000000"/>
            <w:sz w:val="16"/>
            <w:szCs w:val="16"/>
            <w:lang w:val="en-GB" w:eastAsia="en-GB"/>
            <w:rPrChange w:id="361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620" w:author="Marco Petri" w:date="2020-12-22T22:07:00Z">
              <w:rPr>
                <w:rFonts w:ascii="Courier New" w:eastAsia="Times New Roman" w:hAnsi="Courier New" w:cs="Courier New"/>
                <w:color w:val="008000"/>
                <w:sz w:val="20"/>
                <w:szCs w:val="20"/>
                <w:lang w:val="en-GB" w:eastAsia="en-GB"/>
              </w:rPr>
            </w:rPrChange>
          </w:rPr>
          <w:t>/*the booking is removed from the active bookings*/</w:t>
        </w:r>
      </w:ins>
    </w:p>
    <w:p w14:paraId="2A304029" w14:textId="77777777" w:rsidR="00E250F6" w:rsidRPr="00FE56D0" w:rsidRDefault="00E250F6" w:rsidP="00E250F6">
      <w:pPr>
        <w:shd w:val="clear" w:color="auto" w:fill="FFFFFF"/>
        <w:spacing w:line="240" w:lineRule="auto"/>
        <w:jc w:val="left"/>
        <w:rPr>
          <w:ins w:id="3621" w:author="Marco Petri" w:date="2020-12-22T22:05:00Z"/>
          <w:rFonts w:ascii="Courier New" w:eastAsia="Times New Roman" w:hAnsi="Courier New" w:cs="Courier New"/>
          <w:color w:val="000000"/>
          <w:sz w:val="16"/>
          <w:szCs w:val="16"/>
          <w:lang w:val="en-GB" w:eastAsia="en-GB"/>
          <w:rPrChange w:id="3622" w:author="Marco Petri" w:date="2020-12-22T22:07:00Z">
            <w:rPr>
              <w:ins w:id="3623" w:author="Marco Petri" w:date="2020-12-22T22:05:00Z"/>
              <w:rFonts w:ascii="Courier New" w:eastAsia="Times New Roman" w:hAnsi="Courier New" w:cs="Courier New"/>
              <w:color w:val="000000"/>
              <w:sz w:val="20"/>
              <w:szCs w:val="20"/>
              <w:lang w:val="en-GB" w:eastAsia="en-GB"/>
            </w:rPr>
          </w:rPrChange>
        </w:rPr>
      </w:pPr>
      <w:ins w:id="3624" w:author="Marco Petri" w:date="2020-12-22T22:05:00Z">
        <w:r w:rsidRPr="00FE56D0">
          <w:rPr>
            <w:rFonts w:ascii="Courier New" w:eastAsia="Times New Roman" w:hAnsi="Courier New" w:cs="Courier New"/>
            <w:color w:val="000000"/>
            <w:sz w:val="16"/>
            <w:szCs w:val="16"/>
            <w:lang w:val="en-GB" w:eastAsia="en-GB"/>
            <w:rPrChange w:id="362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62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627" w:author="Marco Petri" w:date="2020-12-22T22:07:00Z">
              <w:rPr>
                <w:rFonts w:ascii="Courier New" w:eastAsia="Times New Roman" w:hAnsi="Courier New" w:cs="Courier New"/>
                <w:color w:val="000000"/>
                <w:sz w:val="20"/>
                <w:szCs w:val="20"/>
                <w:lang w:val="en-GB" w:eastAsia="en-GB"/>
              </w:rPr>
            </w:rPrChange>
          </w:rPr>
          <w:t xml:space="preserve"> book:Booking | book </w:t>
        </w:r>
        <w:r w:rsidRPr="00FE56D0">
          <w:rPr>
            <w:rFonts w:ascii="Courier New" w:eastAsia="Times New Roman" w:hAnsi="Courier New" w:cs="Courier New"/>
            <w:b/>
            <w:bCs/>
            <w:color w:val="0000FF"/>
            <w:sz w:val="16"/>
            <w:szCs w:val="16"/>
            <w:lang w:val="en-GB" w:eastAsia="en-GB"/>
            <w:rPrChange w:id="362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629" w:author="Marco Petri" w:date="2020-12-22T22:07:00Z">
              <w:rPr>
                <w:rFonts w:ascii="Courier New" w:eastAsia="Times New Roman" w:hAnsi="Courier New" w:cs="Courier New"/>
                <w:color w:val="000000"/>
                <w:sz w:val="20"/>
                <w:szCs w:val="20"/>
                <w:lang w:val="en-GB" w:eastAsia="en-GB"/>
              </w:rPr>
            </w:rPrChange>
          </w:rPr>
          <w:t xml:space="preserve"> s.storeBookings.(t.next)</w:t>
        </w:r>
      </w:ins>
    </w:p>
    <w:p w14:paraId="181A3DB0" w14:textId="77777777" w:rsidR="00E250F6" w:rsidRPr="00FE56D0" w:rsidRDefault="00E250F6" w:rsidP="00E250F6">
      <w:pPr>
        <w:shd w:val="clear" w:color="auto" w:fill="FFFFFF"/>
        <w:spacing w:line="240" w:lineRule="auto"/>
        <w:jc w:val="left"/>
        <w:rPr>
          <w:ins w:id="3630" w:author="Marco Petri" w:date="2020-12-22T22:05:00Z"/>
          <w:rFonts w:ascii="Courier New" w:eastAsia="Times New Roman" w:hAnsi="Courier New" w:cs="Courier New"/>
          <w:color w:val="000000"/>
          <w:sz w:val="16"/>
          <w:szCs w:val="16"/>
          <w:lang w:val="en-GB" w:eastAsia="en-GB"/>
          <w:rPrChange w:id="3631" w:author="Marco Petri" w:date="2020-12-22T22:07:00Z">
            <w:rPr>
              <w:ins w:id="3632" w:author="Marco Petri" w:date="2020-12-22T22:05:00Z"/>
              <w:rFonts w:ascii="Courier New" w:eastAsia="Times New Roman" w:hAnsi="Courier New" w:cs="Courier New"/>
              <w:color w:val="000000"/>
              <w:sz w:val="20"/>
              <w:szCs w:val="20"/>
              <w:lang w:val="en-GB" w:eastAsia="en-GB"/>
            </w:rPr>
          </w:rPrChange>
        </w:rPr>
      </w:pPr>
      <w:ins w:id="3633" w:author="Marco Petri" w:date="2020-12-22T22:05:00Z">
        <w:r w:rsidRPr="00FE56D0">
          <w:rPr>
            <w:rFonts w:ascii="Courier New" w:eastAsia="Times New Roman" w:hAnsi="Courier New" w:cs="Courier New"/>
            <w:color w:val="000000"/>
            <w:sz w:val="16"/>
            <w:szCs w:val="16"/>
            <w:lang w:val="en-GB" w:eastAsia="en-GB"/>
            <w:rPrChange w:id="363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635" w:author="Marco Petri" w:date="2020-12-22T22:07:00Z">
              <w:rPr>
                <w:rFonts w:ascii="Courier New" w:eastAsia="Times New Roman" w:hAnsi="Courier New" w:cs="Courier New"/>
                <w:b/>
                <w:bCs/>
                <w:color w:val="0000FF"/>
                <w:sz w:val="20"/>
                <w:szCs w:val="20"/>
                <w:lang w:val="en-GB" w:eastAsia="en-GB"/>
              </w:rPr>
            </w:rPrChange>
          </w:rPr>
          <w:t>iff</w:t>
        </w:r>
      </w:ins>
    </w:p>
    <w:p w14:paraId="41BD45C8" w14:textId="77777777" w:rsidR="00E250F6" w:rsidRPr="00FE56D0" w:rsidRDefault="00E250F6" w:rsidP="00E250F6">
      <w:pPr>
        <w:shd w:val="clear" w:color="auto" w:fill="FFFFFF"/>
        <w:spacing w:line="240" w:lineRule="auto"/>
        <w:jc w:val="left"/>
        <w:rPr>
          <w:ins w:id="3636" w:author="Marco Petri" w:date="2020-12-22T22:05:00Z"/>
          <w:rFonts w:ascii="Courier New" w:eastAsia="Times New Roman" w:hAnsi="Courier New" w:cs="Courier New"/>
          <w:color w:val="000000"/>
          <w:sz w:val="16"/>
          <w:szCs w:val="16"/>
          <w:lang w:val="en-GB" w:eastAsia="en-GB"/>
          <w:rPrChange w:id="3637" w:author="Marco Petri" w:date="2020-12-22T22:07:00Z">
            <w:rPr>
              <w:ins w:id="3638" w:author="Marco Petri" w:date="2020-12-22T22:05:00Z"/>
              <w:rFonts w:ascii="Courier New" w:eastAsia="Times New Roman" w:hAnsi="Courier New" w:cs="Courier New"/>
              <w:color w:val="000000"/>
              <w:sz w:val="20"/>
              <w:szCs w:val="20"/>
              <w:lang w:val="en-GB" w:eastAsia="en-GB"/>
            </w:rPr>
          </w:rPrChange>
        </w:rPr>
      </w:pPr>
      <w:ins w:id="3639" w:author="Marco Petri" w:date="2020-12-22T22:05:00Z">
        <w:r w:rsidRPr="00FE56D0">
          <w:rPr>
            <w:rFonts w:ascii="Courier New" w:eastAsia="Times New Roman" w:hAnsi="Courier New" w:cs="Courier New"/>
            <w:color w:val="000000"/>
            <w:sz w:val="16"/>
            <w:szCs w:val="16"/>
            <w:lang w:val="en-GB" w:eastAsia="en-GB"/>
            <w:rPrChange w:id="3640" w:author="Marco Petri" w:date="2020-12-22T22:07:00Z">
              <w:rPr>
                <w:rFonts w:ascii="Courier New" w:eastAsia="Times New Roman" w:hAnsi="Courier New" w:cs="Courier New"/>
                <w:color w:val="000000"/>
                <w:sz w:val="20"/>
                <w:szCs w:val="20"/>
                <w:lang w:val="en-GB" w:eastAsia="en-GB"/>
              </w:rPr>
            </w:rPrChange>
          </w:rPr>
          <w:t xml:space="preserve">        ( book != b </w:t>
        </w:r>
        <w:r w:rsidRPr="00FE56D0">
          <w:rPr>
            <w:rFonts w:ascii="Courier New" w:eastAsia="Times New Roman" w:hAnsi="Courier New" w:cs="Courier New"/>
            <w:b/>
            <w:bCs/>
            <w:color w:val="0000FF"/>
            <w:sz w:val="16"/>
            <w:szCs w:val="16"/>
            <w:lang w:val="en-GB" w:eastAsia="en-GB"/>
            <w:rPrChange w:id="3641"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3642" w:author="Marco Petri" w:date="2020-12-22T22:07:00Z">
              <w:rPr>
                <w:rFonts w:ascii="Courier New" w:eastAsia="Times New Roman" w:hAnsi="Courier New" w:cs="Courier New"/>
                <w:color w:val="000000"/>
                <w:sz w:val="20"/>
                <w:szCs w:val="20"/>
                <w:lang w:val="en-GB" w:eastAsia="en-GB"/>
              </w:rPr>
            </w:rPrChange>
          </w:rPr>
          <w:t xml:space="preserve"> book </w:t>
        </w:r>
        <w:r w:rsidRPr="00FE56D0">
          <w:rPr>
            <w:rFonts w:ascii="Courier New" w:eastAsia="Times New Roman" w:hAnsi="Courier New" w:cs="Courier New"/>
            <w:b/>
            <w:bCs/>
            <w:color w:val="0000FF"/>
            <w:sz w:val="16"/>
            <w:szCs w:val="16"/>
            <w:lang w:val="en-GB" w:eastAsia="en-GB"/>
            <w:rPrChange w:id="364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644" w:author="Marco Petri" w:date="2020-12-22T22:07:00Z">
              <w:rPr>
                <w:rFonts w:ascii="Courier New" w:eastAsia="Times New Roman" w:hAnsi="Courier New" w:cs="Courier New"/>
                <w:color w:val="000000"/>
                <w:sz w:val="20"/>
                <w:szCs w:val="20"/>
                <w:lang w:val="en-GB" w:eastAsia="en-GB"/>
              </w:rPr>
            </w:rPrChange>
          </w:rPr>
          <w:t xml:space="preserve"> s.storeBookings.t)</w:t>
        </w:r>
      </w:ins>
    </w:p>
    <w:p w14:paraId="152AD004" w14:textId="77777777" w:rsidR="00E250F6" w:rsidRPr="00FE56D0" w:rsidRDefault="00E250F6" w:rsidP="00E250F6">
      <w:pPr>
        <w:shd w:val="clear" w:color="auto" w:fill="FFFFFF"/>
        <w:spacing w:line="240" w:lineRule="auto"/>
        <w:jc w:val="left"/>
        <w:rPr>
          <w:ins w:id="3645" w:author="Marco Petri" w:date="2020-12-22T22:05:00Z"/>
          <w:rFonts w:ascii="Courier New" w:eastAsia="Times New Roman" w:hAnsi="Courier New" w:cs="Courier New"/>
          <w:color w:val="000000"/>
          <w:sz w:val="16"/>
          <w:szCs w:val="16"/>
          <w:lang w:val="en-GB" w:eastAsia="en-GB"/>
          <w:rPrChange w:id="3646" w:author="Marco Petri" w:date="2020-12-22T22:07:00Z">
            <w:rPr>
              <w:ins w:id="3647" w:author="Marco Petri" w:date="2020-12-22T22:05:00Z"/>
              <w:rFonts w:ascii="Courier New" w:eastAsia="Times New Roman" w:hAnsi="Courier New" w:cs="Courier New"/>
              <w:color w:val="000000"/>
              <w:sz w:val="20"/>
              <w:szCs w:val="20"/>
              <w:lang w:val="en-GB" w:eastAsia="en-GB"/>
            </w:rPr>
          </w:rPrChange>
        </w:rPr>
      </w:pPr>
      <w:ins w:id="3648" w:author="Marco Petri" w:date="2020-12-22T22:05:00Z">
        <w:r w:rsidRPr="00FE56D0">
          <w:rPr>
            <w:rFonts w:ascii="Courier New" w:eastAsia="Times New Roman" w:hAnsi="Courier New" w:cs="Courier New"/>
            <w:color w:val="000000"/>
            <w:sz w:val="16"/>
            <w:szCs w:val="16"/>
            <w:lang w:val="en-GB" w:eastAsia="en-GB"/>
            <w:rPrChange w:id="364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650" w:author="Marco Petri" w:date="2020-12-22T22:07:00Z">
              <w:rPr>
                <w:rFonts w:ascii="Courier New" w:eastAsia="Times New Roman" w:hAnsi="Courier New" w:cs="Courier New"/>
                <w:color w:val="008000"/>
                <w:sz w:val="20"/>
                <w:szCs w:val="20"/>
                <w:lang w:val="en-GB" w:eastAsia="en-GB"/>
              </w:rPr>
            </w:rPrChange>
          </w:rPr>
          <w:t>/*the owner of the ticket is now in the store*/</w:t>
        </w:r>
      </w:ins>
    </w:p>
    <w:p w14:paraId="267AF26F" w14:textId="77777777" w:rsidR="00E250F6" w:rsidRPr="00FE56D0" w:rsidRDefault="00E250F6" w:rsidP="00E250F6">
      <w:pPr>
        <w:shd w:val="clear" w:color="auto" w:fill="FFFFFF"/>
        <w:spacing w:line="240" w:lineRule="auto"/>
        <w:jc w:val="left"/>
        <w:rPr>
          <w:ins w:id="3651" w:author="Marco Petri" w:date="2020-12-22T22:05:00Z"/>
          <w:rFonts w:ascii="Courier New" w:eastAsia="Times New Roman" w:hAnsi="Courier New" w:cs="Courier New"/>
          <w:color w:val="000000"/>
          <w:sz w:val="16"/>
          <w:szCs w:val="16"/>
          <w:lang w:val="en-GB" w:eastAsia="en-GB"/>
          <w:rPrChange w:id="3652" w:author="Marco Petri" w:date="2020-12-22T22:07:00Z">
            <w:rPr>
              <w:ins w:id="3653" w:author="Marco Petri" w:date="2020-12-22T22:05:00Z"/>
              <w:rFonts w:ascii="Courier New" w:eastAsia="Times New Roman" w:hAnsi="Courier New" w:cs="Courier New"/>
              <w:color w:val="000000"/>
              <w:sz w:val="20"/>
              <w:szCs w:val="20"/>
              <w:lang w:val="en-GB" w:eastAsia="en-GB"/>
            </w:rPr>
          </w:rPrChange>
        </w:rPr>
      </w:pPr>
      <w:ins w:id="3654" w:author="Marco Petri" w:date="2020-12-22T22:05:00Z">
        <w:r w:rsidRPr="00FE56D0">
          <w:rPr>
            <w:rFonts w:ascii="Courier New" w:eastAsia="Times New Roman" w:hAnsi="Courier New" w:cs="Courier New"/>
            <w:color w:val="000000"/>
            <w:sz w:val="16"/>
            <w:szCs w:val="16"/>
            <w:lang w:val="en-GB" w:eastAsia="en-GB"/>
            <w:rPrChange w:id="365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65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657" w:author="Marco Petri" w:date="2020-12-22T22:07:00Z">
              <w:rPr>
                <w:rFonts w:ascii="Courier New" w:eastAsia="Times New Roman" w:hAnsi="Courier New" w:cs="Courier New"/>
                <w:color w:val="000000"/>
                <w:sz w:val="20"/>
                <w:szCs w:val="20"/>
                <w:lang w:val="en-GB" w:eastAsia="en-GB"/>
              </w:rPr>
            </w:rPrChange>
          </w:rPr>
          <w:t xml:space="preserve"> c:Customer |</w:t>
        </w:r>
      </w:ins>
    </w:p>
    <w:p w14:paraId="55B36304" w14:textId="77777777" w:rsidR="00E250F6" w:rsidRPr="00FE56D0" w:rsidRDefault="00E250F6" w:rsidP="00E250F6">
      <w:pPr>
        <w:shd w:val="clear" w:color="auto" w:fill="FFFFFF"/>
        <w:spacing w:line="240" w:lineRule="auto"/>
        <w:jc w:val="left"/>
        <w:rPr>
          <w:ins w:id="3658" w:author="Marco Petri" w:date="2020-12-22T22:05:00Z"/>
          <w:rFonts w:ascii="Courier New" w:eastAsia="Times New Roman" w:hAnsi="Courier New" w:cs="Courier New"/>
          <w:color w:val="000000"/>
          <w:sz w:val="16"/>
          <w:szCs w:val="16"/>
          <w:lang w:val="en-GB" w:eastAsia="en-GB"/>
          <w:rPrChange w:id="3659" w:author="Marco Petri" w:date="2020-12-22T22:07:00Z">
            <w:rPr>
              <w:ins w:id="3660" w:author="Marco Petri" w:date="2020-12-22T22:05:00Z"/>
              <w:rFonts w:ascii="Courier New" w:eastAsia="Times New Roman" w:hAnsi="Courier New" w:cs="Courier New"/>
              <w:color w:val="000000"/>
              <w:sz w:val="20"/>
              <w:szCs w:val="20"/>
              <w:lang w:val="en-GB" w:eastAsia="en-GB"/>
            </w:rPr>
          </w:rPrChange>
        </w:rPr>
      </w:pPr>
      <w:ins w:id="3661" w:author="Marco Petri" w:date="2020-12-22T22:05:00Z">
        <w:r w:rsidRPr="00FE56D0">
          <w:rPr>
            <w:rFonts w:ascii="Courier New" w:eastAsia="Times New Roman" w:hAnsi="Courier New" w:cs="Courier New"/>
            <w:color w:val="000000"/>
            <w:sz w:val="16"/>
            <w:szCs w:val="16"/>
            <w:lang w:val="en-GB" w:eastAsia="en-GB"/>
            <w:rPrChange w:id="3662"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366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664"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5DEA705C" w14:textId="77777777" w:rsidR="00E250F6" w:rsidRPr="00FE56D0" w:rsidRDefault="00E250F6" w:rsidP="00E250F6">
      <w:pPr>
        <w:shd w:val="clear" w:color="auto" w:fill="FFFFFF"/>
        <w:spacing w:line="240" w:lineRule="auto"/>
        <w:jc w:val="left"/>
        <w:rPr>
          <w:ins w:id="3665" w:author="Marco Petri" w:date="2020-12-22T22:05:00Z"/>
          <w:rFonts w:ascii="Courier New" w:eastAsia="Times New Roman" w:hAnsi="Courier New" w:cs="Courier New"/>
          <w:color w:val="000000"/>
          <w:sz w:val="16"/>
          <w:szCs w:val="16"/>
          <w:lang w:val="en-GB" w:eastAsia="en-GB"/>
          <w:rPrChange w:id="3666" w:author="Marco Petri" w:date="2020-12-22T22:07:00Z">
            <w:rPr>
              <w:ins w:id="3667" w:author="Marco Petri" w:date="2020-12-22T22:05:00Z"/>
              <w:rFonts w:ascii="Courier New" w:eastAsia="Times New Roman" w:hAnsi="Courier New" w:cs="Courier New"/>
              <w:color w:val="000000"/>
              <w:sz w:val="20"/>
              <w:szCs w:val="20"/>
              <w:lang w:val="en-GB" w:eastAsia="en-GB"/>
            </w:rPr>
          </w:rPrChange>
        </w:rPr>
      </w:pPr>
      <w:ins w:id="3668" w:author="Marco Petri" w:date="2020-12-22T22:05:00Z">
        <w:r w:rsidRPr="00FE56D0">
          <w:rPr>
            <w:rFonts w:ascii="Courier New" w:eastAsia="Times New Roman" w:hAnsi="Courier New" w:cs="Courier New"/>
            <w:color w:val="000000"/>
            <w:sz w:val="16"/>
            <w:szCs w:val="16"/>
            <w:lang w:val="en-GB" w:eastAsia="en-GB"/>
            <w:rPrChange w:id="366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670" w:author="Marco Petri" w:date="2020-12-22T22:07:00Z">
              <w:rPr>
                <w:rFonts w:ascii="Courier New" w:eastAsia="Times New Roman" w:hAnsi="Courier New" w:cs="Courier New"/>
                <w:b/>
                <w:bCs/>
                <w:color w:val="0000FF"/>
                <w:sz w:val="20"/>
                <w:szCs w:val="20"/>
                <w:lang w:val="en-GB" w:eastAsia="en-GB"/>
              </w:rPr>
            </w:rPrChange>
          </w:rPr>
          <w:t>iff</w:t>
        </w:r>
      </w:ins>
    </w:p>
    <w:p w14:paraId="05E56672" w14:textId="77777777" w:rsidR="00E250F6" w:rsidRPr="00FE56D0" w:rsidRDefault="00E250F6" w:rsidP="00E250F6">
      <w:pPr>
        <w:shd w:val="clear" w:color="auto" w:fill="FFFFFF"/>
        <w:spacing w:line="240" w:lineRule="auto"/>
        <w:jc w:val="left"/>
        <w:rPr>
          <w:ins w:id="3671" w:author="Marco Petri" w:date="2020-12-22T22:05:00Z"/>
          <w:rFonts w:ascii="Courier New" w:eastAsia="Times New Roman" w:hAnsi="Courier New" w:cs="Courier New"/>
          <w:color w:val="000000"/>
          <w:sz w:val="16"/>
          <w:szCs w:val="16"/>
          <w:lang w:val="en-GB" w:eastAsia="en-GB"/>
          <w:rPrChange w:id="3672" w:author="Marco Petri" w:date="2020-12-22T22:07:00Z">
            <w:rPr>
              <w:ins w:id="3673" w:author="Marco Petri" w:date="2020-12-22T22:05:00Z"/>
              <w:rFonts w:ascii="Courier New" w:eastAsia="Times New Roman" w:hAnsi="Courier New" w:cs="Courier New"/>
              <w:color w:val="000000"/>
              <w:sz w:val="20"/>
              <w:szCs w:val="20"/>
              <w:lang w:val="en-GB" w:eastAsia="en-GB"/>
            </w:rPr>
          </w:rPrChange>
        </w:rPr>
      </w:pPr>
      <w:ins w:id="3674" w:author="Marco Petri" w:date="2020-12-22T22:05:00Z">
        <w:r w:rsidRPr="00FE56D0">
          <w:rPr>
            <w:rFonts w:ascii="Courier New" w:eastAsia="Times New Roman" w:hAnsi="Courier New" w:cs="Courier New"/>
            <w:color w:val="000000"/>
            <w:sz w:val="16"/>
            <w:szCs w:val="16"/>
            <w:lang w:val="en-GB" w:eastAsia="en-GB"/>
            <w:rPrChange w:id="3675" w:author="Marco Petri" w:date="2020-12-22T22:07:00Z">
              <w:rPr>
                <w:rFonts w:ascii="Courier New" w:eastAsia="Times New Roman" w:hAnsi="Courier New" w:cs="Courier New"/>
                <w:color w:val="000000"/>
                <w:sz w:val="20"/>
                <w:szCs w:val="20"/>
                <w:lang w:val="en-GB" w:eastAsia="en-GB"/>
              </w:rPr>
            </w:rPrChange>
          </w:rPr>
          <w:t xml:space="preserve">        (c=b.bookingTicket.ticketOwner </w:t>
        </w:r>
        <w:r w:rsidRPr="00FE56D0">
          <w:rPr>
            <w:rFonts w:ascii="Courier New" w:eastAsia="Times New Roman" w:hAnsi="Courier New" w:cs="Courier New"/>
            <w:b/>
            <w:bCs/>
            <w:color w:val="0000FF"/>
            <w:sz w:val="16"/>
            <w:szCs w:val="16"/>
            <w:lang w:val="en-GB" w:eastAsia="en-GB"/>
            <w:rPrChange w:id="3676" w:author="Marco Petri" w:date="2020-12-22T22:07:00Z">
              <w:rPr>
                <w:rFonts w:ascii="Courier New" w:eastAsia="Times New Roman" w:hAnsi="Courier New" w:cs="Courier New"/>
                <w:b/>
                <w:bCs/>
                <w:color w:val="0000FF"/>
                <w:sz w:val="20"/>
                <w:szCs w:val="20"/>
                <w:lang w:val="en-GB" w:eastAsia="en-GB"/>
              </w:rPr>
            </w:rPrChange>
          </w:rPr>
          <w:t>or</w:t>
        </w:r>
        <w:r w:rsidRPr="00FE56D0">
          <w:rPr>
            <w:rFonts w:ascii="Courier New" w:eastAsia="Times New Roman" w:hAnsi="Courier New" w:cs="Courier New"/>
            <w:color w:val="000000"/>
            <w:sz w:val="16"/>
            <w:szCs w:val="16"/>
            <w:lang w:val="en-GB" w:eastAsia="en-GB"/>
            <w:rPrChange w:id="3677"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367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679"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4C97E1E7" w14:textId="77777777" w:rsidR="00E250F6" w:rsidRPr="00FE56D0" w:rsidRDefault="00E250F6" w:rsidP="00E250F6">
      <w:pPr>
        <w:shd w:val="clear" w:color="auto" w:fill="FFFFFF"/>
        <w:spacing w:line="240" w:lineRule="auto"/>
        <w:jc w:val="left"/>
        <w:rPr>
          <w:ins w:id="3680" w:author="Marco Petri" w:date="2020-12-22T22:05:00Z"/>
          <w:rFonts w:ascii="Courier New" w:eastAsia="Times New Roman" w:hAnsi="Courier New" w:cs="Courier New"/>
          <w:color w:val="000000"/>
          <w:sz w:val="16"/>
          <w:szCs w:val="16"/>
          <w:lang w:val="en-GB" w:eastAsia="en-GB"/>
          <w:rPrChange w:id="3681" w:author="Marco Petri" w:date="2020-12-22T22:07:00Z">
            <w:rPr>
              <w:ins w:id="3682" w:author="Marco Petri" w:date="2020-12-22T22:05:00Z"/>
              <w:rFonts w:ascii="Courier New" w:eastAsia="Times New Roman" w:hAnsi="Courier New" w:cs="Courier New"/>
              <w:color w:val="000000"/>
              <w:sz w:val="20"/>
              <w:szCs w:val="20"/>
              <w:lang w:val="en-GB" w:eastAsia="en-GB"/>
            </w:rPr>
          </w:rPrChange>
        </w:rPr>
      </w:pPr>
      <w:ins w:id="3683" w:author="Marco Petri" w:date="2020-12-22T22:05:00Z">
        <w:r w:rsidRPr="00FE56D0">
          <w:rPr>
            <w:rFonts w:ascii="Courier New" w:eastAsia="Times New Roman" w:hAnsi="Courier New" w:cs="Courier New"/>
            <w:color w:val="000000"/>
            <w:sz w:val="16"/>
            <w:szCs w:val="16"/>
            <w:lang w:val="en-GB" w:eastAsia="en-GB"/>
            <w:rPrChange w:id="368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685"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3686"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79C2477C" w14:textId="77777777" w:rsidR="00E250F6" w:rsidRPr="00FE56D0" w:rsidRDefault="00E250F6" w:rsidP="00E250F6">
      <w:pPr>
        <w:shd w:val="clear" w:color="auto" w:fill="FFFFFF"/>
        <w:spacing w:line="240" w:lineRule="auto"/>
        <w:jc w:val="left"/>
        <w:rPr>
          <w:ins w:id="3687" w:author="Marco Petri" w:date="2020-12-22T22:05:00Z"/>
          <w:rFonts w:ascii="Courier New" w:eastAsia="Times New Roman" w:hAnsi="Courier New" w:cs="Courier New"/>
          <w:color w:val="000000"/>
          <w:sz w:val="16"/>
          <w:szCs w:val="16"/>
          <w:lang w:val="en-GB" w:eastAsia="en-GB"/>
          <w:rPrChange w:id="3688" w:author="Marco Petri" w:date="2020-12-22T22:07:00Z">
            <w:rPr>
              <w:ins w:id="3689" w:author="Marco Petri" w:date="2020-12-22T22:05:00Z"/>
              <w:rFonts w:ascii="Courier New" w:eastAsia="Times New Roman" w:hAnsi="Courier New" w:cs="Courier New"/>
              <w:color w:val="000000"/>
              <w:sz w:val="20"/>
              <w:szCs w:val="20"/>
              <w:lang w:val="en-GB" w:eastAsia="en-GB"/>
            </w:rPr>
          </w:rPrChange>
        </w:rPr>
      </w:pPr>
      <w:ins w:id="3690" w:author="Marco Petri" w:date="2020-12-22T22:05:00Z">
        <w:r w:rsidRPr="00FE56D0">
          <w:rPr>
            <w:rFonts w:ascii="Courier New" w:eastAsia="Times New Roman" w:hAnsi="Courier New" w:cs="Courier New"/>
            <w:color w:val="000000"/>
            <w:sz w:val="16"/>
            <w:szCs w:val="16"/>
            <w:lang w:val="en-GB" w:eastAsia="en-GB"/>
            <w:rPrChange w:id="3691" w:author="Marco Petri" w:date="2020-12-22T22:07:00Z">
              <w:rPr>
                <w:rFonts w:ascii="Courier New" w:eastAsia="Times New Roman" w:hAnsi="Courier New" w:cs="Courier New"/>
                <w:color w:val="000000"/>
                <w:sz w:val="20"/>
                <w:szCs w:val="20"/>
                <w:lang w:val="en-GB" w:eastAsia="en-GB"/>
              </w:rPr>
            </w:rPrChange>
          </w:rPr>
          <w:t xml:space="preserve">        b.bookingTicket </w:t>
        </w:r>
        <w:r w:rsidRPr="00FE56D0">
          <w:rPr>
            <w:rFonts w:ascii="Courier New" w:eastAsia="Times New Roman" w:hAnsi="Courier New" w:cs="Courier New"/>
            <w:b/>
            <w:bCs/>
            <w:color w:val="0000FF"/>
            <w:sz w:val="16"/>
            <w:szCs w:val="16"/>
            <w:lang w:val="en-GB" w:eastAsia="en-GB"/>
            <w:rPrChange w:id="369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693" w:author="Marco Petri" w:date="2020-12-22T22:07:00Z">
              <w:rPr>
                <w:rFonts w:ascii="Courier New" w:eastAsia="Times New Roman" w:hAnsi="Courier New" w:cs="Courier New"/>
                <w:color w:val="000000"/>
                <w:sz w:val="20"/>
                <w:szCs w:val="20"/>
                <w:lang w:val="en-GB" w:eastAsia="en-GB"/>
              </w:rPr>
            </w:rPrChange>
          </w:rPr>
          <w:t xml:space="preserve"> chk.controllerCheckIns.(t.next) </w:t>
        </w:r>
        <w:r w:rsidRPr="00FE56D0">
          <w:rPr>
            <w:rFonts w:ascii="Courier New" w:eastAsia="Times New Roman" w:hAnsi="Courier New" w:cs="Courier New"/>
            <w:b/>
            <w:bCs/>
            <w:color w:val="0000FF"/>
            <w:sz w:val="16"/>
            <w:szCs w:val="16"/>
            <w:lang w:val="en-GB" w:eastAsia="en-GB"/>
            <w:rPrChange w:id="3694" w:author="Marco Petri" w:date="2020-12-22T22:07:00Z">
              <w:rPr>
                <w:rFonts w:ascii="Courier New" w:eastAsia="Times New Roman" w:hAnsi="Courier New" w:cs="Courier New"/>
                <w:b/>
                <w:bCs/>
                <w:color w:val="0000FF"/>
                <w:sz w:val="20"/>
                <w:szCs w:val="20"/>
                <w:lang w:val="en-GB" w:eastAsia="en-GB"/>
              </w:rPr>
            </w:rPrChange>
          </w:rPr>
          <w:t>and</w:t>
        </w:r>
      </w:ins>
    </w:p>
    <w:p w14:paraId="2D3D67D2" w14:textId="77777777" w:rsidR="00E250F6" w:rsidRPr="00FE56D0" w:rsidRDefault="00E250F6" w:rsidP="00E250F6">
      <w:pPr>
        <w:shd w:val="clear" w:color="auto" w:fill="FFFFFF"/>
        <w:spacing w:line="240" w:lineRule="auto"/>
        <w:jc w:val="left"/>
        <w:rPr>
          <w:ins w:id="3695" w:author="Marco Petri" w:date="2020-12-22T22:05:00Z"/>
          <w:rFonts w:ascii="Courier New" w:eastAsia="Times New Roman" w:hAnsi="Courier New" w:cs="Courier New"/>
          <w:color w:val="000000"/>
          <w:sz w:val="16"/>
          <w:szCs w:val="16"/>
          <w:lang w:val="en-GB" w:eastAsia="en-GB"/>
          <w:rPrChange w:id="3696" w:author="Marco Petri" w:date="2020-12-22T22:07:00Z">
            <w:rPr>
              <w:ins w:id="3697" w:author="Marco Petri" w:date="2020-12-22T22:05:00Z"/>
              <w:rFonts w:ascii="Courier New" w:eastAsia="Times New Roman" w:hAnsi="Courier New" w:cs="Courier New"/>
              <w:color w:val="000000"/>
              <w:sz w:val="20"/>
              <w:szCs w:val="20"/>
              <w:lang w:val="en-GB" w:eastAsia="en-GB"/>
            </w:rPr>
          </w:rPrChange>
        </w:rPr>
      </w:pPr>
      <w:ins w:id="3698" w:author="Marco Petri" w:date="2020-12-22T22:05:00Z">
        <w:r w:rsidRPr="00FE56D0">
          <w:rPr>
            <w:rFonts w:ascii="Courier New" w:eastAsia="Times New Roman" w:hAnsi="Courier New" w:cs="Courier New"/>
            <w:color w:val="000000"/>
            <w:sz w:val="16"/>
            <w:szCs w:val="16"/>
            <w:lang w:val="en-GB" w:eastAsia="en-GB"/>
            <w:rPrChange w:id="3699" w:author="Marco Petri" w:date="2020-12-22T22:07:00Z">
              <w:rPr>
                <w:rFonts w:ascii="Courier New" w:eastAsia="Times New Roman" w:hAnsi="Courier New" w:cs="Courier New"/>
                <w:color w:val="000000"/>
                <w:sz w:val="20"/>
                <w:szCs w:val="20"/>
                <w:lang w:val="en-GB" w:eastAsia="en-GB"/>
              </w:rPr>
            </w:rPrChange>
          </w:rPr>
          <w:t xml:space="preserve">        chk </w:t>
        </w:r>
        <w:r w:rsidRPr="00FE56D0">
          <w:rPr>
            <w:rFonts w:ascii="Courier New" w:eastAsia="Times New Roman" w:hAnsi="Courier New" w:cs="Courier New"/>
            <w:b/>
            <w:bCs/>
            <w:color w:val="0000FF"/>
            <w:sz w:val="16"/>
            <w:szCs w:val="16"/>
            <w:lang w:val="en-GB" w:eastAsia="en-GB"/>
            <w:rPrChange w:id="370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701" w:author="Marco Petri" w:date="2020-12-22T22:07:00Z">
              <w:rPr>
                <w:rFonts w:ascii="Courier New" w:eastAsia="Times New Roman" w:hAnsi="Courier New" w:cs="Courier New"/>
                <w:color w:val="000000"/>
                <w:sz w:val="20"/>
                <w:szCs w:val="20"/>
                <w:lang w:val="en-GB" w:eastAsia="en-GB"/>
              </w:rPr>
            </w:rPrChange>
          </w:rPr>
          <w:t xml:space="preserve"> s.storeControllers </w:t>
        </w:r>
        <w:r w:rsidRPr="00FE56D0">
          <w:rPr>
            <w:rFonts w:ascii="Courier New" w:eastAsia="Times New Roman" w:hAnsi="Courier New" w:cs="Courier New"/>
            <w:b/>
            <w:bCs/>
            <w:color w:val="0000FF"/>
            <w:sz w:val="16"/>
            <w:szCs w:val="16"/>
            <w:lang w:val="en-GB" w:eastAsia="en-GB"/>
            <w:rPrChange w:id="3702" w:author="Marco Petri" w:date="2020-12-22T22:07:00Z">
              <w:rPr>
                <w:rFonts w:ascii="Courier New" w:eastAsia="Times New Roman" w:hAnsi="Courier New" w:cs="Courier New"/>
                <w:b/>
                <w:bCs/>
                <w:color w:val="0000FF"/>
                <w:sz w:val="20"/>
                <w:szCs w:val="20"/>
                <w:lang w:val="en-GB" w:eastAsia="en-GB"/>
              </w:rPr>
            </w:rPrChange>
          </w:rPr>
          <w:t>and</w:t>
        </w:r>
      </w:ins>
    </w:p>
    <w:p w14:paraId="27C49BDD" w14:textId="77777777" w:rsidR="00E250F6" w:rsidRPr="00FE56D0" w:rsidRDefault="00E250F6" w:rsidP="00E250F6">
      <w:pPr>
        <w:shd w:val="clear" w:color="auto" w:fill="FFFFFF"/>
        <w:spacing w:line="240" w:lineRule="auto"/>
        <w:jc w:val="left"/>
        <w:rPr>
          <w:ins w:id="3703" w:author="Marco Petri" w:date="2020-12-22T22:05:00Z"/>
          <w:rFonts w:ascii="Courier New" w:eastAsia="Times New Roman" w:hAnsi="Courier New" w:cs="Courier New"/>
          <w:color w:val="000000"/>
          <w:sz w:val="16"/>
          <w:szCs w:val="16"/>
          <w:lang w:val="en-GB" w:eastAsia="en-GB"/>
          <w:rPrChange w:id="3704" w:author="Marco Petri" w:date="2020-12-22T22:07:00Z">
            <w:rPr>
              <w:ins w:id="3705" w:author="Marco Petri" w:date="2020-12-22T22:05:00Z"/>
              <w:rFonts w:ascii="Courier New" w:eastAsia="Times New Roman" w:hAnsi="Courier New" w:cs="Courier New"/>
              <w:color w:val="000000"/>
              <w:sz w:val="20"/>
              <w:szCs w:val="20"/>
              <w:lang w:val="en-GB" w:eastAsia="en-GB"/>
            </w:rPr>
          </w:rPrChange>
        </w:rPr>
      </w:pPr>
      <w:ins w:id="3706" w:author="Marco Petri" w:date="2020-12-22T22:05:00Z">
        <w:r w:rsidRPr="00FE56D0">
          <w:rPr>
            <w:rFonts w:ascii="Courier New" w:eastAsia="Times New Roman" w:hAnsi="Courier New" w:cs="Courier New"/>
            <w:color w:val="000000"/>
            <w:sz w:val="16"/>
            <w:szCs w:val="16"/>
            <w:lang w:val="en-GB" w:eastAsia="en-GB"/>
            <w:rPrChange w:id="3707" w:author="Marco Petri" w:date="2020-12-22T22:07:00Z">
              <w:rPr>
                <w:rFonts w:ascii="Courier New" w:eastAsia="Times New Roman" w:hAnsi="Courier New" w:cs="Courier New"/>
                <w:color w:val="000000"/>
                <w:sz w:val="20"/>
                <w:szCs w:val="20"/>
                <w:lang w:val="en-GB" w:eastAsia="en-GB"/>
              </w:rPr>
            </w:rPrChange>
          </w:rPr>
          <w:t xml:space="preserve">        chk </w:t>
        </w:r>
        <w:r w:rsidRPr="00FE56D0">
          <w:rPr>
            <w:rFonts w:ascii="Courier New" w:eastAsia="Times New Roman" w:hAnsi="Courier New" w:cs="Courier New"/>
            <w:b/>
            <w:bCs/>
            <w:color w:val="0000FF"/>
            <w:sz w:val="16"/>
            <w:szCs w:val="16"/>
            <w:lang w:val="en-GB" w:eastAsia="en-GB"/>
            <w:rPrChange w:id="370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709"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3C9C2615" w14:textId="77777777" w:rsidR="00E250F6" w:rsidRPr="00FE56D0" w:rsidRDefault="00E250F6" w:rsidP="00E250F6">
      <w:pPr>
        <w:shd w:val="clear" w:color="auto" w:fill="FFFFFF"/>
        <w:spacing w:line="240" w:lineRule="auto"/>
        <w:jc w:val="left"/>
        <w:rPr>
          <w:ins w:id="3710" w:author="Marco Petri" w:date="2020-12-22T22:05:00Z"/>
          <w:rFonts w:ascii="Courier New" w:eastAsia="Times New Roman" w:hAnsi="Courier New" w:cs="Courier New"/>
          <w:color w:val="000000"/>
          <w:sz w:val="16"/>
          <w:szCs w:val="16"/>
          <w:lang w:val="en-GB" w:eastAsia="en-GB"/>
          <w:rPrChange w:id="3711" w:author="Marco Petri" w:date="2020-12-22T22:07:00Z">
            <w:rPr>
              <w:ins w:id="3712" w:author="Marco Petri" w:date="2020-12-22T22:05:00Z"/>
              <w:rFonts w:ascii="Courier New" w:eastAsia="Times New Roman" w:hAnsi="Courier New" w:cs="Courier New"/>
              <w:color w:val="000000"/>
              <w:sz w:val="20"/>
              <w:szCs w:val="20"/>
              <w:lang w:val="en-GB" w:eastAsia="en-GB"/>
            </w:rPr>
          </w:rPrChange>
        </w:rPr>
      </w:pPr>
      <w:ins w:id="3713" w:author="Marco Petri" w:date="2020-12-22T22:05:00Z">
        <w:r w:rsidRPr="00FE56D0">
          <w:rPr>
            <w:rFonts w:ascii="Courier New" w:eastAsia="Times New Roman" w:hAnsi="Courier New" w:cs="Courier New"/>
            <w:color w:val="000000"/>
            <w:sz w:val="16"/>
            <w:szCs w:val="16"/>
            <w:lang w:val="en-GB" w:eastAsia="en-GB"/>
            <w:rPrChange w:id="371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15"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3716"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4D6DC154" w14:textId="77777777" w:rsidR="00E250F6" w:rsidRPr="00FE56D0" w:rsidRDefault="00E250F6" w:rsidP="00E250F6">
      <w:pPr>
        <w:shd w:val="clear" w:color="auto" w:fill="FFFFFF"/>
        <w:spacing w:line="240" w:lineRule="auto"/>
        <w:jc w:val="left"/>
        <w:rPr>
          <w:ins w:id="3717" w:author="Marco Petri" w:date="2020-12-22T22:05:00Z"/>
          <w:rFonts w:ascii="Courier New" w:eastAsia="Times New Roman" w:hAnsi="Courier New" w:cs="Courier New"/>
          <w:color w:val="000000"/>
          <w:sz w:val="16"/>
          <w:szCs w:val="16"/>
          <w:lang w:val="en-GB" w:eastAsia="en-GB"/>
          <w:rPrChange w:id="3718" w:author="Marco Petri" w:date="2020-12-22T22:07:00Z">
            <w:rPr>
              <w:ins w:id="3719" w:author="Marco Petri" w:date="2020-12-22T22:05:00Z"/>
              <w:rFonts w:ascii="Courier New" w:eastAsia="Times New Roman" w:hAnsi="Courier New" w:cs="Courier New"/>
              <w:color w:val="000000"/>
              <w:sz w:val="20"/>
              <w:szCs w:val="20"/>
              <w:lang w:val="en-GB" w:eastAsia="en-GB"/>
            </w:rPr>
          </w:rPrChange>
        </w:rPr>
      </w:pPr>
      <w:ins w:id="3720" w:author="Marco Petri" w:date="2020-12-22T22:05:00Z">
        <w:r w:rsidRPr="00FE56D0">
          <w:rPr>
            <w:rFonts w:ascii="Courier New" w:eastAsia="Times New Roman" w:hAnsi="Courier New" w:cs="Courier New"/>
            <w:color w:val="000000"/>
            <w:sz w:val="16"/>
            <w:szCs w:val="16"/>
            <w:lang w:val="en-GB" w:eastAsia="en-GB"/>
            <w:rPrChange w:id="3721" w:author="Marco Petri" w:date="2020-12-22T22:07:00Z">
              <w:rPr>
                <w:rFonts w:ascii="Courier New" w:eastAsia="Times New Roman" w:hAnsi="Courier New" w:cs="Courier New"/>
                <w:color w:val="000000"/>
                <w:sz w:val="20"/>
                <w:szCs w:val="20"/>
                <w:lang w:val="en-GB" w:eastAsia="en-GB"/>
              </w:rPr>
            </w:rPrChange>
          </w:rPr>
          <w:t xml:space="preserve">        b.bookingTicket </w:t>
        </w:r>
        <w:r w:rsidRPr="00FE56D0">
          <w:rPr>
            <w:rFonts w:ascii="Courier New" w:eastAsia="Times New Roman" w:hAnsi="Courier New" w:cs="Courier New"/>
            <w:b/>
            <w:bCs/>
            <w:color w:val="0000FF"/>
            <w:sz w:val="16"/>
            <w:szCs w:val="16"/>
            <w:lang w:val="en-GB" w:eastAsia="en-GB"/>
            <w:rPrChange w:id="372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723" w:author="Marco Petri" w:date="2020-12-22T22:07:00Z">
              <w:rPr>
                <w:rFonts w:ascii="Courier New" w:eastAsia="Times New Roman" w:hAnsi="Courier New" w:cs="Courier New"/>
                <w:color w:val="000000"/>
                <w:sz w:val="20"/>
                <w:szCs w:val="20"/>
                <w:lang w:val="en-GB" w:eastAsia="en-GB"/>
              </w:rPr>
            </w:rPrChange>
          </w:rPr>
          <w:t xml:space="preserve"> chk.controllerCheckIns.(t.next) </w:t>
        </w:r>
        <w:r w:rsidRPr="00FE56D0">
          <w:rPr>
            <w:rFonts w:ascii="Courier New" w:eastAsia="Times New Roman" w:hAnsi="Courier New" w:cs="Courier New"/>
            <w:b/>
            <w:bCs/>
            <w:color w:val="0000FF"/>
            <w:sz w:val="16"/>
            <w:szCs w:val="16"/>
            <w:lang w:val="en-GB" w:eastAsia="en-GB"/>
            <w:rPrChange w:id="3724" w:author="Marco Petri" w:date="2020-12-22T22:07:00Z">
              <w:rPr>
                <w:rFonts w:ascii="Courier New" w:eastAsia="Times New Roman" w:hAnsi="Courier New" w:cs="Courier New"/>
                <w:b/>
                <w:bCs/>
                <w:color w:val="0000FF"/>
                <w:sz w:val="20"/>
                <w:szCs w:val="20"/>
                <w:lang w:val="en-GB" w:eastAsia="en-GB"/>
              </w:rPr>
            </w:rPrChange>
          </w:rPr>
          <w:t>and</w:t>
        </w:r>
      </w:ins>
    </w:p>
    <w:p w14:paraId="069E9B38" w14:textId="4EA064A7" w:rsidR="00E250F6" w:rsidRPr="00FE56D0" w:rsidRDefault="00E250F6" w:rsidP="00E250F6">
      <w:pPr>
        <w:shd w:val="clear" w:color="auto" w:fill="FFFFFF"/>
        <w:spacing w:line="240" w:lineRule="auto"/>
        <w:jc w:val="left"/>
        <w:rPr>
          <w:ins w:id="3725" w:author="Marco Petri" w:date="2020-12-22T22:05:00Z"/>
          <w:rFonts w:ascii="Courier New" w:eastAsia="Times New Roman" w:hAnsi="Courier New" w:cs="Courier New"/>
          <w:color w:val="000000"/>
          <w:sz w:val="16"/>
          <w:szCs w:val="16"/>
          <w:lang w:val="en-GB" w:eastAsia="en-GB"/>
          <w:rPrChange w:id="3726" w:author="Marco Petri" w:date="2020-12-22T22:07:00Z">
            <w:rPr>
              <w:ins w:id="3727" w:author="Marco Petri" w:date="2020-12-22T22:05:00Z"/>
              <w:rFonts w:ascii="Courier New" w:eastAsia="Times New Roman" w:hAnsi="Courier New" w:cs="Courier New"/>
              <w:color w:val="000000"/>
              <w:sz w:val="20"/>
              <w:szCs w:val="20"/>
              <w:lang w:val="en-GB" w:eastAsia="en-GB"/>
            </w:rPr>
          </w:rPrChange>
        </w:rPr>
      </w:pPr>
      <w:ins w:id="3728" w:author="Marco Petri" w:date="2020-12-22T22:05:00Z">
        <w:r w:rsidRPr="00FE56D0">
          <w:rPr>
            <w:rFonts w:ascii="Courier New" w:eastAsia="Times New Roman" w:hAnsi="Courier New" w:cs="Courier New"/>
            <w:color w:val="000000"/>
            <w:sz w:val="16"/>
            <w:szCs w:val="16"/>
            <w:lang w:val="en-GB" w:eastAsia="en-GB"/>
            <w:rPrChange w:id="3729" w:author="Marco Petri" w:date="2020-12-22T22:07:00Z">
              <w:rPr>
                <w:rFonts w:ascii="Courier New" w:eastAsia="Times New Roman" w:hAnsi="Courier New" w:cs="Courier New"/>
                <w:color w:val="000000"/>
                <w:sz w:val="20"/>
                <w:szCs w:val="20"/>
                <w:lang w:val="en-GB" w:eastAsia="en-GB"/>
              </w:rPr>
            </w:rPrChange>
          </w:rPr>
          <w:t xml:space="preserve">        </w:t>
        </w:r>
      </w:ins>
      <w:ins w:id="3730" w:author="Marco Petri" w:date="2020-12-22T22:12:00Z">
        <w:r w:rsidR="003E1720">
          <w:rPr>
            <w:rFonts w:ascii="Courier New" w:eastAsia="Times New Roman" w:hAnsi="Courier New" w:cs="Courier New"/>
            <w:color w:val="000000"/>
            <w:sz w:val="16"/>
            <w:szCs w:val="16"/>
            <w:lang w:val="en-GB" w:eastAsia="en-GB"/>
          </w:rPr>
          <w:t>c</w:t>
        </w:r>
      </w:ins>
      <w:ins w:id="3731" w:author="Marco Petri" w:date="2020-12-22T22:05:00Z">
        <w:r w:rsidRPr="00FE56D0">
          <w:rPr>
            <w:rFonts w:ascii="Courier New" w:eastAsia="Times New Roman" w:hAnsi="Courier New" w:cs="Courier New"/>
            <w:color w:val="000000"/>
            <w:sz w:val="16"/>
            <w:szCs w:val="16"/>
            <w:lang w:val="en-GB" w:eastAsia="en-GB"/>
            <w:rPrChange w:id="3732" w:author="Marco Petri" w:date="2020-12-22T22:07:00Z">
              <w:rPr>
                <w:rFonts w:ascii="Courier New" w:eastAsia="Times New Roman" w:hAnsi="Courier New" w:cs="Courier New"/>
                <w:color w:val="000000"/>
                <w:sz w:val="20"/>
                <w:szCs w:val="20"/>
                <w:lang w:val="en-GB" w:eastAsia="en-GB"/>
              </w:rPr>
            </w:rPrChange>
          </w:rPr>
          <w:t xml:space="preserve">hk </w:t>
        </w:r>
        <w:r w:rsidRPr="00FE56D0">
          <w:rPr>
            <w:rFonts w:ascii="Courier New" w:eastAsia="Times New Roman" w:hAnsi="Courier New" w:cs="Courier New"/>
            <w:b/>
            <w:bCs/>
            <w:color w:val="0000FF"/>
            <w:sz w:val="16"/>
            <w:szCs w:val="16"/>
            <w:lang w:val="en-GB" w:eastAsia="en-GB"/>
            <w:rPrChange w:id="3733"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373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3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736"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0DB575CF" w14:textId="77777777" w:rsidR="00E250F6" w:rsidRPr="00FE56D0" w:rsidRDefault="00E250F6" w:rsidP="00E250F6">
      <w:pPr>
        <w:shd w:val="clear" w:color="auto" w:fill="FFFFFF"/>
        <w:spacing w:line="240" w:lineRule="auto"/>
        <w:jc w:val="left"/>
        <w:rPr>
          <w:ins w:id="3737" w:author="Marco Petri" w:date="2020-12-22T22:05:00Z"/>
          <w:rFonts w:ascii="Courier New" w:eastAsia="Times New Roman" w:hAnsi="Courier New" w:cs="Courier New"/>
          <w:color w:val="000000"/>
          <w:sz w:val="16"/>
          <w:szCs w:val="16"/>
          <w:lang w:val="en-GB" w:eastAsia="en-GB"/>
          <w:rPrChange w:id="3738" w:author="Marco Petri" w:date="2020-12-22T22:07:00Z">
            <w:rPr>
              <w:ins w:id="3739" w:author="Marco Petri" w:date="2020-12-22T22:05:00Z"/>
              <w:rFonts w:ascii="Courier New" w:eastAsia="Times New Roman" w:hAnsi="Courier New" w:cs="Courier New"/>
              <w:color w:val="000000"/>
              <w:sz w:val="20"/>
              <w:szCs w:val="20"/>
              <w:lang w:val="en-GB" w:eastAsia="en-GB"/>
            </w:rPr>
          </w:rPrChange>
        </w:rPr>
      </w:pPr>
      <w:ins w:id="3740" w:author="Marco Petri" w:date="2020-12-22T22:05:00Z">
        <w:r w:rsidRPr="00FE56D0">
          <w:rPr>
            <w:rFonts w:ascii="Courier New" w:eastAsia="Times New Roman" w:hAnsi="Courier New" w:cs="Courier New"/>
            <w:color w:val="000000"/>
            <w:sz w:val="16"/>
            <w:szCs w:val="16"/>
            <w:lang w:val="en-GB" w:eastAsia="en-GB"/>
            <w:rPrChange w:id="374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4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743"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05753E1A" w14:textId="77777777" w:rsidR="00E250F6" w:rsidRPr="00FE56D0" w:rsidRDefault="00E250F6" w:rsidP="00E250F6">
      <w:pPr>
        <w:shd w:val="clear" w:color="auto" w:fill="FFFFFF"/>
        <w:spacing w:line="240" w:lineRule="auto"/>
        <w:jc w:val="left"/>
        <w:rPr>
          <w:ins w:id="3744" w:author="Marco Petri" w:date="2020-12-22T22:05:00Z"/>
          <w:rFonts w:ascii="Courier New" w:eastAsia="Times New Roman" w:hAnsi="Courier New" w:cs="Courier New"/>
          <w:color w:val="000000"/>
          <w:sz w:val="16"/>
          <w:szCs w:val="16"/>
          <w:lang w:val="en-GB" w:eastAsia="en-GB"/>
          <w:rPrChange w:id="3745" w:author="Marco Petri" w:date="2020-12-22T22:07:00Z">
            <w:rPr>
              <w:ins w:id="3746" w:author="Marco Petri" w:date="2020-12-22T22:05:00Z"/>
              <w:rFonts w:ascii="Courier New" w:eastAsia="Times New Roman" w:hAnsi="Courier New" w:cs="Courier New"/>
              <w:color w:val="000000"/>
              <w:sz w:val="20"/>
              <w:szCs w:val="20"/>
              <w:lang w:val="en-GB" w:eastAsia="en-GB"/>
            </w:rPr>
          </w:rPrChange>
        </w:rPr>
      </w:pPr>
      <w:ins w:id="3747" w:author="Marco Petri" w:date="2020-12-22T22:05:00Z">
        <w:r w:rsidRPr="00FE56D0">
          <w:rPr>
            <w:rFonts w:ascii="Courier New" w:eastAsia="Times New Roman" w:hAnsi="Courier New" w:cs="Courier New"/>
            <w:color w:val="000000"/>
            <w:sz w:val="16"/>
            <w:szCs w:val="16"/>
            <w:lang w:val="en-GB" w:eastAsia="en-GB"/>
            <w:rPrChange w:id="3748" w:author="Marco Petri" w:date="2020-12-22T22:07:00Z">
              <w:rPr>
                <w:rFonts w:ascii="Courier New" w:eastAsia="Times New Roman" w:hAnsi="Courier New" w:cs="Courier New"/>
                <w:color w:val="000000"/>
                <w:sz w:val="20"/>
                <w:szCs w:val="20"/>
                <w:lang w:val="en-GB" w:eastAsia="en-GB"/>
              </w:rPr>
            </w:rPrChange>
          </w:rPr>
          <w:t xml:space="preserve">        chk.controllerCheckOuts.(t.next) = chk.controllerCheckOuts.(t)</w:t>
        </w:r>
      </w:ins>
    </w:p>
    <w:p w14:paraId="7DDC0BE3" w14:textId="77777777" w:rsidR="00E250F6" w:rsidRPr="00FE56D0" w:rsidRDefault="00E250F6" w:rsidP="00E250F6">
      <w:pPr>
        <w:shd w:val="clear" w:color="auto" w:fill="FFFFFF"/>
        <w:spacing w:line="240" w:lineRule="auto"/>
        <w:jc w:val="left"/>
        <w:rPr>
          <w:ins w:id="3749" w:author="Marco Petri" w:date="2020-12-22T22:05:00Z"/>
          <w:rFonts w:ascii="Courier New" w:eastAsia="Times New Roman" w:hAnsi="Courier New" w:cs="Courier New"/>
          <w:color w:val="000000"/>
          <w:sz w:val="16"/>
          <w:szCs w:val="16"/>
          <w:lang w:val="en-GB" w:eastAsia="en-GB"/>
          <w:rPrChange w:id="3750" w:author="Marco Petri" w:date="2020-12-22T22:07:00Z">
            <w:rPr>
              <w:ins w:id="3751" w:author="Marco Petri" w:date="2020-12-22T22:05:00Z"/>
              <w:rFonts w:ascii="Courier New" w:eastAsia="Times New Roman" w:hAnsi="Courier New" w:cs="Courier New"/>
              <w:color w:val="000000"/>
              <w:sz w:val="20"/>
              <w:szCs w:val="20"/>
              <w:lang w:val="en-GB" w:eastAsia="en-GB"/>
            </w:rPr>
          </w:rPrChange>
        </w:rPr>
      </w:pPr>
      <w:ins w:id="3752" w:author="Marco Petri" w:date="2020-12-22T22:05:00Z">
        <w:r w:rsidRPr="00FE56D0">
          <w:rPr>
            <w:rFonts w:ascii="Courier New" w:eastAsia="Times New Roman" w:hAnsi="Courier New" w:cs="Courier New"/>
            <w:color w:val="000000"/>
            <w:sz w:val="16"/>
            <w:szCs w:val="16"/>
            <w:lang w:val="en-GB" w:eastAsia="en-GB"/>
            <w:rPrChange w:id="375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5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755"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7DC0F640" w14:textId="77777777" w:rsidR="00E250F6" w:rsidRPr="00FE56D0" w:rsidRDefault="00E250F6" w:rsidP="00E250F6">
      <w:pPr>
        <w:shd w:val="clear" w:color="auto" w:fill="FFFFFF"/>
        <w:spacing w:line="240" w:lineRule="auto"/>
        <w:jc w:val="left"/>
        <w:rPr>
          <w:ins w:id="3756" w:author="Marco Petri" w:date="2020-12-22T22:05:00Z"/>
          <w:rFonts w:ascii="Courier New" w:eastAsia="Times New Roman" w:hAnsi="Courier New" w:cs="Courier New"/>
          <w:color w:val="000000"/>
          <w:sz w:val="16"/>
          <w:szCs w:val="16"/>
          <w:lang w:val="en-GB" w:eastAsia="en-GB"/>
          <w:rPrChange w:id="3757" w:author="Marco Petri" w:date="2020-12-22T22:07:00Z">
            <w:rPr>
              <w:ins w:id="3758" w:author="Marco Petri" w:date="2020-12-22T22:05:00Z"/>
              <w:rFonts w:ascii="Courier New" w:eastAsia="Times New Roman" w:hAnsi="Courier New" w:cs="Courier New"/>
              <w:color w:val="000000"/>
              <w:sz w:val="20"/>
              <w:szCs w:val="20"/>
              <w:lang w:val="en-GB" w:eastAsia="en-GB"/>
            </w:rPr>
          </w:rPrChange>
        </w:rPr>
      </w:pPr>
      <w:ins w:id="3759" w:author="Marco Petri" w:date="2020-12-22T22:05:00Z">
        <w:r w:rsidRPr="00FE56D0">
          <w:rPr>
            <w:rFonts w:ascii="Courier New" w:eastAsia="Times New Roman" w:hAnsi="Courier New" w:cs="Courier New"/>
            <w:color w:val="000000"/>
            <w:sz w:val="16"/>
            <w:szCs w:val="16"/>
            <w:lang w:val="en-GB" w:eastAsia="en-GB"/>
            <w:rPrChange w:id="3760" w:author="Marco Petri" w:date="2020-12-22T22:07:00Z">
              <w:rPr>
                <w:rFonts w:ascii="Courier New" w:eastAsia="Times New Roman" w:hAnsi="Courier New" w:cs="Courier New"/>
                <w:color w:val="000000"/>
                <w:sz w:val="20"/>
                <w:szCs w:val="20"/>
                <w:lang w:val="en-GB" w:eastAsia="en-GB"/>
              </w:rPr>
            </w:rPrChange>
          </w:rPr>
          <w:t xml:space="preserve">        b.bookingTicket </w:t>
        </w:r>
        <w:r w:rsidRPr="00FE56D0">
          <w:rPr>
            <w:rFonts w:ascii="Courier New" w:eastAsia="Times New Roman" w:hAnsi="Courier New" w:cs="Courier New"/>
            <w:b/>
            <w:bCs/>
            <w:color w:val="0000FF"/>
            <w:sz w:val="16"/>
            <w:szCs w:val="16"/>
            <w:lang w:val="en-GB" w:eastAsia="en-GB"/>
            <w:rPrChange w:id="3761"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376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6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764" w:author="Marco Petri" w:date="2020-12-22T22:07:00Z">
              <w:rPr>
                <w:rFonts w:ascii="Courier New" w:eastAsia="Times New Roman" w:hAnsi="Courier New" w:cs="Courier New"/>
                <w:color w:val="000000"/>
                <w:sz w:val="20"/>
                <w:szCs w:val="20"/>
                <w:lang w:val="en-GB" w:eastAsia="en-GB"/>
              </w:rPr>
            </w:rPrChange>
          </w:rPr>
          <w:t xml:space="preserve"> chk.controllerCheckIns.(t.next)</w:t>
        </w:r>
      </w:ins>
    </w:p>
    <w:p w14:paraId="6EB3FFF1" w14:textId="77777777" w:rsidR="00E250F6" w:rsidRPr="00FE56D0" w:rsidRDefault="00E250F6" w:rsidP="00E250F6">
      <w:pPr>
        <w:shd w:val="clear" w:color="auto" w:fill="FFFFFF"/>
        <w:spacing w:line="240" w:lineRule="auto"/>
        <w:jc w:val="left"/>
        <w:rPr>
          <w:ins w:id="3765" w:author="Marco Petri" w:date="2020-12-22T22:05:00Z"/>
          <w:rFonts w:ascii="Courier New" w:eastAsia="Times New Roman" w:hAnsi="Courier New" w:cs="Courier New"/>
          <w:color w:val="000000"/>
          <w:sz w:val="16"/>
          <w:szCs w:val="16"/>
          <w:lang w:val="en-GB" w:eastAsia="en-GB"/>
          <w:rPrChange w:id="3766" w:author="Marco Petri" w:date="2020-12-22T22:07:00Z">
            <w:rPr>
              <w:ins w:id="3767" w:author="Marco Petri" w:date="2020-12-22T22:05:00Z"/>
              <w:rFonts w:ascii="Courier New" w:eastAsia="Times New Roman" w:hAnsi="Courier New" w:cs="Courier New"/>
              <w:color w:val="000000"/>
              <w:sz w:val="20"/>
              <w:szCs w:val="20"/>
              <w:lang w:val="en-GB" w:eastAsia="en-GB"/>
            </w:rPr>
          </w:rPrChange>
        </w:rPr>
      </w:pPr>
      <w:ins w:id="3768" w:author="Marco Petri" w:date="2020-12-22T22:05:00Z">
        <w:r w:rsidRPr="00FE56D0">
          <w:rPr>
            <w:rFonts w:ascii="Courier New" w:eastAsia="Times New Roman" w:hAnsi="Courier New" w:cs="Courier New"/>
            <w:color w:val="000000"/>
            <w:sz w:val="16"/>
            <w:szCs w:val="16"/>
            <w:lang w:val="en-GB" w:eastAsia="en-GB"/>
            <w:rPrChange w:id="376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70" w:author="Marco Petri" w:date="2020-12-22T22:07:00Z">
              <w:rPr>
                <w:rFonts w:ascii="Courier New" w:eastAsia="Times New Roman" w:hAnsi="Courier New" w:cs="Courier New"/>
                <w:b/>
                <w:bCs/>
                <w:color w:val="0000FF"/>
                <w:sz w:val="20"/>
                <w:szCs w:val="20"/>
                <w:lang w:val="en-GB" w:eastAsia="en-GB"/>
              </w:rPr>
            </w:rPrChange>
          </w:rPr>
          <w:t>iff</w:t>
        </w:r>
      </w:ins>
    </w:p>
    <w:p w14:paraId="0A6EA2C9" w14:textId="77777777" w:rsidR="00E250F6" w:rsidRPr="00FE56D0" w:rsidRDefault="00E250F6" w:rsidP="00E250F6">
      <w:pPr>
        <w:shd w:val="clear" w:color="auto" w:fill="FFFFFF"/>
        <w:spacing w:line="240" w:lineRule="auto"/>
        <w:jc w:val="left"/>
        <w:rPr>
          <w:ins w:id="3771" w:author="Marco Petri" w:date="2020-12-22T22:05:00Z"/>
          <w:rFonts w:ascii="Courier New" w:eastAsia="Times New Roman" w:hAnsi="Courier New" w:cs="Courier New"/>
          <w:color w:val="000000"/>
          <w:sz w:val="16"/>
          <w:szCs w:val="16"/>
          <w:lang w:val="en-GB" w:eastAsia="en-GB"/>
          <w:rPrChange w:id="3772" w:author="Marco Petri" w:date="2020-12-22T22:07:00Z">
            <w:rPr>
              <w:ins w:id="3773" w:author="Marco Petri" w:date="2020-12-22T22:05:00Z"/>
              <w:rFonts w:ascii="Courier New" w:eastAsia="Times New Roman" w:hAnsi="Courier New" w:cs="Courier New"/>
              <w:color w:val="000000"/>
              <w:sz w:val="20"/>
              <w:szCs w:val="20"/>
              <w:lang w:val="en-GB" w:eastAsia="en-GB"/>
            </w:rPr>
          </w:rPrChange>
        </w:rPr>
      </w:pPr>
      <w:ins w:id="3774" w:author="Marco Petri" w:date="2020-12-22T22:05:00Z">
        <w:r w:rsidRPr="00FE56D0">
          <w:rPr>
            <w:rFonts w:ascii="Courier New" w:eastAsia="Times New Roman" w:hAnsi="Courier New" w:cs="Courier New"/>
            <w:color w:val="000000"/>
            <w:sz w:val="16"/>
            <w:szCs w:val="16"/>
            <w:lang w:val="en-GB" w:eastAsia="en-GB"/>
            <w:rPrChange w:id="3775" w:author="Marco Petri" w:date="2020-12-22T22:07:00Z">
              <w:rPr>
                <w:rFonts w:ascii="Courier New" w:eastAsia="Times New Roman" w:hAnsi="Courier New" w:cs="Courier New"/>
                <w:color w:val="000000"/>
                <w:sz w:val="20"/>
                <w:szCs w:val="20"/>
                <w:lang w:val="en-GB" w:eastAsia="en-GB"/>
              </w:rPr>
            </w:rPrChange>
          </w:rPr>
          <w:t xml:space="preserve">        chk.controllerCheckIns.(t.next) = chk.controllerCheckIns.(t) </w:t>
        </w:r>
      </w:ins>
    </w:p>
    <w:p w14:paraId="5167B197" w14:textId="77777777" w:rsidR="00E250F6" w:rsidRPr="00FE56D0" w:rsidRDefault="00E250F6" w:rsidP="00E250F6">
      <w:pPr>
        <w:shd w:val="clear" w:color="auto" w:fill="FFFFFF"/>
        <w:spacing w:line="240" w:lineRule="auto"/>
        <w:jc w:val="left"/>
        <w:rPr>
          <w:ins w:id="3776" w:author="Marco Petri" w:date="2020-12-22T22:05:00Z"/>
          <w:rFonts w:ascii="Courier New" w:eastAsia="Times New Roman" w:hAnsi="Courier New" w:cs="Courier New"/>
          <w:color w:val="000000"/>
          <w:sz w:val="16"/>
          <w:szCs w:val="16"/>
          <w:lang w:val="en-GB" w:eastAsia="en-GB"/>
          <w:rPrChange w:id="3777" w:author="Marco Petri" w:date="2020-12-22T22:07:00Z">
            <w:rPr>
              <w:ins w:id="3778" w:author="Marco Petri" w:date="2020-12-22T22:05:00Z"/>
              <w:rFonts w:ascii="Courier New" w:eastAsia="Times New Roman" w:hAnsi="Courier New" w:cs="Courier New"/>
              <w:color w:val="000000"/>
              <w:sz w:val="20"/>
              <w:szCs w:val="20"/>
              <w:lang w:val="en-GB" w:eastAsia="en-GB"/>
            </w:rPr>
          </w:rPrChange>
        </w:rPr>
      </w:pPr>
      <w:ins w:id="3779" w:author="Marco Petri" w:date="2020-12-22T22:05:00Z">
        <w:r w:rsidRPr="00FE56D0">
          <w:rPr>
            <w:rFonts w:ascii="Courier New" w:eastAsia="Times New Roman" w:hAnsi="Courier New" w:cs="Courier New"/>
            <w:color w:val="000000"/>
            <w:sz w:val="16"/>
            <w:szCs w:val="16"/>
            <w:lang w:val="en-GB" w:eastAsia="en-GB"/>
            <w:rPrChange w:id="378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8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782"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1214CD04" w14:textId="77777777" w:rsidR="00E250F6" w:rsidRPr="00FE56D0" w:rsidRDefault="00E250F6" w:rsidP="00E250F6">
      <w:pPr>
        <w:shd w:val="clear" w:color="auto" w:fill="FFFFFF"/>
        <w:spacing w:line="240" w:lineRule="auto"/>
        <w:jc w:val="left"/>
        <w:rPr>
          <w:ins w:id="3783" w:author="Marco Petri" w:date="2020-12-22T22:05:00Z"/>
          <w:rFonts w:ascii="Courier New" w:eastAsia="Times New Roman" w:hAnsi="Courier New" w:cs="Courier New"/>
          <w:color w:val="000000"/>
          <w:sz w:val="16"/>
          <w:szCs w:val="16"/>
          <w:lang w:val="en-GB" w:eastAsia="en-GB"/>
          <w:rPrChange w:id="3784" w:author="Marco Petri" w:date="2020-12-22T22:07:00Z">
            <w:rPr>
              <w:ins w:id="3785" w:author="Marco Petri" w:date="2020-12-22T22:05:00Z"/>
              <w:rFonts w:ascii="Courier New" w:eastAsia="Times New Roman" w:hAnsi="Courier New" w:cs="Courier New"/>
              <w:color w:val="000000"/>
              <w:sz w:val="20"/>
              <w:szCs w:val="20"/>
              <w:lang w:val="en-GB" w:eastAsia="en-GB"/>
            </w:rPr>
          </w:rPrChange>
        </w:rPr>
      </w:pPr>
      <w:ins w:id="3786" w:author="Marco Petri" w:date="2020-12-22T22:05:00Z">
        <w:r w:rsidRPr="00FE56D0">
          <w:rPr>
            <w:rFonts w:ascii="Courier New" w:eastAsia="Times New Roman" w:hAnsi="Courier New" w:cs="Courier New"/>
            <w:color w:val="000000"/>
            <w:sz w:val="16"/>
            <w:szCs w:val="16"/>
            <w:lang w:val="en-GB" w:eastAsia="en-GB"/>
            <w:rPrChange w:id="3787" w:author="Marco Petri" w:date="2020-12-22T22:07:00Z">
              <w:rPr>
                <w:rFonts w:ascii="Courier New" w:eastAsia="Times New Roman" w:hAnsi="Courier New" w:cs="Courier New"/>
                <w:color w:val="000000"/>
                <w:sz w:val="20"/>
                <w:szCs w:val="20"/>
                <w:lang w:val="en-GB" w:eastAsia="en-GB"/>
              </w:rPr>
            </w:rPrChange>
          </w:rPr>
          <w:t xml:space="preserve">        b.bookingTicket </w:t>
        </w:r>
        <w:r w:rsidRPr="00FE56D0">
          <w:rPr>
            <w:rFonts w:ascii="Courier New" w:eastAsia="Times New Roman" w:hAnsi="Courier New" w:cs="Courier New"/>
            <w:b/>
            <w:bCs/>
            <w:color w:val="0000FF"/>
            <w:sz w:val="16"/>
            <w:szCs w:val="16"/>
            <w:lang w:val="en-GB" w:eastAsia="en-GB"/>
            <w:rPrChange w:id="378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789" w:author="Marco Petri" w:date="2020-12-22T22:07:00Z">
              <w:rPr>
                <w:rFonts w:ascii="Courier New" w:eastAsia="Times New Roman" w:hAnsi="Courier New" w:cs="Courier New"/>
                <w:color w:val="000000"/>
                <w:sz w:val="20"/>
                <w:szCs w:val="20"/>
                <w:lang w:val="en-GB" w:eastAsia="en-GB"/>
              </w:rPr>
            </w:rPrChange>
          </w:rPr>
          <w:t xml:space="preserve"> chk.controllerCheckIns.(t.next)</w:t>
        </w:r>
      </w:ins>
    </w:p>
    <w:p w14:paraId="4309E027" w14:textId="77777777" w:rsidR="00E250F6" w:rsidRPr="00FE56D0" w:rsidRDefault="00E250F6" w:rsidP="00E250F6">
      <w:pPr>
        <w:shd w:val="clear" w:color="auto" w:fill="FFFFFF"/>
        <w:spacing w:line="240" w:lineRule="auto"/>
        <w:jc w:val="left"/>
        <w:rPr>
          <w:ins w:id="3790" w:author="Marco Petri" w:date="2020-12-22T22:05:00Z"/>
          <w:rFonts w:ascii="Courier New" w:eastAsia="Times New Roman" w:hAnsi="Courier New" w:cs="Courier New"/>
          <w:color w:val="000000"/>
          <w:sz w:val="16"/>
          <w:szCs w:val="16"/>
          <w:lang w:val="en-GB" w:eastAsia="en-GB"/>
          <w:rPrChange w:id="3791" w:author="Marco Petri" w:date="2020-12-22T22:07:00Z">
            <w:rPr>
              <w:ins w:id="3792" w:author="Marco Petri" w:date="2020-12-22T22:05:00Z"/>
              <w:rFonts w:ascii="Courier New" w:eastAsia="Times New Roman" w:hAnsi="Courier New" w:cs="Courier New"/>
              <w:color w:val="000000"/>
              <w:sz w:val="20"/>
              <w:szCs w:val="20"/>
              <w:lang w:val="en-GB" w:eastAsia="en-GB"/>
            </w:rPr>
          </w:rPrChange>
        </w:rPr>
      </w:pPr>
      <w:ins w:id="3793" w:author="Marco Petri" w:date="2020-12-22T22:05:00Z">
        <w:r w:rsidRPr="00FE56D0">
          <w:rPr>
            <w:rFonts w:ascii="Courier New" w:eastAsia="Times New Roman" w:hAnsi="Courier New" w:cs="Courier New"/>
            <w:color w:val="000000"/>
            <w:sz w:val="16"/>
            <w:szCs w:val="16"/>
            <w:lang w:val="en-GB" w:eastAsia="en-GB"/>
            <w:rPrChange w:id="379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795" w:author="Marco Petri" w:date="2020-12-22T22:07:00Z">
              <w:rPr>
                <w:rFonts w:ascii="Courier New" w:eastAsia="Times New Roman" w:hAnsi="Courier New" w:cs="Courier New"/>
                <w:b/>
                <w:bCs/>
                <w:color w:val="0000FF"/>
                <w:sz w:val="20"/>
                <w:szCs w:val="20"/>
                <w:lang w:val="en-GB" w:eastAsia="en-GB"/>
              </w:rPr>
            </w:rPrChange>
          </w:rPr>
          <w:t>iff</w:t>
        </w:r>
      </w:ins>
    </w:p>
    <w:p w14:paraId="6CE91FDE" w14:textId="77777777" w:rsidR="00E250F6" w:rsidRPr="00FE56D0" w:rsidRDefault="00E250F6" w:rsidP="00E250F6">
      <w:pPr>
        <w:shd w:val="clear" w:color="auto" w:fill="FFFFFF"/>
        <w:spacing w:line="240" w:lineRule="auto"/>
        <w:jc w:val="left"/>
        <w:rPr>
          <w:ins w:id="3796" w:author="Marco Petri" w:date="2020-12-22T22:05:00Z"/>
          <w:rFonts w:ascii="Courier New" w:eastAsia="Times New Roman" w:hAnsi="Courier New" w:cs="Courier New"/>
          <w:color w:val="000000"/>
          <w:sz w:val="16"/>
          <w:szCs w:val="16"/>
          <w:lang w:val="en-GB" w:eastAsia="en-GB"/>
          <w:rPrChange w:id="3797" w:author="Marco Petri" w:date="2020-12-22T22:07:00Z">
            <w:rPr>
              <w:ins w:id="3798" w:author="Marco Petri" w:date="2020-12-22T22:05:00Z"/>
              <w:rFonts w:ascii="Courier New" w:eastAsia="Times New Roman" w:hAnsi="Courier New" w:cs="Courier New"/>
              <w:color w:val="000000"/>
              <w:sz w:val="20"/>
              <w:szCs w:val="20"/>
              <w:lang w:val="en-GB" w:eastAsia="en-GB"/>
            </w:rPr>
          </w:rPrChange>
        </w:rPr>
      </w:pPr>
      <w:ins w:id="3799" w:author="Marco Petri" w:date="2020-12-22T22:05:00Z">
        <w:r w:rsidRPr="00FE56D0">
          <w:rPr>
            <w:rFonts w:ascii="Courier New" w:eastAsia="Times New Roman" w:hAnsi="Courier New" w:cs="Courier New"/>
            <w:color w:val="000000"/>
            <w:sz w:val="16"/>
            <w:szCs w:val="16"/>
            <w:lang w:val="en-GB" w:eastAsia="en-GB"/>
            <w:rPrChange w:id="3800" w:author="Marco Petri" w:date="2020-12-22T22:07:00Z">
              <w:rPr>
                <w:rFonts w:ascii="Courier New" w:eastAsia="Times New Roman" w:hAnsi="Courier New" w:cs="Courier New"/>
                <w:color w:val="000000"/>
                <w:sz w:val="20"/>
                <w:szCs w:val="20"/>
                <w:lang w:val="en-GB" w:eastAsia="en-GB"/>
              </w:rPr>
            </w:rPrChange>
          </w:rPr>
          <w:t xml:space="preserve">        chk.controllerCheckIns.(t.next) = chk.controllerCheckIns.(t) + </w:t>
        </w:r>
      </w:ins>
    </w:p>
    <w:p w14:paraId="46787079" w14:textId="77777777" w:rsidR="00E250F6" w:rsidRPr="00FE56D0" w:rsidRDefault="00E250F6" w:rsidP="00E250F6">
      <w:pPr>
        <w:shd w:val="clear" w:color="auto" w:fill="FFFFFF"/>
        <w:spacing w:line="240" w:lineRule="auto"/>
        <w:jc w:val="left"/>
        <w:rPr>
          <w:ins w:id="3801" w:author="Marco Petri" w:date="2020-12-22T22:05:00Z"/>
          <w:rFonts w:ascii="Courier New" w:eastAsia="Times New Roman" w:hAnsi="Courier New" w:cs="Courier New"/>
          <w:color w:val="000000"/>
          <w:sz w:val="16"/>
          <w:szCs w:val="16"/>
          <w:lang w:val="en-GB" w:eastAsia="en-GB"/>
          <w:rPrChange w:id="3802" w:author="Marco Petri" w:date="2020-12-22T22:07:00Z">
            <w:rPr>
              <w:ins w:id="3803" w:author="Marco Petri" w:date="2020-12-22T22:05:00Z"/>
              <w:rFonts w:ascii="Courier New" w:eastAsia="Times New Roman" w:hAnsi="Courier New" w:cs="Courier New"/>
              <w:color w:val="000000"/>
              <w:sz w:val="20"/>
              <w:szCs w:val="20"/>
              <w:lang w:val="en-GB" w:eastAsia="en-GB"/>
            </w:rPr>
          </w:rPrChange>
        </w:rPr>
      </w:pPr>
      <w:ins w:id="3804" w:author="Marco Petri" w:date="2020-12-22T22:05:00Z">
        <w:r w:rsidRPr="00FE56D0">
          <w:rPr>
            <w:rFonts w:ascii="Courier New" w:eastAsia="Times New Roman" w:hAnsi="Courier New" w:cs="Courier New"/>
            <w:color w:val="000000"/>
            <w:sz w:val="16"/>
            <w:szCs w:val="16"/>
            <w:lang w:val="en-GB" w:eastAsia="en-GB"/>
            <w:rPrChange w:id="3805" w:author="Marco Petri" w:date="2020-12-22T22:07:00Z">
              <w:rPr>
                <w:rFonts w:ascii="Courier New" w:eastAsia="Times New Roman" w:hAnsi="Courier New" w:cs="Courier New"/>
                <w:color w:val="000000"/>
                <w:sz w:val="20"/>
                <w:szCs w:val="20"/>
                <w:lang w:val="en-GB" w:eastAsia="en-GB"/>
              </w:rPr>
            </w:rPrChange>
          </w:rPr>
          <w:t xml:space="preserve">                                          b.bookingTicket</w:t>
        </w:r>
      </w:ins>
    </w:p>
    <w:p w14:paraId="157FB04B" w14:textId="77777777" w:rsidR="00E250F6" w:rsidRPr="00FE56D0" w:rsidRDefault="00E250F6" w:rsidP="00E250F6">
      <w:pPr>
        <w:shd w:val="clear" w:color="auto" w:fill="FFFFFF"/>
        <w:spacing w:line="240" w:lineRule="auto"/>
        <w:jc w:val="left"/>
        <w:rPr>
          <w:ins w:id="3806" w:author="Marco Petri" w:date="2020-12-22T22:05:00Z"/>
          <w:rFonts w:ascii="Courier New" w:eastAsia="Times New Roman" w:hAnsi="Courier New" w:cs="Courier New"/>
          <w:color w:val="000000"/>
          <w:sz w:val="16"/>
          <w:szCs w:val="16"/>
          <w:lang w:val="en-GB" w:eastAsia="en-GB"/>
          <w:rPrChange w:id="3807" w:author="Marco Petri" w:date="2020-12-22T22:07:00Z">
            <w:rPr>
              <w:ins w:id="3808" w:author="Marco Petri" w:date="2020-12-22T22:05:00Z"/>
              <w:rFonts w:ascii="Courier New" w:eastAsia="Times New Roman" w:hAnsi="Courier New" w:cs="Courier New"/>
              <w:color w:val="000000"/>
              <w:sz w:val="20"/>
              <w:szCs w:val="20"/>
              <w:lang w:val="en-GB" w:eastAsia="en-GB"/>
            </w:rPr>
          </w:rPrChange>
        </w:rPr>
      </w:pPr>
      <w:ins w:id="3809" w:author="Marco Petri" w:date="2020-12-22T22:05:00Z">
        <w:r w:rsidRPr="00FE56D0">
          <w:rPr>
            <w:rFonts w:ascii="Courier New" w:eastAsia="Times New Roman" w:hAnsi="Courier New" w:cs="Courier New"/>
            <w:color w:val="000000"/>
            <w:sz w:val="16"/>
            <w:szCs w:val="16"/>
            <w:lang w:val="en-GB" w:eastAsia="en-GB"/>
            <w:rPrChange w:id="3810" w:author="Marco Petri" w:date="2020-12-22T22:07:00Z">
              <w:rPr>
                <w:rFonts w:ascii="Courier New" w:eastAsia="Times New Roman" w:hAnsi="Courier New" w:cs="Courier New"/>
                <w:color w:val="000000"/>
                <w:sz w:val="20"/>
                <w:szCs w:val="20"/>
                <w:lang w:val="en-GB" w:eastAsia="en-GB"/>
              </w:rPr>
            </w:rPrChange>
          </w:rPr>
          <w:t>}</w:t>
        </w:r>
      </w:ins>
    </w:p>
    <w:p w14:paraId="5E9AFB05" w14:textId="77777777" w:rsidR="00E250F6" w:rsidRPr="00FE56D0" w:rsidRDefault="00E250F6" w:rsidP="00E250F6">
      <w:pPr>
        <w:shd w:val="clear" w:color="auto" w:fill="FFFFFF"/>
        <w:spacing w:line="240" w:lineRule="auto"/>
        <w:jc w:val="left"/>
        <w:rPr>
          <w:ins w:id="3811" w:author="Marco Petri" w:date="2020-12-22T22:05:00Z"/>
          <w:rFonts w:ascii="Courier New" w:eastAsia="Times New Roman" w:hAnsi="Courier New" w:cs="Courier New"/>
          <w:color w:val="000000"/>
          <w:sz w:val="16"/>
          <w:szCs w:val="16"/>
          <w:lang w:val="en-GB" w:eastAsia="en-GB"/>
          <w:rPrChange w:id="3812" w:author="Marco Petri" w:date="2020-12-22T22:07:00Z">
            <w:rPr>
              <w:ins w:id="3813" w:author="Marco Petri" w:date="2020-12-22T22:05:00Z"/>
              <w:rFonts w:ascii="Courier New" w:eastAsia="Times New Roman" w:hAnsi="Courier New" w:cs="Courier New"/>
              <w:color w:val="000000"/>
              <w:sz w:val="20"/>
              <w:szCs w:val="20"/>
              <w:lang w:val="en-GB" w:eastAsia="en-GB"/>
            </w:rPr>
          </w:rPrChange>
        </w:rPr>
      </w:pPr>
    </w:p>
    <w:p w14:paraId="7A9CDD7B" w14:textId="77777777" w:rsidR="00E250F6" w:rsidRPr="00FE56D0" w:rsidRDefault="00E250F6" w:rsidP="00E250F6">
      <w:pPr>
        <w:shd w:val="clear" w:color="auto" w:fill="FFFFFF"/>
        <w:spacing w:line="240" w:lineRule="auto"/>
        <w:jc w:val="left"/>
        <w:rPr>
          <w:ins w:id="3814" w:author="Marco Petri" w:date="2020-12-22T22:05:00Z"/>
          <w:rFonts w:ascii="Courier New" w:eastAsia="Times New Roman" w:hAnsi="Courier New" w:cs="Courier New"/>
          <w:color w:val="008000"/>
          <w:sz w:val="16"/>
          <w:szCs w:val="16"/>
          <w:lang w:val="en-GB" w:eastAsia="en-GB"/>
          <w:rPrChange w:id="3815" w:author="Marco Petri" w:date="2020-12-22T22:07:00Z">
            <w:rPr>
              <w:ins w:id="3816" w:author="Marco Petri" w:date="2020-12-22T22:05:00Z"/>
              <w:rFonts w:ascii="Courier New" w:eastAsia="Times New Roman" w:hAnsi="Courier New" w:cs="Courier New"/>
              <w:color w:val="008000"/>
              <w:sz w:val="20"/>
              <w:szCs w:val="20"/>
              <w:lang w:val="en-GB" w:eastAsia="en-GB"/>
            </w:rPr>
          </w:rPrChange>
        </w:rPr>
      </w:pPr>
      <w:ins w:id="3817" w:author="Marco Petri" w:date="2020-12-22T22:05:00Z">
        <w:r w:rsidRPr="00FE56D0">
          <w:rPr>
            <w:rFonts w:ascii="Courier New" w:eastAsia="Times New Roman" w:hAnsi="Courier New" w:cs="Courier New"/>
            <w:color w:val="008000"/>
            <w:sz w:val="16"/>
            <w:szCs w:val="16"/>
            <w:lang w:val="en-GB" w:eastAsia="en-GB"/>
            <w:rPrChange w:id="3818" w:author="Marco Petri" w:date="2020-12-22T22:07:00Z">
              <w:rPr>
                <w:rFonts w:ascii="Courier New" w:eastAsia="Times New Roman" w:hAnsi="Courier New" w:cs="Courier New"/>
                <w:color w:val="008000"/>
                <w:sz w:val="20"/>
                <w:szCs w:val="20"/>
                <w:lang w:val="en-GB" w:eastAsia="en-GB"/>
              </w:rPr>
            </w:rPrChange>
          </w:rPr>
          <w:t>//7.Leave a store</w:t>
        </w:r>
      </w:ins>
    </w:p>
    <w:p w14:paraId="6EE9C2BF" w14:textId="77777777" w:rsidR="00E250F6" w:rsidRPr="00FE56D0" w:rsidRDefault="00E250F6" w:rsidP="00E250F6">
      <w:pPr>
        <w:shd w:val="clear" w:color="auto" w:fill="FFFFFF"/>
        <w:spacing w:line="240" w:lineRule="auto"/>
        <w:jc w:val="left"/>
        <w:rPr>
          <w:ins w:id="3819" w:author="Marco Petri" w:date="2020-12-22T22:05:00Z"/>
          <w:rFonts w:ascii="Courier New" w:eastAsia="Times New Roman" w:hAnsi="Courier New" w:cs="Courier New"/>
          <w:color w:val="000000"/>
          <w:sz w:val="16"/>
          <w:szCs w:val="16"/>
          <w:lang w:val="en-GB" w:eastAsia="en-GB"/>
          <w:rPrChange w:id="3820" w:author="Marco Petri" w:date="2020-12-22T22:07:00Z">
            <w:rPr>
              <w:ins w:id="3821" w:author="Marco Petri" w:date="2020-12-22T22:05:00Z"/>
              <w:rFonts w:ascii="Courier New" w:eastAsia="Times New Roman" w:hAnsi="Courier New" w:cs="Courier New"/>
              <w:color w:val="000000"/>
              <w:sz w:val="20"/>
              <w:szCs w:val="20"/>
              <w:lang w:val="en-GB" w:eastAsia="en-GB"/>
            </w:rPr>
          </w:rPrChange>
        </w:rPr>
      </w:pPr>
      <w:ins w:id="3822" w:author="Marco Petri" w:date="2020-12-22T22:05:00Z">
        <w:r w:rsidRPr="00FE56D0">
          <w:rPr>
            <w:rFonts w:ascii="Courier New" w:eastAsia="Times New Roman" w:hAnsi="Courier New" w:cs="Courier New"/>
            <w:b/>
            <w:bCs/>
            <w:color w:val="0000FF"/>
            <w:sz w:val="16"/>
            <w:szCs w:val="16"/>
            <w:lang w:val="en-GB" w:eastAsia="en-GB"/>
            <w:rPrChange w:id="3823"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3824" w:author="Marco Petri" w:date="2020-12-22T22:07:00Z">
              <w:rPr>
                <w:rFonts w:ascii="Courier New" w:eastAsia="Times New Roman" w:hAnsi="Courier New" w:cs="Courier New"/>
                <w:color w:val="000000"/>
                <w:sz w:val="20"/>
                <w:szCs w:val="20"/>
                <w:lang w:val="en-GB" w:eastAsia="en-GB"/>
              </w:rPr>
            </w:rPrChange>
          </w:rPr>
          <w:t xml:space="preserve"> leaveStore[s:Store, tick:Ticket, t:Time]{</w:t>
        </w:r>
      </w:ins>
    </w:p>
    <w:p w14:paraId="18E11E63" w14:textId="77777777" w:rsidR="00E250F6" w:rsidRPr="00FE56D0" w:rsidRDefault="00E250F6" w:rsidP="00E250F6">
      <w:pPr>
        <w:shd w:val="clear" w:color="auto" w:fill="FFFFFF"/>
        <w:spacing w:line="240" w:lineRule="auto"/>
        <w:jc w:val="left"/>
        <w:rPr>
          <w:ins w:id="3825" w:author="Marco Petri" w:date="2020-12-22T22:05:00Z"/>
          <w:rFonts w:ascii="Courier New" w:eastAsia="Times New Roman" w:hAnsi="Courier New" w:cs="Courier New"/>
          <w:color w:val="008000"/>
          <w:sz w:val="16"/>
          <w:szCs w:val="16"/>
          <w:lang w:val="en-GB" w:eastAsia="en-GB"/>
          <w:rPrChange w:id="3826" w:author="Marco Petri" w:date="2020-12-22T22:07:00Z">
            <w:rPr>
              <w:ins w:id="3827" w:author="Marco Petri" w:date="2020-12-22T22:05:00Z"/>
              <w:rFonts w:ascii="Courier New" w:eastAsia="Times New Roman" w:hAnsi="Courier New" w:cs="Courier New"/>
              <w:color w:val="008000"/>
              <w:sz w:val="20"/>
              <w:szCs w:val="20"/>
              <w:lang w:val="en-GB" w:eastAsia="en-GB"/>
            </w:rPr>
          </w:rPrChange>
        </w:rPr>
      </w:pPr>
      <w:ins w:id="3828" w:author="Marco Petri" w:date="2020-12-22T22:05:00Z">
        <w:r w:rsidRPr="00FE56D0">
          <w:rPr>
            <w:rFonts w:ascii="Courier New" w:eastAsia="Times New Roman" w:hAnsi="Courier New" w:cs="Courier New"/>
            <w:color w:val="000000"/>
            <w:sz w:val="16"/>
            <w:szCs w:val="16"/>
            <w:lang w:val="en-GB" w:eastAsia="en-GB"/>
            <w:rPrChange w:id="382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830" w:author="Marco Petri" w:date="2020-12-22T22:07:00Z">
              <w:rPr>
                <w:rFonts w:ascii="Courier New" w:eastAsia="Times New Roman" w:hAnsi="Courier New" w:cs="Courier New"/>
                <w:color w:val="008000"/>
                <w:sz w:val="20"/>
                <w:szCs w:val="20"/>
                <w:lang w:val="en-GB" w:eastAsia="en-GB"/>
              </w:rPr>
            </w:rPrChange>
          </w:rPr>
          <w:t>//preconditions</w:t>
        </w:r>
      </w:ins>
    </w:p>
    <w:p w14:paraId="0F577F54" w14:textId="77777777" w:rsidR="00E250F6" w:rsidRPr="00FE56D0" w:rsidRDefault="00E250F6" w:rsidP="00E250F6">
      <w:pPr>
        <w:shd w:val="clear" w:color="auto" w:fill="FFFFFF"/>
        <w:spacing w:line="240" w:lineRule="auto"/>
        <w:jc w:val="left"/>
        <w:rPr>
          <w:ins w:id="3831" w:author="Marco Petri" w:date="2020-12-22T22:05:00Z"/>
          <w:rFonts w:ascii="Courier New" w:eastAsia="Times New Roman" w:hAnsi="Courier New" w:cs="Courier New"/>
          <w:color w:val="000000"/>
          <w:sz w:val="16"/>
          <w:szCs w:val="16"/>
          <w:lang w:val="en-GB" w:eastAsia="en-GB"/>
          <w:rPrChange w:id="3832" w:author="Marco Petri" w:date="2020-12-22T22:07:00Z">
            <w:rPr>
              <w:ins w:id="3833" w:author="Marco Petri" w:date="2020-12-22T22:05:00Z"/>
              <w:rFonts w:ascii="Courier New" w:eastAsia="Times New Roman" w:hAnsi="Courier New" w:cs="Courier New"/>
              <w:color w:val="000000"/>
              <w:sz w:val="20"/>
              <w:szCs w:val="20"/>
              <w:lang w:val="en-GB" w:eastAsia="en-GB"/>
            </w:rPr>
          </w:rPrChange>
        </w:rPr>
      </w:pPr>
      <w:ins w:id="3834" w:author="Marco Petri" w:date="2020-12-22T22:05:00Z">
        <w:r w:rsidRPr="00FE56D0">
          <w:rPr>
            <w:rFonts w:ascii="Courier New" w:eastAsia="Times New Roman" w:hAnsi="Courier New" w:cs="Courier New"/>
            <w:color w:val="000000"/>
            <w:sz w:val="16"/>
            <w:szCs w:val="16"/>
            <w:lang w:val="en-GB" w:eastAsia="en-GB"/>
            <w:rPrChange w:id="383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836" w:author="Marco Petri" w:date="2020-12-22T22:07:00Z">
              <w:rPr>
                <w:rFonts w:ascii="Courier New" w:eastAsia="Times New Roman" w:hAnsi="Courier New" w:cs="Courier New"/>
                <w:color w:val="008000"/>
                <w:sz w:val="20"/>
                <w:szCs w:val="20"/>
                <w:lang w:val="en-GB" w:eastAsia="en-GB"/>
              </w:rPr>
            </w:rPrChange>
          </w:rPr>
          <w:t>/*the owner of tick is in the store*/</w:t>
        </w:r>
      </w:ins>
    </w:p>
    <w:p w14:paraId="2ABC784F" w14:textId="77777777" w:rsidR="00E250F6" w:rsidRPr="00FE56D0" w:rsidRDefault="00E250F6" w:rsidP="00E250F6">
      <w:pPr>
        <w:shd w:val="clear" w:color="auto" w:fill="FFFFFF"/>
        <w:spacing w:line="240" w:lineRule="auto"/>
        <w:jc w:val="left"/>
        <w:rPr>
          <w:ins w:id="3837" w:author="Marco Petri" w:date="2020-12-22T22:05:00Z"/>
          <w:rFonts w:ascii="Courier New" w:eastAsia="Times New Roman" w:hAnsi="Courier New" w:cs="Courier New"/>
          <w:color w:val="000000"/>
          <w:sz w:val="16"/>
          <w:szCs w:val="16"/>
          <w:lang w:val="en-GB" w:eastAsia="en-GB"/>
          <w:rPrChange w:id="3838" w:author="Marco Petri" w:date="2020-12-22T22:07:00Z">
            <w:rPr>
              <w:ins w:id="3839" w:author="Marco Petri" w:date="2020-12-22T22:05:00Z"/>
              <w:rFonts w:ascii="Courier New" w:eastAsia="Times New Roman" w:hAnsi="Courier New" w:cs="Courier New"/>
              <w:color w:val="000000"/>
              <w:sz w:val="20"/>
              <w:szCs w:val="20"/>
              <w:lang w:val="en-GB" w:eastAsia="en-GB"/>
            </w:rPr>
          </w:rPrChange>
        </w:rPr>
      </w:pPr>
      <w:ins w:id="3840" w:author="Marco Petri" w:date="2020-12-22T22:05:00Z">
        <w:r w:rsidRPr="00FE56D0">
          <w:rPr>
            <w:rFonts w:ascii="Courier New" w:eastAsia="Times New Roman" w:hAnsi="Courier New" w:cs="Courier New"/>
            <w:color w:val="000000"/>
            <w:sz w:val="16"/>
            <w:szCs w:val="16"/>
            <w:lang w:val="en-GB" w:eastAsia="en-GB"/>
            <w:rPrChange w:id="3841" w:author="Marco Petri" w:date="2020-12-22T22:07:00Z">
              <w:rPr>
                <w:rFonts w:ascii="Courier New" w:eastAsia="Times New Roman" w:hAnsi="Courier New" w:cs="Courier New"/>
                <w:color w:val="000000"/>
                <w:sz w:val="20"/>
                <w:szCs w:val="20"/>
                <w:lang w:val="en-GB" w:eastAsia="en-GB"/>
              </w:rPr>
            </w:rPrChange>
          </w:rPr>
          <w:t xml:space="preserve">    tick.ticketOwner </w:t>
        </w:r>
        <w:r w:rsidRPr="00FE56D0">
          <w:rPr>
            <w:rFonts w:ascii="Courier New" w:eastAsia="Times New Roman" w:hAnsi="Courier New" w:cs="Courier New"/>
            <w:b/>
            <w:bCs/>
            <w:color w:val="0000FF"/>
            <w:sz w:val="16"/>
            <w:szCs w:val="16"/>
            <w:lang w:val="en-GB" w:eastAsia="en-GB"/>
            <w:rPrChange w:id="3842"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843"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1B602A6B" w14:textId="77777777" w:rsidR="00E250F6" w:rsidRPr="00FE56D0" w:rsidRDefault="00E250F6" w:rsidP="00E250F6">
      <w:pPr>
        <w:shd w:val="clear" w:color="auto" w:fill="FFFFFF"/>
        <w:spacing w:line="240" w:lineRule="auto"/>
        <w:jc w:val="left"/>
        <w:rPr>
          <w:ins w:id="3844" w:author="Marco Petri" w:date="2020-12-22T22:05:00Z"/>
          <w:rFonts w:ascii="Courier New" w:eastAsia="Times New Roman" w:hAnsi="Courier New" w:cs="Courier New"/>
          <w:color w:val="000000"/>
          <w:sz w:val="16"/>
          <w:szCs w:val="16"/>
          <w:lang w:val="en-GB" w:eastAsia="en-GB"/>
          <w:rPrChange w:id="3845" w:author="Marco Petri" w:date="2020-12-22T22:07:00Z">
            <w:rPr>
              <w:ins w:id="3846" w:author="Marco Petri" w:date="2020-12-22T22:05:00Z"/>
              <w:rFonts w:ascii="Courier New" w:eastAsia="Times New Roman" w:hAnsi="Courier New" w:cs="Courier New"/>
              <w:color w:val="000000"/>
              <w:sz w:val="20"/>
              <w:szCs w:val="20"/>
              <w:lang w:val="en-GB" w:eastAsia="en-GB"/>
            </w:rPr>
          </w:rPrChange>
        </w:rPr>
      </w:pPr>
      <w:ins w:id="3847" w:author="Marco Petri" w:date="2020-12-22T22:05:00Z">
        <w:r w:rsidRPr="00FE56D0">
          <w:rPr>
            <w:rFonts w:ascii="Courier New" w:eastAsia="Times New Roman" w:hAnsi="Courier New" w:cs="Courier New"/>
            <w:color w:val="000000"/>
            <w:sz w:val="16"/>
            <w:szCs w:val="16"/>
            <w:lang w:val="en-GB" w:eastAsia="en-GB"/>
            <w:rPrChange w:id="3848"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384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850" w:author="Marco Petri" w:date="2020-12-22T22:07:00Z">
              <w:rPr>
                <w:rFonts w:ascii="Courier New" w:eastAsia="Times New Roman" w:hAnsi="Courier New" w:cs="Courier New"/>
                <w:color w:val="000000"/>
                <w:sz w:val="20"/>
                <w:szCs w:val="20"/>
                <w:lang w:val="en-GB" w:eastAsia="en-GB"/>
              </w:rPr>
            </w:rPrChange>
          </w:rPr>
          <w:t xml:space="preserve"> s.storeControllers.controllerCheckIns.t</w:t>
        </w:r>
      </w:ins>
    </w:p>
    <w:p w14:paraId="53481BCB" w14:textId="77777777" w:rsidR="00E250F6" w:rsidRPr="00FE56D0" w:rsidRDefault="00E250F6" w:rsidP="00E250F6">
      <w:pPr>
        <w:shd w:val="clear" w:color="auto" w:fill="FFFFFF"/>
        <w:spacing w:line="240" w:lineRule="auto"/>
        <w:jc w:val="left"/>
        <w:rPr>
          <w:ins w:id="3851" w:author="Marco Petri" w:date="2020-12-22T22:05:00Z"/>
          <w:rFonts w:ascii="Courier New" w:eastAsia="Times New Roman" w:hAnsi="Courier New" w:cs="Courier New"/>
          <w:color w:val="000000"/>
          <w:sz w:val="16"/>
          <w:szCs w:val="16"/>
          <w:lang w:val="en-GB" w:eastAsia="en-GB"/>
          <w:rPrChange w:id="3852" w:author="Marco Petri" w:date="2020-12-22T22:07:00Z">
            <w:rPr>
              <w:ins w:id="3853" w:author="Marco Petri" w:date="2020-12-22T22:05:00Z"/>
              <w:rFonts w:ascii="Courier New" w:eastAsia="Times New Roman" w:hAnsi="Courier New" w:cs="Courier New"/>
              <w:color w:val="000000"/>
              <w:sz w:val="20"/>
              <w:szCs w:val="20"/>
              <w:lang w:val="en-GB" w:eastAsia="en-GB"/>
            </w:rPr>
          </w:rPrChange>
        </w:rPr>
      </w:pPr>
      <w:ins w:id="3854" w:author="Marco Petri" w:date="2020-12-22T22:05:00Z">
        <w:r w:rsidRPr="00FE56D0">
          <w:rPr>
            <w:rFonts w:ascii="Courier New" w:eastAsia="Times New Roman" w:hAnsi="Courier New" w:cs="Courier New"/>
            <w:color w:val="000000"/>
            <w:sz w:val="16"/>
            <w:szCs w:val="16"/>
            <w:lang w:val="en-GB" w:eastAsia="en-GB"/>
            <w:rPrChange w:id="3855" w:author="Marco Petri" w:date="2020-12-22T22:07:00Z">
              <w:rPr>
                <w:rFonts w:ascii="Courier New" w:eastAsia="Times New Roman" w:hAnsi="Courier New" w:cs="Courier New"/>
                <w:color w:val="000000"/>
                <w:sz w:val="20"/>
                <w:szCs w:val="20"/>
                <w:lang w:val="en-GB" w:eastAsia="en-GB"/>
              </w:rPr>
            </w:rPrChange>
          </w:rPr>
          <w:t xml:space="preserve">    </w:t>
        </w:r>
      </w:ins>
    </w:p>
    <w:p w14:paraId="105F1B2F" w14:textId="77777777" w:rsidR="00E250F6" w:rsidRPr="00FE56D0" w:rsidRDefault="00E250F6" w:rsidP="00E250F6">
      <w:pPr>
        <w:shd w:val="clear" w:color="auto" w:fill="FFFFFF"/>
        <w:spacing w:line="240" w:lineRule="auto"/>
        <w:jc w:val="left"/>
        <w:rPr>
          <w:ins w:id="3856" w:author="Marco Petri" w:date="2020-12-22T22:05:00Z"/>
          <w:rFonts w:ascii="Courier New" w:eastAsia="Times New Roman" w:hAnsi="Courier New" w:cs="Courier New"/>
          <w:color w:val="008000"/>
          <w:sz w:val="16"/>
          <w:szCs w:val="16"/>
          <w:lang w:val="en-GB" w:eastAsia="en-GB"/>
          <w:rPrChange w:id="3857" w:author="Marco Petri" w:date="2020-12-22T22:07:00Z">
            <w:rPr>
              <w:ins w:id="3858" w:author="Marco Petri" w:date="2020-12-22T22:05:00Z"/>
              <w:rFonts w:ascii="Courier New" w:eastAsia="Times New Roman" w:hAnsi="Courier New" w:cs="Courier New"/>
              <w:color w:val="008000"/>
              <w:sz w:val="20"/>
              <w:szCs w:val="20"/>
              <w:lang w:val="en-GB" w:eastAsia="en-GB"/>
            </w:rPr>
          </w:rPrChange>
        </w:rPr>
      </w:pPr>
      <w:ins w:id="3859" w:author="Marco Petri" w:date="2020-12-22T22:05:00Z">
        <w:r w:rsidRPr="00FE56D0">
          <w:rPr>
            <w:rFonts w:ascii="Courier New" w:eastAsia="Times New Roman" w:hAnsi="Courier New" w:cs="Courier New"/>
            <w:color w:val="000000"/>
            <w:sz w:val="16"/>
            <w:szCs w:val="16"/>
            <w:lang w:val="en-GB" w:eastAsia="en-GB"/>
            <w:rPrChange w:id="386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861" w:author="Marco Petri" w:date="2020-12-22T22:07:00Z">
              <w:rPr>
                <w:rFonts w:ascii="Courier New" w:eastAsia="Times New Roman" w:hAnsi="Courier New" w:cs="Courier New"/>
                <w:color w:val="008000"/>
                <w:sz w:val="20"/>
                <w:szCs w:val="20"/>
                <w:lang w:val="en-GB" w:eastAsia="en-GB"/>
              </w:rPr>
            </w:rPrChange>
          </w:rPr>
          <w:t>//postconditions</w:t>
        </w:r>
      </w:ins>
    </w:p>
    <w:p w14:paraId="2BA284C9" w14:textId="77777777" w:rsidR="00E250F6" w:rsidRPr="00FE56D0" w:rsidRDefault="00E250F6" w:rsidP="00E250F6">
      <w:pPr>
        <w:shd w:val="clear" w:color="auto" w:fill="FFFFFF"/>
        <w:spacing w:line="240" w:lineRule="auto"/>
        <w:jc w:val="left"/>
        <w:rPr>
          <w:ins w:id="3862" w:author="Marco Petri" w:date="2020-12-22T22:05:00Z"/>
          <w:rFonts w:ascii="Courier New" w:eastAsia="Times New Roman" w:hAnsi="Courier New" w:cs="Courier New"/>
          <w:color w:val="000000"/>
          <w:sz w:val="16"/>
          <w:szCs w:val="16"/>
          <w:lang w:val="en-GB" w:eastAsia="en-GB"/>
          <w:rPrChange w:id="3863" w:author="Marco Petri" w:date="2020-12-22T22:07:00Z">
            <w:rPr>
              <w:ins w:id="3864" w:author="Marco Petri" w:date="2020-12-22T22:05:00Z"/>
              <w:rFonts w:ascii="Courier New" w:eastAsia="Times New Roman" w:hAnsi="Courier New" w:cs="Courier New"/>
              <w:color w:val="000000"/>
              <w:sz w:val="20"/>
              <w:szCs w:val="20"/>
              <w:lang w:val="en-GB" w:eastAsia="en-GB"/>
            </w:rPr>
          </w:rPrChange>
        </w:rPr>
      </w:pPr>
      <w:ins w:id="3865" w:author="Marco Petri" w:date="2020-12-22T22:05:00Z">
        <w:r w:rsidRPr="00FE56D0">
          <w:rPr>
            <w:rFonts w:ascii="Courier New" w:eastAsia="Times New Roman" w:hAnsi="Courier New" w:cs="Courier New"/>
            <w:color w:val="000000"/>
            <w:sz w:val="16"/>
            <w:szCs w:val="16"/>
            <w:lang w:val="en-GB" w:eastAsia="en-GB"/>
            <w:rPrChange w:id="386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867" w:author="Marco Petri" w:date="2020-12-22T22:07:00Z">
              <w:rPr>
                <w:rFonts w:ascii="Courier New" w:eastAsia="Times New Roman" w:hAnsi="Courier New" w:cs="Courier New"/>
                <w:color w:val="008000"/>
                <w:sz w:val="20"/>
                <w:szCs w:val="20"/>
                <w:lang w:val="en-GB" w:eastAsia="en-GB"/>
              </w:rPr>
            </w:rPrChange>
          </w:rPr>
          <w:t>/*the customer is no longer in the store*/</w:t>
        </w:r>
      </w:ins>
    </w:p>
    <w:p w14:paraId="14CCDB07" w14:textId="77777777" w:rsidR="00E250F6" w:rsidRPr="00FE56D0" w:rsidRDefault="00E250F6" w:rsidP="00E250F6">
      <w:pPr>
        <w:shd w:val="clear" w:color="auto" w:fill="FFFFFF"/>
        <w:spacing w:line="240" w:lineRule="auto"/>
        <w:jc w:val="left"/>
        <w:rPr>
          <w:ins w:id="3868" w:author="Marco Petri" w:date="2020-12-22T22:05:00Z"/>
          <w:rFonts w:ascii="Courier New" w:eastAsia="Times New Roman" w:hAnsi="Courier New" w:cs="Courier New"/>
          <w:color w:val="000000"/>
          <w:sz w:val="16"/>
          <w:szCs w:val="16"/>
          <w:lang w:val="en-GB" w:eastAsia="en-GB"/>
          <w:rPrChange w:id="3869" w:author="Marco Petri" w:date="2020-12-22T22:07:00Z">
            <w:rPr>
              <w:ins w:id="3870" w:author="Marco Petri" w:date="2020-12-22T22:05:00Z"/>
              <w:rFonts w:ascii="Courier New" w:eastAsia="Times New Roman" w:hAnsi="Courier New" w:cs="Courier New"/>
              <w:color w:val="000000"/>
              <w:sz w:val="20"/>
              <w:szCs w:val="20"/>
              <w:lang w:val="en-GB" w:eastAsia="en-GB"/>
            </w:rPr>
          </w:rPrChange>
        </w:rPr>
      </w:pPr>
      <w:ins w:id="3871" w:author="Marco Petri" w:date="2020-12-22T22:05:00Z">
        <w:r w:rsidRPr="00FE56D0">
          <w:rPr>
            <w:rFonts w:ascii="Courier New" w:eastAsia="Times New Roman" w:hAnsi="Courier New" w:cs="Courier New"/>
            <w:color w:val="000000"/>
            <w:sz w:val="16"/>
            <w:szCs w:val="16"/>
            <w:lang w:val="en-GB" w:eastAsia="en-GB"/>
            <w:rPrChange w:id="387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873"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874" w:author="Marco Petri" w:date="2020-12-22T22:07:00Z">
              <w:rPr>
                <w:rFonts w:ascii="Courier New" w:eastAsia="Times New Roman" w:hAnsi="Courier New" w:cs="Courier New"/>
                <w:color w:val="000000"/>
                <w:sz w:val="20"/>
                <w:szCs w:val="20"/>
                <w:lang w:val="en-GB" w:eastAsia="en-GB"/>
              </w:rPr>
            </w:rPrChange>
          </w:rPr>
          <w:t xml:space="preserve"> c:Customer |</w:t>
        </w:r>
      </w:ins>
    </w:p>
    <w:p w14:paraId="11FB6460" w14:textId="77777777" w:rsidR="00E250F6" w:rsidRPr="00FE56D0" w:rsidRDefault="00E250F6" w:rsidP="00E250F6">
      <w:pPr>
        <w:shd w:val="clear" w:color="auto" w:fill="FFFFFF"/>
        <w:spacing w:line="240" w:lineRule="auto"/>
        <w:jc w:val="left"/>
        <w:rPr>
          <w:ins w:id="3875" w:author="Marco Petri" w:date="2020-12-22T22:05:00Z"/>
          <w:rFonts w:ascii="Courier New" w:eastAsia="Times New Roman" w:hAnsi="Courier New" w:cs="Courier New"/>
          <w:color w:val="000000"/>
          <w:sz w:val="16"/>
          <w:szCs w:val="16"/>
          <w:lang w:val="en-GB" w:eastAsia="en-GB"/>
          <w:rPrChange w:id="3876" w:author="Marco Petri" w:date="2020-12-22T22:07:00Z">
            <w:rPr>
              <w:ins w:id="3877" w:author="Marco Petri" w:date="2020-12-22T22:05:00Z"/>
              <w:rFonts w:ascii="Courier New" w:eastAsia="Times New Roman" w:hAnsi="Courier New" w:cs="Courier New"/>
              <w:color w:val="000000"/>
              <w:sz w:val="20"/>
              <w:szCs w:val="20"/>
              <w:lang w:val="en-GB" w:eastAsia="en-GB"/>
            </w:rPr>
          </w:rPrChange>
        </w:rPr>
      </w:pPr>
      <w:ins w:id="3878" w:author="Marco Petri" w:date="2020-12-22T22:05:00Z">
        <w:r w:rsidRPr="00FE56D0">
          <w:rPr>
            <w:rFonts w:ascii="Courier New" w:eastAsia="Times New Roman" w:hAnsi="Courier New" w:cs="Courier New"/>
            <w:color w:val="000000"/>
            <w:sz w:val="16"/>
            <w:szCs w:val="16"/>
            <w:lang w:val="en-GB" w:eastAsia="en-GB"/>
            <w:rPrChange w:id="3879"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388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881"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74467FA1" w14:textId="77777777" w:rsidR="00E250F6" w:rsidRPr="00FE56D0" w:rsidRDefault="00E250F6" w:rsidP="00E250F6">
      <w:pPr>
        <w:shd w:val="clear" w:color="auto" w:fill="FFFFFF"/>
        <w:spacing w:line="240" w:lineRule="auto"/>
        <w:jc w:val="left"/>
        <w:rPr>
          <w:ins w:id="3882" w:author="Marco Petri" w:date="2020-12-22T22:05:00Z"/>
          <w:rFonts w:ascii="Courier New" w:eastAsia="Times New Roman" w:hAnsi="Courier New" w:cs="Courier New"/>
          <w:color w:val="000000"/>
          <w:sz w:val="16"/>
          <w:szCs w:val="16"/>
          <w:lang w:val="en-GB" w:eastAsia="en-GB"/>
          <w:rPrChange w:id="3883" w:author="Marco Petri" w:date="2020-12-22T22:07:00Z">
            <w:rPr>
              <w:ins w:id="3884" w:author="Marco Petri" w:date="2020-12-22T22:05:00Z"/>
              <w:rFonts w:ascii="Courier New" w:eastAsia="Times New Roman" w:hAnsi="Courier New" w:cs="Courier New"/>
              <w:color w:val="000000"/>
              <w:sz w:val="20"/>
              <w:szCs w:val="20"/>
              <w:lang w:val="en-GB" w:eastAsia="en-GB"/>
            </w:rPr>
          </w:rPrChange>
        </w:rPr>
      </w:pPr>
      <w:ins w:id="3885" w:author="Marco Petri" w:date="2020-12-22T22:05:00Z">
        <w:r w:rsidRPr="00FE56D0">
          <w:rPr>
            <w:rFonts w:ascii="Courier New" w:eastAsia="Times New Roman" w:hAnsi="Courier New" w:cs="Courier New"/>
            <w:color w:val="000000"/>
            <w:sz w:val="16"/>
            <w:szCs w:val="16"/>
            <w:lang w:val="en-GB" w:eastAsia="en-GB"/>
            <w:rPrChange w:id="388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887" w:author="Marco Petri" w:date="2020-12-22T22:07:00Z">
              <w:rPr>
                <w:rFonts w:ascii="Courier New" w:eastAsia="Times New Roman" w:hAnsi="Courier New" w:cs="Courier New"/>
                <w:b/>
                <w:bCs/>
                <w:color w:val="0000FF"/>
                <w:sz w:val="20"/>
                <w:szCs w:val="20"/>
                <w:lang w:val="en-GB" w:eastAsia="en-GB"/>
              </w:rPr>
            </w:rPrChange>
          </w:rPr>
          <w:t>iff</w:t>
        </w:r>
      </w:ins>
    </w:p>
    <w:p w14:paraId="4F9B2BA3" w14:textId="77777777" w:rsidR="00E250F6" w:rsidRPr="00FE56D0" w:rsidRDefault="00E250F6" w:rsidP="00E250F6">
      <w:pPr>
        <w:shd w:val="clear" w:color="auto" w:fill="FFFFFF"/>
        <w:spacing w:line="240" w:lineRule="auto"/>
        <w:jc w:val="left"/>
        <w:rPr>
          <w:ins w:id="3888" w:author="Marco Petri" w:date="2020-12-22T22:05:00Z"/>
          <w:rFonts w:ascii="Courier New" w:eastAsia="Times New Roman" w:hAnsi="Courier New" w:cs="Courier New"/>
          <w:color w:val="000000"/>
          <w:sz w:val="16"/>
          <w:szCs w:val="16"/>
          <w:lang w:val="en-GB" w:eastAsia="en-GB"/>
          <w:rPrChange w:id="3889" w:author="Marco Petri" w:date="2020-12-22T22:07:00Z">
            <w:rPr>
              <w:ins w:id="3890" w:author="Marco Petri" w:date="2020-12-22T22:05:00Z"/>
              <w:rFonts w:ascii="Courier New" w:eastAsia="Times New Roman" w:hAnsi="Courier New" w:cs="Courier New"/>
              <w:color w:val="000000"/>
              <w:sz w:val="20"/>
              <w:szCs w:val="20"/>
              <w:lang w:val="en-GB" w:eastAsia="en-GB"/>
            </w:rPr>
          </w:rPrChange>
        </w:rPr>
      </w:pPr>
      <w:ins w:id="3891" w:author="Marco Petri" w:date="2020-12-22T22:05:00Z">
        <w:r w:rsidRPr="00FE56D0">
          <w:rPr>
            <w:rFonts w:ascii="Courier New" w:eastAsia="Times New Roman" w:hAnsi="Courier New" w:cs="Courier New"/>
            <w:color w:val="000000"/>
            <w:sz w:val="16"/>
            <w:szCs w:val="16"/>
            <w:lang w:val="en-GB" w:eastAsia="en-GB"/>
            <w:rPrChange w:id="3892" w:author="Marco Petri" w:date="2020-12-22T22:07:00Z">
              <w:rPr>
                <w:rFonts w:ascii="Courier New" w:eastAsia="Times New Roman" w:hAnsi="Courier New" w:cs="Courier New"/>
                <w:color w:val="000000"/>
                <w:sz w:val="20"/>
                <w:szCs w:val="20"/>
                <w:lang w:val="en-GB" w:eastAsia="en-GB"/>
              </w:rPr>
            </w:rPrChange>
          </w:rPr>
          <w:t xml:space="preserve">        ( c != tick.ticketOwner </w:t>
        </w:r>
        <w:r w:rsidRPr="00FE56D0">
          <w:rPr>
            <w:rFonts w:ascii="Courier New" w:eastAsia="Times New Roman" w:hAnsi="Courier New" w:cs="Courier New"/>
            <w:b/>
            <w:bCs/>
            <w:color w:val="0000FF"/>
            <w:sz w:val="16"/>
            <w:szCs w:val="16"/>
            <w:lang w:val="en-GB" w:eastAsia="en-GB"/>
            <w:rPrChange w:id="3893"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3894"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389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896"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0EE5F8A4" w14:textId="77777777" w:rsidR="00E250F6" w:rsidRPr="00FE56D0" w:rsidRDefault="00E250F6" w:rsidP="00E250F6">
      <w:pPr>
        <w:shd w:val="clear" w:color="auto" w:fill="FFFFFF"/>
        <w:spacing w:line="240" w:lineRule="auto"/>
        <w:jc w:val="left"/>
        <w:rPr>
          <w:ins w:id="3897" w:author="Marco Petri" w:date="2020-12-22T22:05:00Z"/>
          <w:rFonts w:ascii="Courier New" w:eastAsia="Times New Roman" w:hAnsi="Courier New" w:cs="Courier New"/>
          <w:color w:val="000000"/>
          <w:sz w:val="16"/>
          <w:szCs w:val="16"/>
          <w:lang w:val="en-GB" w:eastAsia="en-GB"/>
          <w:rPrChange w:id="3898" w:author="Marco Petri" w:date="2020-12-22T22:07:00Z">
            <w:rPr>
              <w:ins w:id="3899" w:author="Marco Petri" w:date="2020-12-22T22:05:00Z"/>
              <w:rFonts w:ascii="Courier New" w:eastAsia="Times New Roman" w:hAnsi="Courier New" w:cs="Courier New"/>
              <w:color w:val="000000"/>
              <w:sz w:val="20"/>
              <w:szCs w:val="20"/>
              <w:lang w:val="en-GB" w:eastAsia="en-GB"/>
            </w:rPr>
          </w:rPrChange>
        </w:rPr>
      </w:pPr>
      <w:ins w:id="3900" w:author="Marco Petri" w:date="2020-12-22T22:05:00Z">
        <w:r w:rsidRPr="00FE56D0">
          <w:rPr>
            <w:rFonts w:ascii="Courier New" w:eastAsia="Times New Roman" w:hAnsi="Courier New" w:cs="Courier New"/>
            <w:color w:val="000000"/>
            <w:sz w:val="16"/>
            <w:szCs w:val="16"/>
            <w:lang w:val="en-GB" w:eastAsia="en-GB"/>
            <w:rPrChange w:id="390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3902" w:author="Marco Petri" w:date="2020-12-22T22:07:00Z">
              <w:rPr>
                <w:rFonts w:ascii="Courier New" w:eastAsia="Times New Roman" w:hAnsi="Courier New" w:cs="Courier New"/>
                <w:color w:val="008000"/>
                <w:sz w:val="20"/>
                <w:szCs w:val="20"/>
                <w:lang w:val="en-GB" w:eastAsia="en-GB"/>
              </w:rPr>
            </w:rPrChange>
          </w:rPr>
          <w:t>/*customer has been checked at the exit*/</w:t>
        </w:r>
      </w:ins>
    </w:p>
    <w:p w14:paraId="278058B0" w14:textId="77777777" w:rsidR="00E250F6" w:rsidRPr="00FE56D0" w:rsidRDefault="00E250F6" w:rsidP="00E250F6">
      <w:pPr>
        <w:shd w:val="clear" w:color="auto" w:fill="FFFFFF"/>
        <w:spacing w:line="240" w:lineRule="auto"/>
        <w:jc w:val="left"/>
        <w:rPr>
          <w:ins w:id="3903" w:author="Marco Petri" w:date="2020-12-22T22:05:00Z"/>
          <w:rFonts w:ascii="Courier New" w:eastAsia="Times New Roman" w:hAnsi="Courier New" w:cs="Courier New"/>
          <w:color w:val="000000"/>
          <w:sz w:val="16"/>
          <w:szCs w:val="16"/>
          <w:lang w:val="en-GB" w:eastAsia="en-GB"/>
          <w:rPrChange w:id="3904" w:author="Marco Petri" w:date="2020-12-22T22:07:00Z">
            <w:rPr>
              <w:ins w:id="3905" w:author="Marco Petri" w:date="2020-12-22T22:05:00Z"/>
              <w:rFonts w:ascii="Courier New" w:eastAsia="Times New Roman" w:hAnsi="Courier New" w:cs="Courier New"/>
              <w:color w:val="000000"/>
              <w:sz w:val="20"/>
              <w:szCs w:val="20"/>
              <w:lang w:val="en-GB" w:eastAsia="en-GB"/>
            </w:rPr>
          </w:rPrChange>
        </w:rPr>
      </w:pPr>
      <w:ins w:id="3906" w:author="Marco Petri" w:date="2020-12-22T22:05:00Z">
        <w:r w:rsidRPr="00FE56D0">
          <w:rPr>
            <w:rFonts w:ascii="Courier New" w:eastAsia="Times New Roman" w:hAnsi="Courier New" w:cs="Courier New"/>
            <w:color w:val="000000"/>
            <w:sz w:val="16"/>
            <w:szCs w:val="16"/>
            <w:lang w:val="en-GB" w:eastAsia="en-GB"/>
            <w:rPrChange w:id="390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08" w:author="Marco Petri" w:date="2020-12-22T22:07:00Z">
              <w:rPr>
                <w:rFonts w:ascii="Courier New" w:eastAsia="Times New Roman" w:hAnsi="Courier New" w:cs="Courier New"/>
                <w:b/>
                <w:bCs/>
                <w:color w:val="0000FF"/>
                <w:sz w:val="20"/>
                <w:szCs w:val="20"/>
                <w:lang w:val="en-GB" w:eastAsia="en-GB"/>
              </w:rPr>
            </w:rPrChange>
          </w:rPr>
          <w:t>one</w:t>
        </w:r>
        <w:r w:rsidRPr="00FE56D0">
          <w:rPr>
            <w:rFonts w:ascii="Courier New" w:eastAsia="Times New Roman" w:hAnsi="Courier New" w:cs="Courier New"/>
            <w:color w:val="000000"/>
            <w:sz w:val="16"/>
            <w:szCs w:val="16"/>
            <w:lang w:val="en-GB" w:eastAsia="en-GB"/>
            <w:rPrChange w:id="3909"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01D718C1" w14:textId="77777777" w:rsidR="00E250F6" w:rsidRPr="00FE56D0" w:rsidRDefault="00E250F6" w:rsidP="00E250F6">
      <w:pPr>
        <w:shd w:val="clear" w:color="auto" w:fill="FFFFFF"/>
        <w:spacing w:line="240" w:lineRule="auto"/>
        <w:jc w:val="left"/>
        <w:rPr>
          <w:ins w:id="3910" w:author="Marco Petri" w:date="2020-12-22T22:05:00Z"/>
          <w:rFonts w:ascii="Courier New" w:eastAsia="Times New Roman" w:hAnsi="Courier New" w:cs="Courier New"/>
          <w:color w:val="000000"/>
          <w:sz w:val="16"/>
          <w:szCs w:val="16"/>
          <w:lang w:val="en-GB" w:eastAsia="en-GB"/>
          <w:rPrChange w:id="3911" w:author="Marco Petri" w:date="2020-12-22T22:07:00Z">
            <w:rPr>
              <w:ins w:id="3912" w:author="Marco Petri" w:date="2020-12-22T22:05:00Z"/>
              <w:rFonts w:ascii="Courier New" w:eastAsia="Times New Roman" w:hAnsi="Courier New" w:cs="Courier New"/>
              <w:color w:val="000000"/>
              <w:sz w:val="20"/>
              <w:szCs w:val="20"/>
              <w:lang w:val="en-GB" w:eastAsia="en-GB"/>
            </w:rPr>
          </w:rPrChange>
        </w:rPr>
      </w:pPr>
      <w:ins w:id="3913" w:author="Marco Petri" w:date="2020-12-22T22:05:00Z">
        <w:r w:rsidRPr="00FE56D0">
          <w:rPr>
            <w:rFonts w:ascii="Courier New" w:eastAsia="Times New Roman" w:hAnsi="Courier New" w:cs="Courier New"/>
            <w:color w:val="000000"/>
            <w:sz w:val="16"/>
            <w:szCs w:val="16"/>
            <w:lang w:val="en-GB" w:eastAsia="en-GB"/>
            <w:rPrChange w:id="3914"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391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916" w:author="Marco Petri" w:date="2020-12-22T22:07:00Z">
              <w:rPr>
                <w:rFonts w:ascii="Courier New" w:eastAsia="Times New Roman" w:hAnsi="Courier New" w:cs="Courier New"/>
                <w:color w:val="000000"/>
                <w:sz w:val="20"/>
                <w:szCs w:val="20"/>
                <w:lang w:val="en-GB" w:eastAsia="en-GB"/>
              </w:rPr>
            </w:rPrChange>
          </w:rPr>
          <w:t xml:space="preserve"> chk.controllerCheckOuts.(t.next) </w:t>
        </w:r>
        <w:r w:rsidRPr="00FE56D0">
          <w:rPr>
            <w:rFonts w:ascii="Courier New" w:eastAsia="Times New Roman" w:hAnsi="Courier New" w:cs="Courier New"/>
            <w:b/>
            <w:bCs/>
            <w:color w:val="0000FF"/>
            <w:sz w:val="16"/>
            <w:szCs w:val="16"/>
            <w:lang w:val="en-GB" w:eastAsia="en-GB"/>
            <w:rPrChange w:id="3917" w:author="Marco Petri" w:date="2020-12-22T22:07:00Z">
              <w:rPr>
                <w:rFonts w:ascii="Courier New" w:eastAsia="Times New Roman" w:hAnsi="Courier New" w:cs="Courier New"/>
                <w:b/>
                <w:bCs/>
                <w:color w:val="0000FF"/>
                <w:sz w:val="20"/>
                <w:szCs w:val="20"/>
                <w:lang w:val="en-GB" w:eastAsia="en-GB"/>
              </w:rPr>
            </w:rPrChange>
          </w:rPr>
          <w:t>and</w:t>
        </w:r>
      </w:ins>
    </w:p>
    <w:p w14:paraId="33DD5C29" w14:textId="77777777" w:rsidR="00E250F6" w:rsidRPr="00FE56D0" w:rsidRDefault="00E250F6" w:rsidP="00E250F6">
      <w:pPr>
        <w:shd w:val="clear" w:color="auto" w:fill="FFFFFF"/>
        <w:spacing w:line="240" w:lineRule="auto"/>
        <w:jc w:val="left"/>
        <w:rPr>
          <w:ins w:id="3918" w:author="Marco Petri" w:date="2020-12-22T22:05:00Z"/>
          <w:rFonts w:ascii="Courier New" w:eastAsia="Times New Roman" w:hAnsi="Courier New" w:cs="Courier New"/>
          <w:color w:val="000000"/>
          <w:sz w:val="16"/>
          <w:szCs w:val="16"/>
          <w:lang w:val="en-GB" w:eastAsia="en-GB"/>
          <w:rPrChange w:id="3919" w:author="Marco Petri" w:date="2020-12-22T22:07:00Z">
            <w:rPr>
              <w:ins w:id="3920" w:author="Marco Petri" w:date="2020-12-22T22:05:00Z"/>
              <w:rFonts w:ascii="Courier New" w:eastAsia="Times New Roman" w:hAnsi="Courier New" w:cs="Courier New"/>
              <w:color w:val="000000"/>
              <w:sz w:val="20"/>
              <w:szCs w:val="20"/>
              <w:lang w:val="en-GB" w:eastAsia="en-GB"/>
            </w:rPr>
          </w:rPrChange>
        </w:rPr>
      </w:pPr>
      <w:ins w:id="3921" w:author="Marco Petri" w:date="2020-12-22T22:05:00Z">
        <w:r w:rsidRPr="00FE56D0">
          <w:rPr>
            <w:rFonts w:ascii="Courier New" w:eastAsia="Times New Roman" w:hAnsi="Courier New" w:cs="Courier New"/>
            <w:color w:val="000000"/>
            <w:sz w:val="16"/>
            <w:szCs w:val="16"/>
            <w:lang w:val="en-GB" w:eastAsia="en-GB"/>
            <w:rPrChange w:id="3922" w:author="Marco Petri" w:date="2020-12-22T22:07:00Z">
              <w:rPr>
                <w:rFonts w:ascii="Courier New" w:eastAsia="Times New Roman" w:hAnsi="Courier New" w:cs="Courier New"/>
                <w:color w:val="000000"/>
                <w:sz w:val="20"/>
                <w:szCs w:val="20"/>
                <w:lang w:val="en-GB" w:eastAsia="en-GB"/>
              </w:rPr>
            </w:rPrChange>
          </w:rPr>
          <w:t xml:space="preserve">        chk </w:t>
        </w:r>
        <w:r w:rsidRPr="00FE56D0">
          <w:rPr>
            <w:rFonts w:ascii="Courier New" w:eastAsia="Times New Roman" w:hAnsi="Courier New" w:cs="Courier New"/>
            <w:b/>
            <w:bCs/>
            <w:color w:val="0000FF"/>
            <w:sz w:val="16"/>
            <w:szCs w:val="16"/>
            <w:lang w:val="en-GB" w:eastAsia="en-GB"/>
            <w:rPrChange w:id="392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924"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4E2565A4" w14:textId="77777777" w:rsidR="00E250F6" w:rsidRPr="00FE56D0" w:rsidRDefault="00E250F6" w:rsidP="00E250F6">
      <w:pPr>
        <w:shd w:val="clear" w:color="auto" w:fill="FFFFFF"/>
        <w:spacing w:line="240" w:lineRule="auto"/>
        <w:jc w:val="left"/>
        <w:rPr>
          <w:ins w:id="3925" w:author="Marco Petri" w:date="2020-12-22T22:05:00Z"/>
          <w:rFonts w:ascii="Courier New" w:eastAsia="Times New Roman" w:hAnsi="Courier New" w:cs="Courier New"/>
          <w:color w:val="000000"/>
          <w:sz w:val="16"/>
          <w:szCs w:val="16"/>
          <w:lang w:val="en-GB" w:eastAsia="en-GB"/>
          <w:rPrChange w:id="3926" w:author="Marco Petri" w:date="2020-12-22T22:07:00Z">
            <w:rPr>
              <w:ins w:id="3927" w:author="Marco Petri" w:date="2020-12-22T22:05:00Z"/>
              <w:rFonts w:ascii="Courier New" w:eastAsia="Times New Roman" w:hAnsi="Courier New" w:cs="Courier New"/>
              <w:color w:val="000000"/>
              <w:sz w:val="20"/>
              <w:szCs w:val="20"/>
              <w:lang w:val="en-GB" w:eastAsia="en-GB"/>
            </w:rPr>
          </w:rPrChange>
        </w:rPr>
      </w:pPr>
      <w:ins w:id="3928" w:author="Marco Petri" w:date="2020-12-22T22:05:00Z">
        <w:r w:rsidRPr="00FE56D0">
          <w:rPr>
            <w:rFonts w:ascii="Courier New" w:eastAsia="Times New Roman" w:hAnsi="Courier New" w:cs="Courier New"/>
            <w:color w:val="000000"/>
            <w:sz w:val="16"/>
            <w:szCs w:val="16"/>
            <w:lang w:val="en-GB" w:eastAsia="en-GB"/>
            <w:rPrChange w:id="392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30"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3931"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0BB91FC5" w14:textId="77777777" w:rsidR="00E250F6" w:rsidRPr="00FE56D0" w:rsidRDefault="00E250F6" w:rsidP="00E250F6">
      <w:pPr>
        <w:shd w:val="clear" w:color="auto" w:fill="FFFFFF"/>
        <w:spacing w:line="240" w:lineRule="auto"/>
        <w:jc w:val="left"/>
        <w:rPr>
          <w:ins w:id="3932" w:author="Marco Petri" w:date="2020-12-22T22:05:00Z"/>
          <w:rFonts w:ascii="Courier New" w:eastAsia="Times New Roman" w:hAnsi="Courier New" w:cs="Courier New"/>
          <w:color w:val="000000"/>
          <w:sz w:val="16"/>
          <w:szCs w:val="16"/>
          <w:lang w:val="en-GB" w:eastAsia="en-GB"/>
          <w:rPrChange w:id="3933" w:author="Marco Petri" w:date="2020-12-22T22:07:00Z">
            <w:rPr>
              <w:ins w:id="3934" w:author="Marco Petri" w:date="2020-12-22T22:05:00Z"/>
              <w:rFonts w:ascii="Courier New" w:eastAsia="Times New Roman" w:hAnsi="Courier New" w:cs="Courier New"/>
              <w:color w:val="000000"/>
              <w:sz w:val="20"/>
              <w:szCs w:val="20"/>
              <w:lang w:val="en-GB" w:eastAsia="en-GB"/>
            </w:rPr>
          </w:rPrChange>
        </w:rPr>
      </w:pPr>
      <w:ins w:id="3935" w:author="Marco Petri" w:date="2020-12-22T22:05:00Z">
        <w:r w:rsidRPr="00FE56D0">
          <w:rPr>
            <w:rFonts w:ascii="Courier New" w:eastAsia="Times New Roman" w:hAnsi="Courier New" w:cs="Courier New"/>
            <w:color w:val="000000"/>
            <w:sz w:val="16"/>
            <w:szCs w:val="16"/>
            <w:lang w:val="en-GB" w:eastAsia="en-GB"/>
            <w:rPrChange w:id="3936"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393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938" w:author="Marco Petri" w:date="2020-12-22T22:07:00Z">
              <w:rPr>
                <w:rFonts w:ascii="Courier New" w:eastAsia="Times New Roman" w:hAnsi="Courier New" w:cs="Courier New"/>
                <w:color w:val="000000"/>
                <w:sz w:val="20"/>
                <w:szCs w:val="20"/>
                <w:lang w:val="en-GB" w:eastAsia="en-GB"/>
              </w:rPr>
            </w:rPrChange>
          </w:rPr>
          <w:t xml:space="preserve"> chk.controllerCheckOuts.(t.next) </w:t>
        </w:r>
        <w:r w:rsidRPr="00FE56D0">
          <w:rPr>
            <w:rFonts w:ascii="Courier New" w:eastAsia="Times New Roman" w:hAnsi="Courier New" w:cs="Courier New"/>
            <w:b/>
            <w:bCs/>
            <w:color w:val="0000FF"/>
            <w:sz w:val="16"/>
            <w:szCs w:val="16"/>
            <w:lang w:val="en-GB" w:eastAsia="en-GB"/>
            <w:rPrChange w:id="3939" w:author="Marco Petri" w:date="2020-12-22T22:07:00Z">
              <w:rPr>
                <w:rFonts w:ascii="Courier New" w:eastAsia="Times New Roman" w:hAnsi="Courier New" w:cs="Courier New"/>
                <w:b/>
                <w:bCs/>
                <w:color w:val="0000FF"/>
                <w:sz w:val="20"/>
                <w:szCs w:val="20"/>
                <w:lang w:val="en-GB" w:eastAsia="en-GB"/>
              </w:rPr>
            </w:rPrChange>
          </w:rPr>
          <w:t>and</w:t>
        </w:r>
      </w:ins>
    </w:p>
    <w:p w14:paraId="58047E37" w14:textId="77777777" w:rsidR="00E250F6" w:rsidRPr="00FE56D0" w:rsidRDefault="00E250F6" w:rsidP="00E250F6">
      <w:pPr>
        <w:shd w:val="clear" w:color="auto" w:fill="FFFFFF"/>
        <w:spacing w:line="240" w:lineRule="auto"/>
        <w:jc w:val="left"/>
        <w:rPr>
          <w:ins w:id="3940" w:author="Marco Petri" w:date="2020-12-22T22:05:00Z"/>
          <w:rFonts w:ascii="Courier New" w:eastAsia="Times New Roman" w:hAnsi="Courier New" w:cs="Courier New"/>
          <w:color w:val="000000"/>
          <w:sz w:val="16"/>
          <w:szCs w:val="16"/>
          <w:lang w:val="en-GB" w:eastAsia="en-GB"/>
          <w:rPrChange w:id="3941" w:author="Marco Petri" w:date="2020-12-22T22:07:00Z">
            <w:rPr>
              <w:ins w:id="3942" w:author="Marco Petri" w:date="2020-12-22T22:05:00Z"/>
              <w:rFonts w:ascii="Courier New" w:eastAsia="Times New Roman" w:hAnsi="Courier New" w:cs="Courier New"/>
              <w:color w:val="000000"/>
              <w:sz w:val="20"/>
              <w:szCs w:val="20"/>
              <w:lang w:val="en-GB" w:eastAsia="en-GB"/>
            </w:rPr>
          </w:rPrChange>
        </w:rPr>
      </w:pPr>
      <w:ins w:id="3943" w:author="Marco Petri" w:date="2020-12-22T22:05:00Z">
        <w:r w:rsidRPr="00FE56D0">
          <w:rPr>
            <w:rFonts w:ascii="Courier New" w:eastAsia="Times New Roman" w:hAnsi="Courier New" w:cs="Courier New"/>
            <w:color w:val="000000"/>
            <w:sz w:val="16"/>
            <w:szCs w:val="16"/>
            <w:lang w:val="en-GB" w:eastAsia="en-GB"/>
            <w:rPrChange w:id="3944" w:author="Marco Petri" w:date="2020-12-22T22:07:00Z">
              <w:rPr>
                <w:rFonts w:ascii="Courier New" w:eastAsia="Times New Roman" w:hAnsi="Courier New" w:cs="Courier New"/>
                <w:color w:val="000000"/>
                <w:sz w:val="20"/>
                <w:szCs w:val="20"/>
                <w:lang w:val="en-GB" w:eastAsia="en-GB"/>
              </w:rPr>
            </w:rPrChange>
          </w:rPr>
          <w:t xml:space="preserve">        chk </w:t>
        </w:r>
        <w:r w:rsidRPr="00FE56D0">
          <w:rPr>
            <w:rFonts w:ascii="Courier New" w:eastAsia="Times New Roman" w:hAnsi="Courier New" w:cs="Courier New"/>
            <w:b/>
            <w:bCs/>
            <w:color w:val="0000FF"/>
            <w:sz w:val="16"/>
            <w:szCs w:val="16"/>
            <w:lang w:val="en-GB" w:eastAsia="en-GB"/>
            <w:rPrChange w:id="3945"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394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4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948" w:author="Marco Petri" w:date="2020-12-22T22:07:00Z">
              <w:rPr>
                <w:rFonts w:ascii="Courier New" w:eastAsia="Times New Roman" w:hAnsi="Courier New" w:cs="Courier New"/>
                <w:color w:val="000000"/>
                <w:sz w:val="20"/>
                <w:szCs w:val="20"/>
                <w:lang w:val="en-GB" w:eastAsia="en-GB"/>
              </w:rPr>
            </w:rPrChange>
          </w:rPr>
          <w:t xml:space="preserve"> s.storeControllers</w:t>
        </w:r>
      </w:ins>
    </w:p>
    <w:p w14:paraId="3F6ADFEB" w14:textId="77777777" w:rsidR="00E250F6" w:rsidRPr="00FE56D0" w:rsidRDefault="00E250F6" w:rsidP="00E250F6">
      <w:pPr>
        <w:shd w:val="clear" w:color="auto" w:fill="FFFFFF"/>
        <w:spacing w:line="240" w:lineRule="auto"/>
        <w:jc w:val="left"/>
        <w:rPr>
          <w:ins w:id="3949" w:author="Marco Petri" w:date="2020-12-22T22:05:00Z"/>
          <w:rFonts w:ascii="Courier New" w:eastAsia="Times New Roman" w:hAnsi="Courier New" w:cs="Courier New"/>
          <w:color w:val="000000"/>
          <w:sz w:val="16"/>
          <w:szCs w:val="16"/>
          <w:lang w:val="en-GB" w:eastAsia="en-GB"/>
          <w:rPrChange w:id="3950" w:author="Marco Petri" w:date="2020-12-22T22:07:00Z">
            <w:rPr>
              <w:ins w:id="3951" w:author="Marco Petri" w:date="2020-12-22T22:05:00Z"/>
              <w:rFonts w:ascii="Courier New" w:eastAsia="Times New Roman" w:hAnsi="Courier New" w:cs="Courier New"/>
              <w:color w:val="000000"/>
              <w:sz w:val="20"/>
              <w:szCs w:val="20"/>
              <w:lang w:val="en-GB" w:eastAsia="en-GB"/>
            </w:rPr>
          </w:rPrChange>
        </w:rPr>
      </w:pPr>
      <w:ins w:id="3952" w:author="Marco Petri" w:date="2020-12-22T22:05:00Z">
        <w:r w:rsidRPr="00FE56D0">
          <w:rPr>
            <w:rFonts w:ascii="Courier New" w:eastAsia="Times New Roman" w:hAnsi="Courier New" w:cs="Courier New"/>
            <w:color w:val="000000"/>
            <w:sz w:val="16"/>
            <w:szCs w:val="16"/>
            <w:lang w:val="en-GB" w:eastAsia="en-GB"/>
            <w:rPrChange w:id="395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5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955"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021D0F58" w14:textId="77777777" w:rsidR="00E250F6" w:rsidRPr="00FE56D0" w:rsidRDefault="00E250F6" w:rsidP="00E250F6">
      <w:pPr>
        <w:shd w:val="clear" w:color="auto" w:fill="FFFFFF"/>
        <w:spacing w:line="240" w:lineRule="auto"/>
        <w:jc w:val="left"/>
        <w:rPr>
          <w:ins w:id="3956" w:author="Marco Petri" w:date="2020-12-22T22:05:00Z"/>
          <w:rFonts w:ascii="Courier New" w:eastAsia="Times New Roman" w:hAnsi="Courier New" w:cs="Courier New"/>
          <w:color w:val="000000"/>
          <w:sz w:val="16"/>
          <w:szCs w:val="16"/>
          <w:lang w:val="en-GB" w:eastAsia="en-GB"/>
          <w:rPrChange w:id="3957" w:author="Marco Petri" w:date="2020-12-22T22:07:00Z">
            <w:rPr>
              <w:ins w:id="3958" w:author="Marco Petri" w:date="2020-12-22T22:05:00Z"/>
              <w:rFonts w:ascii="Courier New" w:eastAsia="Times New Roman" w:hAnsi="Courier New" w:cs="Courier New"/>
              <w:color w:val="000000"/>
              <w:sz w:val="20"/>
              <w:szCs w:val="20"/>
              <w:lang w:val="en-GB" w:eastAsia="en-GB"/>
            </w:rPr>
          </w:rPrChange>
        </w:rPr>
      </w:pPr>
      <w:ins w:id="3959" w:author="Marco Petri" w:date="2020-12-22T22:05:00Z">
        <w:r w:rsidRPr="00FE56D0">
          <w:rPr>
            <w:rFonts w:ascii="Courier New" w:eastAsia="Times New Roman" w:hAnsi="Courier New" w:cs="Courier New"/>
            <w:color w:val="000000"/>
            <w:sz w:val="16"/>
            <w:szCs w:val="16"/>
            <w:lang w:val="en-GB" w:eastAsia="en-GB"/>
            <w:rPrChange w:id="3960" w:author="Marco Petri" w:date="2020-12-22T22:07:00Z">
              <w:rPr>
                <w:rFonts w:ascii="Courier New" w:eastAsia="Times New Roman" w:hAnsi="Courier New" w:cs="Courier New"/>
                <w:color w:val="000000"/>
                <w:sz w:val="20"/>
                <w:szCs w:val="20"/>
                <w:lang w:val="en-GB" w:eastAsia="en-GB"/>
              </w:rPr>
            </w:rPrChange>
          </w:rPr>
          <w:t xml:space="preserve">        chk.controllerCheckIns.(t.next) = chk.controllerCheckIns.(t)</w:t>
        </w:r>
      </w:ins>
    </w:p>
    <w:p w14:paraId="2FE255B2" w14:textId="77777777" w:rsidR="00E250F6" w:rsidRPr="00FE56D0" w:rsidRDefault="00E250F6" w:rsidP="00E250F6">
      <w:pPr>
        <w:shd w:val="clear" w:color="auto" w:fill="FFFFFF"/>
        <w:spacing w:line="240" w:lineRule="auto"/>
        <w:jc w:val="left"/>
        <w:rPr>
          <w:ins w:id="3961" w:author="Marco Petri" w:date="2020-12-22T22:05:00Z"/>
          <w:rFonts w:ascii="Courier New" w:eastAsia="Times New Roman" w:hAnsi="Courier New" w:cs="Courier New"/>
          <w:color w:val="000000"/>
          <w:sz w:val="16"/>
          <w:szCs w:val="16"/>
          <w:lang w:val="en-GB" w:eastAsia="en-GB"/>
          <w:rPrChange w:id="3962" w:author="Marco Petri" w:date="2020-12-22T22:07:00Z">
            <w:rPr>
              <w:ins w:id="3963" w:author="Marco Petri" w:date="2020-12-22T22:05:00Z"/>
              <w:rFonts w:ascii="Courier New" w:eastAsia="Times New Roman" w:hAnsi="Courier New" w:cs="Courier New"/>
              <w:color w:val="000000"/>
              <w:sz w:val="20"/>
              <w:szCs w:val="20"/>
              <w:lang w:val="en-GB" w:eastAsia="en-GB"/>
            </w:rPr>
          </w:rPrChange>
        </w:rPr>
      </w:pPr>
      <w:ins w:id="3964" w:author="Marco Petri" w:date="2020-12-22T22:05:00Z">
        <w:r w:rsidRPr="00FE56D0">
          <w:rPr>
            <w:rFonts w:ascii="Courier New" w:eastAsia="Times New Roman" w:hAnsi="Courier New" w:cs="Courier New"/>
            <w:color w:val="000000"/>
            <w:sz w:val="16"/>
            <w:szCs w:val="16"/>
            <w:lang w:val="en-GB" w:eastAsia="en-GB"/>
            <w:rPrChange w:id="396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6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967"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18FE6662" w14:textId="77777777" w:rsidR="00E250F6" w:rsidRPr="00FE56D0" w:rsidRDefault="00E250F6" w:rsidP="00E250F6">
      <w:pPr>
        <w:shd w:val="clear" w:color="auto" w:fill="FFFFFF"/>
        <w:spacing w:line="240" w:lineRule="auto"/>
        <w:jc w:val="left"/>
        <w:rPr>
          <w:ins w:id="3968" w:author="Marco Petri" w:date="2020-12-22T22:05:00Z"/>
          <w:rFonts w:ascii="Courier New" w:eastAsia="Times New Roman" w:hAnsi="Courier New" w:cs="Courier New"/>
          <w:color w:val="000000"/>
          <w:sz w:val="16"/>
          <w:szCs w:val="16"/>
          <w:lang w:val="en-GB" w:eastAsia="en-GB"/>
          <w:rPrChange w:id="3969" w:author="Marco Petri" w:date="2020-12-22T22:07:00Z">
            <w:rPr>
              <w:ins w:id="3970" w:author="Marco Petri" w:date="2020-12-22T22:05:00Z"/>
              <w:rFonts w:ascii="Courier New" w:eastAsia="Times New Roman" w:hAnsi="Courier New" w:cs="Courier New"/>
              <w:color w:val="000000"/>
              <w:sz w:val="20"/>
              <w:szCs w:val="20"/>
              <w:lang w:val="en-GB" w:eastAsia="en-GB"/>
            </w:rPr>
          </w:rPrChange>
        </w:rPr>
      </w:pPr>
      <w:ins w:id="3971" w:author="Marco Petri" w:date="2020-12-22T22:05:00Z">
        <w:r w:rsidRPr="00FE56D0">
          <w:rPr>
            <w:rFonts w:ascii="Courier New" w:eastAsia="Times New Roman" w:hAnsi="Courier New" w:cs="Courier New"/>
            <w:color w:val="000000"/>
            <w:sz w:val="16"/>
            <w:szCs w:val="16"/>
            <w:lang w:val="en-GB" w:eastAsia="en-GB"/>
            <w:rPrChange w:id="3972"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3973"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397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7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3976" w:author="Marco Petri" w:date="2020-12-22T22:07:00Z">
              <w:rPr>
                <w:rFonts w:ascii="Courier New" w:eastAsia="Times New Roman" w:hAnsi="Courier New" w:cs="Courier New"/>
                <w:color w:val="000000"/>
                <w:sz w:val="20"/>
                <w:szCs w:val="20"/>
                <w:lang w:val="en-GB" w:eastAsia="en-GB"/>
              </w:rPr>
            </w:rPrChange>
          </w:rPr>
          <w:t xml:space="preserve"> chk.controllerCheckOuts.(t.next)</w:t>
        </w:r>
      </w:ins>
    </w:p>
    <w:p w14:paraId="72AA8A7A" w14:textId="77777777" w:rsidR="00E250F6" w:rsidRPr="00FE56D0" w:rsidRDefault="00E250F6" w:rsidP="00E250F6">
      <w:pPr>
        <w:shd w:val="clear" w:color="auto" w:fill="FFFFFF"/>
        <w:spacing w:line="240" w:lineRule="auto"/>
        <w:jc w:val="left"/>
        <w:rPr>
          <w:ins w:id="3977" w:author="Marco Petri" w:date="2020-12-22T22:05:00Z"/>
          <w:rFonts w:ascii="Courier New" w:eastAsia="Times New Roman" w:hAnsi="Courier New" w:cs="Courier New"/>
          <w:color w:val="000000"/>
          <w:sz w:val="16"/>
          <w:szCs w:val="16"/>
          <w:lang w:val="en-GB" w:eastAsia="en-GB"/>
          <w:rPrChange w:id="3978" w:author="Marco Petri" w:date="2020-12-22T22:07:00Z">
            <w:rPr>
              <w:ins w:id="3979" w:author="Marco Petri" w:date="2020-12-22T22:05:00Z"/>
              <w:rFonts w:ascii="Courier New" w:eastAsia="Times New Roman" w:hAnsi="Courier New" w:cs="Courier New"/>
              <w:color w:val="000000"/>
              <w:sz w:val="20"/>
              <w:szCs w:val="20"/>
              <w:lang w:val="en-GB" w:eastAsia="en-GB"/>
            </w:rPr>
          </w:rPrChange>
        </w:rPr>
      </w:pPr>
      <w:ins w:id="3980" w:author="Marco Petri" w:date="2020-12-22T22:05:00Z">
        <w:r w:rsidRPr="00FE56D0">
          <w:rPr>
            <w:rFonts w:ascii="Courier New" w:eastAsia="Times New Roman" w:hAnsi="Courier New" w:cs="Courier New"/>
            <w:color w:val="000000"/>
            <w:sz w:val="16"/>
            <w:szCs w:val="16"/>
            <w:lang w:val="en-GB" w:eastAsia="en-GB"/>
            <w:rPrChange w:id="398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82" w:author="Marco Petri" w:date="2020-12-22T22:07:00Z">
              <w:rPr>
                <w:rFonts w:ascii="Courier New" w:eastAsia="Times New Roman" w:hAnsi="Courier New" w:cs="Courier New"/>
                <w:b/>
                <w:bCs/>
                <w:color w:val="0000FF"/>
                <w:sz w:val="20"/>
                <w:szCs w:val="20"/>
                <w:lang w:val="en-GB" w:eastAsia="en-GB"/>
              </w:rPr>
            </w:rPrChange>
          </w:rPr>
          <w:t>implies</w:t>
        </w:r>
      </w:ins>
    </w:p>
    <w:p w14:paraId="138F5219" w14:textId="77777777" w:rsidR="00E250F6" w:rsidRPr="00FE56D0" w:rsidRDefault="00E250F6" w:rsidP="00E250F6">
      <w:pPr>
        <w:shd w:val="clear" w:color="auto" w:fill="FFFFFF"/>
        <w:spacing w:line="240" w:lineRule="auto"/>
        <w:jc w:val="left"/>
        <w:rPr>
          <w:ins w:id="3983" w:author="Marco Petri" w:date="2020-12-22T22:05:00Z"/>
          <w:rFonts w:ascii="Courier New" w:eastAsia="Times New Roman" w:hAnsi="Courier New" w:cs="Courier New"/>
          <w:color w:val="000000"/>
          <w:sz w:val="16"/>
          <w:szCs w:val="16"/>
          <w:lang w:val="en-GB" w:eastAsia="en-GB"/>
          <w:rPrChange w:id="3984" w:author="Marco Petri" w:date="2020-12-22T22:07:00Z">
            <w:rPr>
              <w:ins w:id="3985" w:author="Marco Petri" w:date="2020-12-22T22:05:00Z"/>
              <w:rFonts w:ascii="Courier New" w:eastAsia="Times New Roman" w:hAnsi="Courier New" w:cs="Courier New"/>
              <w:color w:val="000000"/>
              <w:sz w:val="20"/>
              <w:szCs w:val="20"/>
              <w:lang w:val="en-GB" w:eastAsia="en-GB"/>
            </w:rPr>
          </w:rPrChange>
        </w:rPr>
      </w:pPr>
      <w:ins w:id="3986" w:author="Marco Petri" w:date="2020-12-22T22:05:00Z">
        <w:r w:rsidRPr="00FE56D0">
          <w:rPr>
            <w:rFonts w:ascii="Courier New" w:eastAsia="Times New Roman" w:hAnsi="Courier New" w:cs="Courier New"/>
            <w:color w:val="000000"/>
            <w:sz w:val="16"/>
            <w:szCs w:val="16"/>
            <w:lang w:val="en-GB" w:eastAsia="en-GB"/>
            <w:rPrChange w:id="3987" w:author="Marco Petri" w:date="2020-12-22T22:07:00Z">
              <w:rPr>
                <w:rFonts w:ascii="Courier New" w:eastAsia="Times New Roman" w:hAnsi="Courier New" w:cs="Courier New"/>
                <w:color w:val="000000"/>
                <w:sz w:val="20"/>
                <w:szCs w:val="20"/>
                <w:lang w:val="en-GB" w:eastAsia="en-GB"/>
              </w:rPr>
            </w:rPrChange>
          </w:rPr>
          <w:t xml:space="preserve">        chk.controllerCheckOuts.(t.next) = chk.controllerCheckOuts.(t) </w:t>
        </w:r>
      </w:ins>
    </w:p>
    <w:p w14:paraId="7C4D5295" w14:textId="77777777" w:rsidR="00E250F6" w:rsidRPr="00FE56D0" w:rsidRDefault="00E250F6" w:rsidP="00E250F6">
      <w:pPr>
        <w:shd w:val="clear" w:color="auto" w:fill="FFFFFF"/>
        <w:spacing w:line="240" w:lineRule="auto"/>
        <w:jc w:val="left"/>
        <w:rPr>
          <w:ins w:id="3988" w:author="Marco Petri" w:date="2020-12-22T22:05:00Z"/>
          <w:rFonts w:ascii="Courier New" w:eastAsia="Times New Roman" w:hAnsi="Courier New" w:cs="Courier New"/>
          <w:color w:val="000000"/>
          <w:sz w:val="16"/>
          <w:szCs w:val="16"/>
          <w:lang w:val="en-GB" w:eastAsia="en-GB"/>
          <w:rPrChange w:id="3989" w:author="Marco Petri" w:date="2020-12-22T22:07:00Z">
            <w:rPr>
              <w:ins w:id="3990" w:author="Marco Petri" w:date="2020-12-22T22:05:00Z"/>
              <w:rFonts w:ascii="Courier New" w:eastAsia="Times New Roman" w:hAnsi="Courier New" w:cs="Courier New"/>
              <w:color w:val="000000"/>
              <w:sz w:val="20"/>
              <w:szCs w:val="20"/>
              <w:lang w:val="en-GB" w:eastAsia="en-GB"/>
            </w:rPr>
          </w:rPrChange>
        </w:rPr>
      </w:pPr>
      <w:ins w:id="3991" w:author="Marco Petri" w:date="2020-12-22T22:05:00Z">
        <w:r w:rsidRPr="00FE56D0">
          <w:rPr>
            <w:rFonts w:ascii="Courier New" w:eastAsia="Times New Roman" w:hAnsi="Courier New" w:cs="Courier New"/>
            <w:color w:val="000000"/>
            <w:sz w:val="16"/>
            <w:szCs w:val="16"/>
            <w:lang w:val="en-GB" w:eastAsia="en-GB"/>
            <w:rPrChange w:id="399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3993"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3994" w:author="Marco Petri" w:date="2020-12-22T22:07:00Z">
              <w:rPr>
                <w:rFonts w:ascii="Courier New" w:eastAsia="Times New Roman" w:hAnsi="Courier New" w:cs="Courier New"/>
                <w:color w:val="000000"/>
                <w:sz w:val="20"/>
                <w:szCs w:val="20"/>
                <w:lang w:val="en-GB" w:eastAsia="en-GB"/>
              </w:rPr>
            </w:rPrChange>
          </w:rPr>
          <w:t xml:space="preserve"> chk:CheckpointController |</w:t>
        </w:r>
      </w:ins>
    </w:p>
    <w:p w14:paraId="3D66259A" w14:textId="77777777" w:rsidR="00E250F6" w:rsidRPr="00FE56D0" w:rsidRDefault="00E250F6" w:rsidP="00E250F6">
      <w:pPr>
        <w:shd w:val="clear" w:color="auto" w:fill="FFFFFF"/>
        <w:spacing w:line="240" w:lineRule="auto"/>
        <w:jc w:val="left"/>
        <w:rPr>
          <w:ins w:id="3995" w:author="Marco Petri" w:date="2020-12-22T22:05:00Z"/>
          <w:rFonts w:ascii="Courier New" w:eastAsia="Times New Roman" w:hAnsi="Courier New" w:cs="Courier New"/>
          <w:color w:val="000000"/>
          <w:sz w:val="16"/>
          <w:szCs w:val="16"/>
          <w:lang w:val="en-GB" w:eastAsia="en-GB"/>
          <w:rPrChange w:id="3996" w:author="Marco Petri" w:date="2020-12-22T22:07:00Z">
            <w:rPr>
              <w:ins w:id="3997" w:author="Marco Petri" w:date="2020-12-22T22:05:00Z"/>
              <w:rFonts w:ascii="Courier New" w:eastAsia="Times New Roman" w:hAnsi="Courier New" w:cs="Courier New"/>
              <w:color w:val="000000"/>
              <w:sz w:val="20"/>
              <w:szCs w:val="20"/>
              <w:lang w:val="en-GB" w:eastAsia="en-GB"/>
            </w:rPr>
          </w:rPrChange>
        </w:rPr>
      </w:pPr>
      <w:ins w:id="3998" w:author="Marco Petri" w:date="2020-12-22T22:05:00Z">
        <w:r w:rsidRPr="00FE56D0">
          <w:rPr>
            <w:rFonts w:ascii="Courier New" w:eastAsia="Times New Roman" w:hAnsi="Courier New" w:cs="Courier New"/>
            <w:color w:val="000000"/>
            <w:sz w:val="16"/>
            <w:szCs w:val="16"/>
            <w:lang w:val="en-GB" w:eastAsia="en-GB"/>
            <w:rPrChange w:id="3999"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400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001" w:author="Marco Petri" w:date="2020-12-22T22:07:00Z">
              <w:rPr>
                <w:rFonts w:ascii="Courier New" w:eastAsia="Times New Roman" w:hAnsi="Courier New" w:cs="Courier New"/>
                <w:color w:val="000000"/>
                <w:sz w:val="20"/>
                <w:szCs w:val="20"/>
                <w:lang w:val="en-GB" w:eastAsia="en-GB"/>
              </w:rPr>
            </w:rPrChange>
          </w:rPr>
          <w:t xml:space="preserve"> chk.controllerCheckOuts.(t.next)</w:t>
        </w:r>
      </w:ins>
    </w:p>
    <w:p w14:paraId="12BD4802" w14:textId="77777777" w:rsidR="00E250F6" w:rsidRPr="00FE56D0" w:rsidRDefault="00E250F6" w:rsidP="00E250F6">
      <w:pPr>
        <w:shd w:val="clear" w:color="auto" w:fill="FFFFFF"/>
        <w:spacing w:line="240" w:lineRule="auto"/>
        <w:jc w:val="left"/>
        <w:rPr>
          <w:ins w:id="4002" w:author="Marco Petri" w:date="2020-12-22T22:05:00Z"/>
          <w:rFonts w:ascii="Courier New" w:eastAsia="Times New Roman" w:hAnsi="Courier New" w:cs="Courier New"/>
          <w:color w:val="000000"/>
          <w:sz w:val="16"/>
          <w:szCs w:val="16"/>
          <w:lang w:val="en-GB" w:eastAsia="en-GB"/>
          <w:rPrChange w:id="4003" w:author="Marco Petri" w:date="2020-12-22T22:07:00Z">
            <w:rPr>
              <w:ins w:id="4004" w:author="Marco Petri" w:date="2020-12-22T22:05:00Z"/>
              <w:rFonts w:ascii="Courier New" w:eastAsia="Times New Roman" w:hAnsi="Courier New" w:cs="Courier New"/>
              <w:color w:val="000000"/>
              <w:sz w:val="20"/>
              <w:szCs w:val="20"/>
              <w:lang w:val="en-GB" w:eastAsia="en-GB"/>
            </w:rPr>
          </w:rPrChange>
        </w:rPr>
      </w:pPr>
      <w:ins w:id="4005" w:author="Marco Petri" w:date="2020-12-22T22:05:00Z">
        <w:r w:rsidRPr="00FE56D0">
          <w:rPr>
            <w:rFonts w:ascii="Courier New" w:eastAsia="Times New Roman" w:hAnsi="Courier New" w:cs="Courier New"/>
            <w:color w:val="000000"/>
            <w:sz w:val="16"/>
            <w:szCs w:val="16"/>
            <w:lang w:val="en-GB" w:eastAsia="en-GB"/>
            <w:rPrChange w:id="400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007" w:author="Marco Petri" w:date="2020-12-22T22:07:00Z">
              <w:rPr>
                <w:rFonts w:ascii="Courier New" w:eastAsia="Times New Roman" w:hAnsi="Courier New" w:cs="Courier New"/>
                <w:b/>
                <w:bCs/>
                <w:color w:val="0000FF"/>
                <w:sz w:val="20"/>
                <w:szCs w:val="20"/>
                <w:lang w:val="en-GB" w:eastAsia="en-GB"/>
              </w:rPr>
            </w:rPrChange>
          </w:rPr>
          <w:t>implies</w:t>
        </w:r>
      </w:ins>
    </w:p>
    <w:p w14:paraId="02803E03" w14:textId="77777777" w:rsidR="00E250F6" w:rsidRPr="00FE56D0" w:rsidRDefault="00E250F6" w:rsidP="00E250F6">
      <w:pPr>
        <w:shd w:val="clear" w:color="auto" w:fill="FFFFFF"/>
        <w:spacing w:line="240" w:lineRule="auto"/>
        <w:jc w:val="left"/>
        <w:rPr>
          <w:ins w:id="4008" w:author="Marco Petri" w:date="2020-12-22T22:05:00Z"/>
          <w:rFonts w:ascii="Courier New" w:eastAsia="Times New Roman" w:hAnsi="Courier New" w:cs="Courier New"/>
          <w:color w:val="000000"/>
          <w:sz w:val="16"/>
          <w:szCs w:val="16"/>
          <w:lang w:val="en-GB" w:eastAsia="en-GB"/>
          <w:rPrChange w:id="4009" w:author="Marco Petri" w:date="2020-12-22T22:07:00Z">
            <w:rPr>
              <w:ins w:id="4010" w:author="Marco Petri" w:date="2020-12-22T22:05:00Z"/>
              <w:rFonts w:ascii="Courier New" w:eastAsia="Times New Roman" w:hAnsi="Courier New" w:cs="Courier New"/>
              <w:color w:val="000000"/>
              <w:sz w:val="20"/>
              <w:szCs w:val="20"/>
              <w:lang w:val="en-GB" w:eastAsia="en-GB"/>
            </w:rPr>
          </w:rPrChange>
        </w:rPr>
      </w:pPr>
      <w:ins w:id="4011" w:author="Marco Petri" w:date="2020-12-22T22:05:00Z">
        <w:r w:rsidRPr="00FE56D0">
          <w:rPr>
            <w:rFonts w:ascii="Courier New" w:eastAsia="Times New Roman" w:hAnsi="Courier New" w:cs="Courier New"/>
            <w:color w:val="000000"/>
            <w:sz w:val="16"/>
            <w:szCs w:val="16"/>
            <w:lang w:val="en-GB" w:eastAsia="en-GB"/>
            <w:rPrChange w:id="4012" w:author="Marco Petri" w:date="2020-12-22T22:07:00Z">
              <w:rPr>
                <w:rFonts w:ascii="Courier New" w:eastAsia="Times New Roman" w:hAnsi="Courier New" w:cs="Courier New"/>
                <w:color w:val="000000"/>
                <w:sz w:val="20"/>
                <w:szCs w:val="20"/>
                <w:lang w:val="en-GB" w:eastAsia="en-GB"/>
              </w:rPr>
            </w:rPrChange>
          </w:rPr>
          <w:t xml:space="preserve">        chk.controllerCheckOuts.(t.next) = chk.controllerCheckOuts.(t) + tick</w:t>
        </w:r>
      </w:ins>
    </w:p>
    <w:p w14:paraId="0CD79EEF" w14:textId="77777777" w:rsidR="00E250F6" w:rsidRPr="00FE56D0" w:rsidRDefault="00E250F6" w:rsidP="00E250F6">
      <w:pPr>
        <w:shd w:val="clear" w:color="auto" w:fill="FFFFFF"/>
        <w:spacing w:line="240" w:lineRule="auto"/>
        <w:jc w:val="left"/>
        <w:rPr>
          <w:ins w:id="4013" w:author="Marco Petri" w:date="2020-12-22T22:05:00Z"/>
          <w:rFonts w:ascii="Courier New" w:eastAsia="Times New Roman" w:hAnsi="Courier New" w:cs="Courier New"/>
          <w:color w:val="000000"/>
          <w:sz w:val="16"/>
          <w:szCs w:val="16"/>
          <w:lang w:val="en-GB" w:eastAsia="en-GB"/>
          <w:rPrChange w:id="4014" w:author="Marco Petri" w:date="2020-12-22T22:07:00Z">
            <w:rPr>
              <w:ins w:id="4015" w:author="Marco Petri" w:date="2020-12-22T22:05:00Z"/>
              <w:rFonts w:ascii="Courier New" w:eastAsia="Times New Roman" w:hAnsi="Courier New" w:cs="Courier New"/>
              <w:color w:val="000000"/>
              <w:sz w:val="20"/>
              <w:szCs w:val="20"/>
              <w:lang w:val="en-GB" w:eastAsia="en-GB"/>
            </w:rPr>
          </w:rPrChange>
        </w:rPr>
      </w:pPr>
      <w:ins w:id="4016" w:author="Marco Petri" w:date="2020-12-22T22:05:00Z">
        <w:r w:rsidRPr="00FE56D0">
          <w:rPr>
            <w:rFonts w:ascii="Courier New" w:eastAsia="Times New Roman" w:hAnsi="Courier New" w:cs="Courier New"/>
            <w:color w:val="000000"/>
            <w:sz w:val="16"/>
            <w:szCs w:val="16"/>
            <w:lang w:val="en-GB" w:eastAsia="en-GB"/>
            <w:rPrChange w:id="4017" w:author="Marco Petri" w:date="2020-12-22T22:07:00Z">
              <w:rPr>
                <w:rFonts w:ascii="Courier New" w:eastAsia="Times New Roman" w:hAnsi="Courier New" w:cs="Courier New"/>
                <w:color w:val="000000"/>
                <w:sz w:val="20"/>
                <w:szCs w:val="20"/>
                <w:lang w:val="en-GB" w:eastAsia="en-GB"/>
              </w:rPr>
            </w:rPrChange>
          </w:rPr>
          <w:t>}</w:t>
        </w:r>
      </w:ins>
    </w:p>
    <w:p w14:paraId="46F8DFE3" w14:textId="77777777" w:rsidR="00E250F6" w:rsidRPr="00FE56D0" w:rsidRDefault="00E250F6" w:rsidP="00E250F6">
      <w:pPr>
        <w:shd w:val="clear" w:color="auto" w:fill="FFFFFF"/>
        <w:spacing w:line="240" w:lineRule="auto"/>
        <w:jc w:val="left"/>
        <w:rPr>
          <w:ins w:id="4018" w:author="Marco Petri" w:date="2020-12-22T22:05:00Z"/>
          <w:rFonts w:ascii="Courier New" w:eastAsia="Times New Roman" w:hAnsi="Courier New" w:cs="Courier New"/>
          <w:color w:val="000000"/>
          <w:sz w:val="16"/>
          <w:szCs w:val="16"/>
          <w:lang w:val="en-GB" w:eastAsia="en-GB"/>
          <w:rPrChange w:id="4019" w:author="Marco Petri" w:date="2020-12-22T22:07:00Z">
            <w:rPr>
              <w:ins w:id="4020" w:author="Marco Petri" w:date="2020-12-22T22:05:00Z"/>
              <w:rFonts w:ascii="Courier New" w:eastAsia="Times New Roman" w:hAnsi="Courier New" w:cs="Courier New"/>
              <w:color w:val="000000"/>
              <w:sz w:val="20"/>
              <w:szCs w:val="20"/>
              <w:lang w:val="en-GB" w:eastAsia="en-GB"/>
            </w:rPr>
          </w:rPrChange>
        </w:rPr>
      </w:pPr>
    </w:p>
    <w:p w14:paraId="54B1E69D" w14:textId="77777777" w:rsidR="00E250F6" w:rsidRPr="00FE56D0" w:rsidRDefault="00E250F6" w:rsidP="00E250F6">
      <w:pPr>
        <w:shd w:val="clear" w:color="auto" w:fill="FFFFFF"/>
        <w:spacing w:line="240" w:lineRule="auto"/>
        <w:jc w:val="left"/>
        <w:rPr>
          <w:ins w:id="4021" w:author="Marco Petri" w:date="2020-12-22T22:05:00Z"/>
          <w:rFonts w:ascii="Courier New" w:eastAsia="Times New Roman" w:hAnsi="Courier New" w:cs="Courier New"/>
          <w:color w:val="008000"/>
          <w:sz w:val="16"/>
          <w:szCs w:val="16"/>
          <w:lang w:val="en-GB" w:eastAsia="en-GB"/>
          <w:rPrChange w:id="4022" w:author="Marco Petri" w:date="2020-12-22T22:07:00Z">
            <w:rPr>
              <w:ins w:id="4023" w:author="Marco Petri" w:date="2020-12-22T22:05:00Z"/>
              <w:rFonts w:ascii="Courier New" w:eastAsia="Times New Roman" w:hAnsi="Courier New" w:cs="Courier New"/>
              <w:color w:val="008000"/>
              <w:sz w:val="20"/>
              <w:szCs w:val="20"/>
              <w:lang w:val="en-GB" w:eastAsia="en-GB"/>
            </w:rPr>
          </w:rPrChange>
        </w:rPr>
      </w:pPr>
      <w:ins w:id="4024" w:author="Marco Petri" w:date="2020-12-22T22:05:00Z">
        <w:r w:rsidRPr="00FE56D0">
          <w:rPr>
            <w:rFonts w:ascii="Courier New" w:eastAsia="Times New Roman" w:hAnsi="Courier New" w:cs="Courier New"/>
            <w:color w:val="008000"/>
            <w:sz w:val="16"/>
            <w:szCs w:val="16"/>
            <w:lang w:val="en-GB" w:eastAsia="en-GB"/>
            <w:rPrChange w:id="4025" w:author="Marco Petri" w:date="2020-12-22T22:07:00Z">
              <w:rPr>
                <w:rFonts w:ascii="Courier New" w:eastAsia="Times New Roman" w:hAnsi="Courier New" w:cs="Courier New"/>
                <w:color w:val="008000"/>
                <w:sz w:val="20"/>
                <w:szCs w:val="20"/>
                <w:lang w:val="en-GB" w:eastAsia="en-GB"/>
              </w:rPr>
            </w:rPrChange>
          </w:rPr>
          <w:t>//8. Print a ticket for a store</w:t>
        </w:r>
      </w:ins>
    </w:p>
    <w:p w14:paraId="47E8F9D0" w14:textId="77777777" w:rsidR="00E250F6" w:rsidRPr="00FE56D0" w:rsidRDefault="00E250F6" w:rsidP="00E250F6">
      <w:pPr>
        <w:shd w:val="clear" w:color="auto" w:fill="FFFFFF"/>
        <w:spacing w:line="240" w:lineRule="auto"/>
        <w:jc w:val="left"/>
        <w:rPr>
          <w:ins w:id="4026" w:author="Marco Petri" w:date="2020-12-22T22:05:00Z"/>
          <w:rFonts w:ascii="Courier New" w:eastAsia="Times New Roman" w:hAnsi="Courier New" w:cs="Courier New"/>
          <w:color w:val="000000"/>
          <w:sz w:val="16"/>
          <w:szCs w:val="16"/>
          <w:lang w:val="en-GB" w:eastAsia="en-GB"/>
          <w:rPrChange w:id="4027" w:author="Marco Petri" w:date="2020-12-22T22:07:00Z">
            <w:rPr>
              <w:ins w:id="4028" w:author="Marco Petri" w:date="2020-12-22T22:05:00Z"/>
              <w:rFonts w:ascii="Courier New" w:eastAsia="Times New Roman" w:hAnsi="Courier New" w:cs="Courier New"/>
              <w:color w:val="000000"/>
              <w:sz w:val="20"/>
              <w:szCs w:val="20"/>
              <w:lang w:val="en-GB" w:eastAsia="en-GB"/>
            </w:rPr>
          </w:rPrChange>
        </w:rPr>
      </w:pPr>
      <w:ins w:id="4029" w:author="Marco Petri" w:date="2020-12-22T22:05:00Z">
        <w:r w:rsidRPr="00FE56D0">
          <w:rPr>
            <w:rFonts w:ascii="Courier New" w:eastAsia="Times New Roman" w:hAnsi="Courier New" w:cs="Courier New"/>
            <w:b/>
            <w:bCs/>
            <w:color w:val="0000FF"/>
            <w:sz w:val="16"/>
            <w:szCs w:val="16"/>
            <w:lang w:val="en-GB" w:eastAsia="en-GB"/>
            <w:rPrChange w:id="4030"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031" w:author="Marco Petri" w:date="2020-12-22T22:07:00Z">
              <w:rPr>
                <w:rFonts w:ascii="Courier New" w:eastAsia="Times New Roman" w:hAnsi="Courier New" w:cs="Courier New"/>
                <w:color w:val="000000"/>
                <w:sz w:val="20"/>
                <w:szCs w:val="20"/>
                <w:lang w:val="en-GB" w:eastAsia="en-GB"/>
              </w:rPr>
            </w:rPrChange>
          </w:rPr>
          <w:t xml:space="preserve"> printTicket[s:Store, qt:QueueTicket ,c:Customer, t:Time]{</w:t>
        </w:r>
      </w:ins>
    </w:p>
    <w:p w14:paraId="4FC4862A" w14:textId="77777777" w:rsidR="00E250F6" w:rsidRPr="00FE56D0" w:rsidRDefault="00E250F6" w:rsidP="00E250F6">
      <w:pPr>
        <w:shd w:val="clear" w:color="auto" w:fill="FFFFFF"/>
        <w:spacing w:line="240" w:lineRule="auto"/>
        <w:jc w:val="left"/>
        <w:rPr>
          <w:ins w:id="4032" w:author="Marco Petri" w:date="2020-12-22T22:05:00Z"/>
          <w:rFonts w:ascii="Courier New" w:eastAsia="Times New Roman" w:hAnsi="Courier New" w:cs="Courier New"/>
          <w:color w:val="008000"/>
          <w:sz w:val="16"/>
          <w:szCs w:val="16"/>
          <w:lang w:val="en-GB" w:eastAsia="en-GB"/>
          <w:rPrChange w:id="4033" w:author="Marco Petri" w:date="2020-12-22T22:07:00Z">
            <w:rPr>
              <w:ins w:id="4034" w:author="Marco Petri" w:date="2020-12-22T22:05:00Z"/>
              <w:rFonts w:ascii="Courier New" w:eastAsia="Times New Roman" w:hAnsi="Courier New" w:cs="Courier New"/>
              <w:color w:val="008000"/>
              <w:sz w:val="20"/>
              <w:szCs w:val="20"/>
              <w:lang w:val="en-GB" w:eastAsia="en-GB"/>
            </w:rPr>
          </w:rPrChange>
        </w:rPr>
      </w:pPr>
      <w:ins w:id="4035" w:author="Marco Petri" w:date="2020-12-22T22:05:00Z">
        <w:r w:rsidRPr="00FE56D0">
          <w:rPr>
            <w:rFonts w:ascii="Courier New" w:eastAsia="Times New Roman" w:hAnsi="Courier New" w:cs="Courier New"/>
            <w:color w:val="000000"/>
            <w:sz w:val="16"/>
            <w:szCs w:val="16"/>
            <w:lang w:val="en-GB" w:eastAsia="en-GB"/>
            <w:rPrChange w:id="403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037" w:author="Marco Petri" w:date="2020-12-22T22:07:00Z">
              <w:rPr>
                <w:rFonts w:ascii="Courier New" w:eastAsia="Times New Roman" w:hAnsi="Courier New" w:cs="Courier New"/>
                <w:color w:val="008000"/>
                <w:sz w:val="20"/>
                <w:szCs w:val="20"/>
                <w:lang w:val="en-GB" w:eastAsia="en-GB"/>
              </w:rPr>
            </w:rPrChange>
          </w:rPr>
          <w:t>//preconditions</w:t>
        </w:r>
      </w:ins>
    </w:p>
    <w:p w14:paraId="415BDEC9" w14:textId="77777777" w:rsidR="00E250F6" w:rsidRPr="00FE56D0" w:rsidRDefault="00E250F6" w:rsidP="00E250F6">
      <w:pPr>
        <w:shd w:val="clear" w:color="auto" w:fill="FFFFFF"/>
        <w:spacing w:line="240" w:lineRule="auto"/>
        <w:jc w:val="left"/>
        <w:rPr>
          <w:ins w:id="4038" w:author="Marco Petri" w:date="2020-12-22T22:05:00Z"/>
          <w:rFonts w:ascii="Courier New" w:eastAsia="Times New Roman" w:hAnsi="Courier New" w:cs="Courier New"/>
          <w:color w:val="000000"/>
          <w:sz w:val="16"/>
          <w:szCs w:val="16"/>
          <w:lang w:val="en-GB" w:eastAsia="en-GB"/>
          <w:rPrChange w:id="4039" w:author="Marco Petri" w:date="2020-12-22T22:07:00Z">
            <w:rPr>
              <w:ins w:id="4040" w:author="Marco Petri" w:date="2020-12-22T22:05:00Z"/>
              <w:rFonts w:ascii="Courier New" w:eastAsia="Times New Roman" w:hAnsi="Courier New" w:cs="Courier New"/>
              <w:color w:val="000000"/>
              <w:sz w:val="20"/>
              <w:szCs w:val="20"/>
              <w:lang w:val="en-GB" w:eastAsia="en-GB"/>
            </w:rPr>
          </w:rPrChange>
        </w:rPr>
      </w:pPr>
      <w:ins w:id="4041" w:author="Marco Petri" w:date="2020-12-22T22:05:00Z">
        <w:r w:rsidRPr="00FE56D0">
          <w:rPr>
            <w:rFonts w:ascii="Courier New" w:eastAsia="Times New Roman" w:hAnsi="Courier New" w:cs="Courier New"/>
            <w:color w:val="000000"/>
            <w:sz w:val="16"/>
            <w:szCs w:val="16"/>
            <w:lang w:val="en-GB" w:eastAsia="en-GB"/>
            <w:rPrChange w:id="4042" w:author="Marco Petri" w:date="2020-12-22T22:07:00Z">
              <w:rPr>
                <w:rFonts w:ascii="Courier New" w:eastAsia="Times New Roman" w:hAnsi="Courier New" w:cs="Courier New"/>
                <w:color w:val="000000"/>
                <w:sz w:val="20"/>
                <w:szCs w:val="20"/>
                <w:lang w:val="en-GB" w:eastAsia="en-GB"/>
              </w:rPr>
            </w:rPrChange>
          </w:rPr>
          <w:t xml:space="preserve">    qt.ticketOwner = c</w:t>
        </w:r>
      </w:ins>
    </w:p>
    <w:p w14:paraId="7C7EA393" w14:textId="77777777" w:rsidR="00E250F6" w:rsidRPr="00FE56D0" w:rsidRDefault="00E250F6" w:rsidP="00E250F6">
      <w:pPr>
        <w:shd w:val="clear" w:color="auto" w:fill="FFFFFF"/>
        <w:spacing w:line="240" w:lineRule="auto"/>
        <w:jc w:val="left"/>
        <w:rPr>
          <w:ins w:id="4043" w:author="Marco Petri" w:date="2020-12-22T22:05:00Z"/>
          <w:rFonts w:ascii="Courier New" w:eastAsia="Times New Roman" w:hAnsi="Courier New" w:cs="Courier New"/>
          <w:color w:val="000000"/>
          <w:sz w:val="16"/>
          <w:szCs w:val="16"/>
          <w:lang w:val="en-GB" w:eastAsia="en-GB"/>
          <w:rPrChange w:id="4044" w:author="Marco Petri" w:date="2020-12-22T22:07:00Z">
            <w:rPr>
              <w:ins w:id="4045" w:author="Marco Petri" w:date="2020-12-22T22:05:00Z"/>
              <w:rFonts w:ascii="Courier New" w:eastAsia="Times New Roman" w:hAnsi="Courier New" w:cs="Courier New"/>
              <w:color w:val="000000"/>
              <w:sz w:val="20"/>
              <w:szCs w:val="20"/>
              <w:lang w:val="en-GB" w:eastAsia="en-GB"/>
            </w:rPr>
          </w:rPrChange>
        </w:rPr>
      </w:pPr>
      <w:ins w:id="4046" w:author="Marco Petri" w:date="2020-12-22T22:05:00Z">
        <w:r w:rsidRPr="00FE56D0">
          <w:rPr>
            <w:rFonts w:ascii="Courier New" w:eastAsia="Times New Roman" w:hAnsi="Courier New" w:cs="Courier New"/>
            <w:color w:val="000000"/>
            <w:sz w:val="16"/>
            <w:szCs w:val="16"/>
            <w:lang w:val="en-GB" w:eastAsia="en-GB"/>
            <w:rPrChange w:id="4047"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4048"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404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05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051"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21564773" w14:textId="77777777" w:rsidR="00E250F6" w:rsidRPr="00FE56D0" w:rsidRDefault="00E250F6" w:rsidP="00E250F6">
      <w:pPr>
        <w:shd w:val="clear" w:color="auto" w:fill="FFFFFF"/>
        <w:spacing w:line="240" w:lineRule="auto"/>
        <w:jc w:val="left"/>
        <w:rPr>
          <w:ins w:id="4052" w:author="Marco Petri" w:date="2020-12-22T22:05:00Z"/>
          <w:rFonts w:ascii="Courier New" w:eastAsia="Times New Roman" w:hAnsi="Courier New" w:cs="Courier New"/>
          <w:color w:val="000000"/>
          <w:sz w:val="16"/>
          <w:szCs w:val="16"/>
          <w:lang w:val="en-GB" w:eastAsia="en-GB"/>
          <w:rPrChange w:id="4053" w:author="Marco Petri" w:date="2020-12-22T22:07:00Z">
            <w:rPr>
              <w:ins w:id="4054" w:author="Marco Petri" w:date="2020-12-22T22:05:00Z"/>
              <w:rFonts w:ascii="Courier New" w:eastAsia="Times New Roman" w:hAnsi="Courier New" w:cs="Courier New"/>
              <w:color w:val="000000"/>
              <w:sz w:val="20"/>
              <w:szCs w:val="20"/>
              <w:lang w:val="en-GB" w:eastAsia="en-GB"/>
            </w:rPr>
          </w:rPrChange>
        </w:rPr>
      </w:pPr>
      <w:ins w:id="4055" w:author="Marco Petri" w:date="2020-12-22T22:05:00Z">
        <w:r w:rsidRPr="00FE56D0">
          <w:rPr>
            <w:rFonts w:ascii="Courier New" w:eastAsia="Times New Roman" w:hAnsi="Courier New" w:cs="Courier New"/>
            <w:color w:val="000000"/>
            <w:sz w:val="16"/>
            <w:szCs w:val="16"/>
            <w:lang w:val="en-GB" w:eastAsia="en-GB"/>
            <w:rPrChange w:id="4056"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4057"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405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05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060" w:author="Marco Petri" w:date="2020-12-22T22:07:00Z">
              <w:rPr>
                <w:rFonts w:ascii="Courier New" w:eastAsia="Times New Roman" w:hAnsi="Courier New" w:cs="Courier New"/>
                <w:color w:val="000000"/>
                <w:sz w:val="20"/>
                <w:szCs w:val="20"/>
                <w:lang w:val="en-GB" w:eastAsia="en-GB"/>
              </w:rPr>
            </w:rPrChange>
          </w:rPr>
          <w:t xml:space="preserve"> s.storeTicketMachines.machinePrintedTickets.t</w:t>
        </w:r>
      </w:ins>
    </w:p>
    <w:p w14:paraId="05FFC2CC" w14:textId="77777777" w:rsidR="00E250F6" w:rsidRPr="00FE56D0" w:rsidRDefault="00E250F6" w:rsidP="00E250F6">
      <w:pPr>
        <w:shd w:val="clear" w:color="auto" w:fill="FFFFFF"/>
        <w:spacing w:line="240" w:lineRule="auto"/>
        <w:jc w:val="left"/>
        <w:rPr>
          <w:ins w:id="4061" w:author="Marco Petri" w:date="2020-12-22T22:05:00Z"/>
          <w:rFonts w:ascii="Courier New" w:eastAsia="Times New Roman" w:hAnsi="Courier New" w:cs="Courier New"/>
          <w:color w:val="000000"/>
          <w:sz w:val="16"/>
          <w:szCs w:val="16"/>
          <w:lang w:val="en-GB" w:eastAsia="en-GB"/>
          <w:rPrChange w:id="4062" w:author="Marco Petri" w:date="2020-12-22T22:07:00Z">
            <w:rPr>
              <w:ins w:id="4063" w:author="Marco Petri" w:date="2020-12-22T22:05:00Z"/>
              <w:rFonts w:ascii="Courier New" w:eastAsia="Times New Roman" w:hAnsi="Courier New" w:cs="Courier New"/>
              <w:color w:val="000000"/>
              <w:sz w:val="20"/>
              <w:szCs w:val="20"/>
              <w:lang w:val="en-GB" w:eastAsia="en-GB"/>
            </w:rPr>
          </w:rPrChange>
        </w:rPr>
      </w:pPr>
      <w:ins w:id="4064" w:author="Marco Petri" w:date="2020-12-22T22:05:00Z">
        <w:r w:rsidRPr="00FE56D0">
          <w:rPr>
            <w:rFonts w:ascii="Courier New" w:eastAsia="Times New Roman" w:hAnsi="Courier New" w:cs="Courier New"/>
            <w:color w:val="000000"/>
            <w:sz w:val="16"/>
            <w:szCs w:val="16"/>
            <w:lang w:val="en-GB" w:eastAsia="en-GB"/>
            <w:rPrChange w:id="4065"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4066"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406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06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069" w:author="Marco Petri" w:date="2020-12-22T22:07:00Z">
              <w:rPr>
                <w:rFonts w:ascii="Courier New" w:eastAsia="Times New Roman" w:hAnsi="Courier New" w:cs="Courier New"/>
                <w:color w:val="000000"/>
                <w:sz w:val="20"/>
                <w:szCs w:val="20"/>
                <w:lang w:val="en-GB" w:eastAsia="en-GB"/>
              </w:rPr>
            </w:rPrChange>
          </w:rPr>
          <w:t xml:space="preserve"> s.storeQueue.queueTickets.t</w:t>
        </w:r>
      </w:ins>
    </w:p>
    <w:p w14:paraId="3FE0D28B" w14:textId="77777777" w:rsidR="00E250F6" w:rsidRPr="00FE56D0" w:rsidRDefault="00E250F6" w:rsidP="00E250F6">
      <w:pPr>
        <w:shd w:val="clear" w:color="auto" w:fill="FFFFFF"/>
        <w:spacing w:line="240" w:lineRule="auto"/>
        <w:jc w:val="left"/>
        <w:rPr>
          <w:ins w:id="4070" w:author="Marco Petri" w:date="2020-12-22T22:05:00Z"/>
          <w:rFonts w:ascii="Courier New" w:eastAsia="Times New Roman" w:hAnsi="Courier New" w:cs="Courier New"/>
          <w:color w:val="000000"/>
          <w:sz w:val="16"/>
          <w:szCs w:val="16"/>
          <w:lang w:val="en-GB" w:eastAsia="en-GB"/>
          <w:rPrChange w:id="4071" w:author="Marco Petri" w:date="2020-12-22T22:07:00Z">
            <w:rPr>
              <w:ins w:id="4072" w:author="Marco Petri" w:date="2020-12-22T22:05:00Z"/>
              <w:rFonts w:ascii="Courier New" w:eastAsia="Times New Roman" w:hAnsi="Courier New" w:cs="Courier New"/>
              <w:color w:val="000000"/>
              <w:sz w:val="20"/>
              <w:szCs w:val="20"/>
              <w:lang w:val="en-GB" w:eastAsia="en-GB"/>
            </w:rPr>
          </w:rPrChange>
        </w:rPr>
      </w:pPr>
      <w:ins w:id="4073" w:author="Marco Petri" w:date="2020-12-22T22:05:00Z">
        <w:r w:rsidRPr="00FE56D0">
          <w:rPr>
            <w:rFonts w:ascii="Courier New" w:eastAsia="Times New Roman" w:hAnsi="Courier New" w:cs="Courier New"/>
            <w:color w:val="000000"/>
            <w:sz w:val="16"/>
            <w:szCs w:val="16"/>
            <w:lang w:val="en-GB" w:eastAsia="en-GB"/>
            <w:rPrChange w:id="4074"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4075"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407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07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078" w:author="Marco Petri" w:date="2020-12-22T22:07:00Z">
              <w:rPr>
                <w:rFonts w:ascii="Courier New" w:eastAsia="Times New Roman" w:hAnsi="Courier New" w:cs="Courier New"/>
                <w:color w:val="000000"/>
                <w:sz w:val="20"/>
                <w:szCs w:val="20"/>
                <w:lang w:val="en-GB" w:eastAsia="en-GB"/>
              </w:rPr>
            </w:rPrChange>
          </w:rPr>
          <w:t xml:space="preserve"> s.storeControllers.controllerCheckIns.t</w:t>
        </w:r>
      </w:ins>
    </w:p>
    <w:p w14:paraId="2EF9EE72" w14:textId="77777777" w:rsidR="00E250F6" w:rsidRPr="00FE56D0" w:rsidRDefault="00E250F6" w:rsidP="00E250F6">
      <w:pPr>
        <w:shd w:val="clear" w:color="auto" w:fill="FFFFFF"/>
        <w:spacing w:line="240" w:lineRule="auto"/>
        <w:jc w:val="left"/>
        <w:rPr>
          <w:ins w:id="4079" w:author="Marco Petri" w:date="2020-12-22T22:05:00Z"/>
          <w:rFonts w:ascii="Courier New" w:eastAsia="Times New Roman" w:hAnsi="Courier New" w:cs="Courier New"/>
          <w:color w:val="000000"/>
          <w:sz w:val="16"/>
          <w:szCs w:val="16"/>
          <w:lang w:val="en-GB" w:eastAsia="en-GB"/>
          <w:rPrChange w:id="4080" w:author="Marco Petri" w:date="2020-12-22T22:07:00Z">
            <w:rPr>
              <w:ins w:id="4081" w:author="Marco Petri" w:date="2020-12-22T22:05:00Z"/>
              <w:rFonts w:ascii="Courier New" w:eastAsia="Times New Roman" w:hAnsi="Courier New" w:cs="Courier New"/>
              <w:color w:val="000000"/>
              <w:sz w:val="20"/>
              <w:szCs w:val="20"/>
              <w:lang w:val="en-GB" w:eastAsia="en-GB"/>
            </w:rPr>
          </w:rPrChange>
        </w:rPr>
      </w:pPr>
      <w:ins w:id="4082" w:author="Marco Petri" w:date="2020-12-22T22:05:00Z">
        <w:r w:rsidRPr="00FE56D0">
          <w:rPr>
            <w:rFonts w:ascii="Courier New" w:eastAsia="Times New Roman" w:hAnsi="Courier New" w:cs="Courier New"/>
            <w:color w:val="000000"/>
            <w:sz w:val="16"/>
            <w:szCs w:val="16"/>
            <w:lang w:val="en-GB" w:eastAsia="en-GB"/>
            <w:rPrChange w:id="4083" w:author="Marco Petri" w:date="2020-12-22T22:07:00Z">
              <w:rPr>
                <w:rFonts w:ascii="Courier New" w:eastAsia="Times New Roman" w:hAnsi="Courier New" w:cs="Courier New"/>
                <w:color w:val="000000"/>
                <w:sz w:val="20"/>
                <w:szCs w:val="20"/>
                <w:lang w:val="en-GB" w:eastAsia="en-GB"/>
              </w:rPr>
            </w:rPrChange>
          </w:rPr>
          <w:t xml:space="preserve">    qt </w:t>
        </w:r>
        <w:r w:rsidRPr="00FE56D0">
          <w:rPr>
            <w:rFonts w:ascii="Courier New" w:eastAsia="Times New Roman" w:hAnsi="Courier New" w:cs="Courier New"/>
            <w:b/>
            <w:bCs/>
            <w:color w:val="0000FF"/>
            <w:sz w:val="16"/>
            <w:szCs w:val="16"/>
            <w:lang w:val="en-GB" w:eastAsia="en-GB"/>
            <w:rPrChange w:id="4084"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408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086"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087" w:author="Marco Petri" w:date="2020-12-22T22:07:00Z">
              <w:rPr>
                <w:rFonts w:ascii="Courier New" w:eastAsia="Times New Roman" w:hAnsi="Courier New" w:cs="Courier New"/>
                <w:color w:val="000000"/>
                <w:sz w:val="20"/>
                <w:szCs w:val="20"/>
                <w:lang w:val="en-GB" w:eastAsia="en-GB"/>
              </w:rPr>
            </w:rPrChange>
          </w:rPr>
          <w:t xml:space="preserve"> s.storeControllers.controllerCheckOuts.t</w:t>
        </w:r>
      </w:ins>
    </w:p>
    <w:p w14:paraId="453D5DFC" w14:textId="77777777" w:rsidR="00E250F6" w:rsidRPr="00FE56D0" w:rsidRDefault="00E250F6" w:rsidP="00E250F6">
      <w:pPr>
        <w:shd w:val="clear" w:color="auto" w:fill="FFFFFF"/>
        <w:spacing w:line="240" w:lineRule="auto"/>
        <w:jc w:val="left"/>
        <w:rPr>
          <w:ins w:id="4088" w:author="Marco Petri" w:date="2020-12-22T22:05:00Z"/>
          <w:rFonts w:ascii="Courier New" w:eastAsia="Times New Roman" w:hAnsi="Courier New" w:cs="Courier New"/>
          <w:color w:val="000000"/>
          <w:sz w:val="16"/>
          <w:szCs w:val="16"/>
          <w:lang w:val="en-GB" w:eastAsia="en-GB"/>
          <w:rPrChange w:id="4089" w:author="Marco Petri" w:date="2020-12-22T22:07:00Z">
            <w:rPr>
              <w:ins w:id="4090" w:author="Marco Petri" w:date="2020-12-22T22:05:00Z"/>
              <w:rFonts w:ascii="Courier New" w:eastAsia="Times New Roman" w:hAnsi="Courier New" w:cs="Courier New"/>
              <w:color w:val="000000"/>
              <w:sz w:val="20"/>
              <w:szCs w:val="20"/>
              <w:lang w:val="en-GB" w:eastAsia="en-GB"/>
            </w:rPr>
          </w:rPrChange>
        </w:rPr>
      </w:pPr>
    </w:p>
    <w:p w14:paraId="5E4B6CD4" w14:textId="77777777" w:rsidR="00E250F6" w:rsidRPr="00FE56D0" w:rsidRDefault="00E250F6" w:rsidP="00E250F6">
      <w:pPr>
        <w:shd w:val="clear" w:color="auto" w:fill="FFFFFF"/>
        <w:spacing w:line="240" w:lineRule="auto"/>
        <w:jc w:val="left"/>
        <w:rPr>
          <w:ins w:id="4091" w:author="Marco Petri" w:date="2020-12-22T22:05:00Z"/>
          <w:rFonts w:ascii="Courier New" w:eastAsia="Times New Roman" w:hAnsi="Courier New" w:cs="Courier New"/>
          <w:color w:val="008000"/>
          <w:sz w:val="16"/>
          <w:szCs w:val="16"/>
          <w:lang w:val="en-GB" w:eastAsia="en-GB"/>
          <w:rPrChange w:id="4092" w:author="Marco Petri" w:date="2020-12-22T22:07:00Z">
            <w:rPr>
              <w:ins w:id="4093" w:author="Marco Petri" w:date="2020-12-22T22:05:00Z"/>
              <w:rFonts w:ascii="Courier New" w:eastAsia="Times New Roman" w:hAnsi="Courier New" w:cs="Courier New"/>
              <w:color w:val="008000"/>
              <w:sz w:val="20"/>
              <w:szCs w:val="20"/>
              <w:lang w:val="en-GB" w:eastAsia="en-GB"/>
            </w:rPr>
          </w:rPrChange>
        </w:rPr>
      </w:pPr>
      <w:ins w:id="4094" w:author="Marco Petri" w:date="2020-12-22T22:05:00Z">
        <w:r w:rsidRPr="00FE56D0">
          <w:rPr>
            <w:rFonts w:ascii="Courier New" w:eastAsia="Times New Roman" w:hAnsi="Courier New" w:cs="Courier New"/>
            <w:color w:val="000000"/>
            <w:sz w:val="16"/>
            <w:szCs w:val="16"/>
            <w:lang w:val="en-GB" w:eastAsia="en-GB"/>
            <w:rPrChange w:id="409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096" w:author="Marco Petri" w:date="2020-12-22T22:07:00Z">
              <w:rPr>
                <w:rFonts w:ascii="Courier New" w:eastAsia="Times New Roman" w:hAnsi="Courier New" w:cs="Courier New"/>
                <w:color w:val="008000"/>
                <w:sz w:val="20"/>
                <w:szCs w:val="20"/>
                <w:lang w:val="en-GB" w:eastAsia="en-GB"/>
              </w:rPr>
            </w:rPrChange>
          </w:rPr>
          <w:t>//postconditions</w:t>
        </w:r>
      </w:ins>
    </w:p>
    <w:p w14:paraId="0E9AEA85" w14:textId="77777777" w:rsidR="00E250F6" w:rsidRPr="00FE56D0" w:rsidRDefault="00E250F6" w:rsidP="00E250F6">
      <w:pPr>
        <w:shd w:val="clear" w:color="auto" w:fill="FFFFFF"/>
        <w:spacing w:line="240" w:lineRule="auto"/>
        <w:jc w:val="left"/>
        <w:rPr>
          <w:ins w:id="4097" w:author="Marco Petri" w:date="2020-12-22T22:05:00Z"/>
          <w:rFonts w:ascii="Courier New" w:eastAsia="Times New Roman" w:hAnsi="Courier New" w:cs="Courier New"/>
          <w:color w:val="000000"/>
          <w:sz w:val="16"/>
          <w:szCs w:val="16"/>
          <w:lang w:val="en-GB" w:eastAsia="en-GB"/>
          <w:rPrChange w:id="4098" w:author="Marco Petri" w:date="2020-12-22T22:07:00Z">
            <w:rPr>
              <w:ins w:id="4099" w:author="Marco Petri" w:date="2020-12-22T22:05:00Z"/>
              <w:rFonts w:ascii="Courier New" w:eastAsia="Times New Roman" w:hAnsi="Courier New" w:cs="Courier New"/>
              <w:color w:val="000000"/>
              <w:sz w:val="20"/>
              <w:szCs w:val="20"/>
              <w:lang w:val="en-GB" w:eastAsia="en-GB"/>
            </w:rPr>
          </w:rPrChange>
        </w:rPr>
      </w:pPr>
      <w:ins w:id="4100" w:author="Marco Petri" w:date="2020-12-22T22:05:00Z">
        <w:r w:rsidRPr="00FE56D0">
          <w:rPr>
            <w:rFonts w:ascii="Courier New" w:eastAsia="Times New Roman" w:hAnsi="Courier New" w:cs="Courier New"/>
            <w:color w:val="000000"/>
            <w:sz w:val="16"/>
            <w:szCs w:val="16"/>
            <w:lang w:val="en-GB" w:eastAsia="en-GB"/>
            <w:rPrChange w:id="4101" w:author="Marco Petri" w:date="2020-12-22T22:07:00Z">
              <w:rPr>
                <w:rFonts w:ascii="Courier New" w:eastAsia="Times New Roman" w:hAnsi="Courier New" w:cs="Courier New"/>
                <w:color w:val="000000"/>
                <w:sz w:val="20"/>
                <w:szCs w:val="20"/>
                <w:lang w:val="en-GB" w:eastAsia="en-GB"/>
              </w:rPr>
            </w:rPrChange>
          </w:rPr>
          <w:t xml:space="preserve">    s.storeTicketMachines.machinePrintedTickets.(t.next) =</w:t>
        </w:r>
      </w:ins>
    </w:p>
    <w:p w14:paraId="68239A33" w14:textId="77777777" w:rsidR="00E250F6" w:rsidRPr="00FE56D0" w:rsidRDefault="00E250F6" w:rsidP="00E250F6">
      <w:pPr>
        <w:shd w:val="clear" w:color="auto" w:fill="FFFFFF"/>
        <w:spacing w:line="240" w:lineRule="auto"/>
        <w:jc w:val="left"/>
        <w:rPr>
          <w:ins w:id="4102" w:author="Marco Petri" w:date="2020-12-22T22:05:00Z"/>
          <w:rFonts w:ascii="Courier New" w:eastAsia="Times New Roman" w:hAnsi="Courier New" w:cs="Courier New"/>
          <w:color w:val="000000"/>
          <w:sz w:val="16"/>
          <w:szCs w:val="16"/>
          <w:lang w:val="en-GB" w:eastAsia="en-GB"/>
          <w:rPrChange w:id="4103" w:author="Marco Petri" w:date="2020-12-22T22:07:00Z">
            <w:rPr>
              <w:ins w:id="4104" w:author="Marco Petri" w:date="2020-12-22T22:05:00Z"/>
              <w:rFonts w:ascii="Courier New" w:eastAsia="Times New Roman" w:hAnsi="Courier New" w:cs="Courier New"/>
              <w:color w:val="000000"/>
              <w:sz w:val="20"/>
              <w:szCs w:val="20"/>
              <w:lang w:val="en-GB" w:eastAsia="en-GB"/>
            </w:rPr>
          </w:rPrChange>
        </w:rPr>
      </w:pPr>
      <w:ins w:id="4105" w:author="Marco Petri" w:date="2020-12-22T22:05:00Z">
        <w:r w:rsidRPr="00FE56D0">
          <w:rPr>
            <w:rFonts w:ascii="Courier New" w:eastAsia="Times New Roman" w:hAnsi="Courier New" w:cs="Courier New"/>
            <w:color w:val="000000"/>
            <w:sz w:val="16"/>
            <w:szCs w:val="16"/>
            <w:lang w:val="en-GB" w:eastAsia="en-GB"/>
            <w:rPrChange w:id="4106" w:author="Marco Petri" w:date="2020-12-22T22:07:00Z">
              <w:rPr>
                <w:rFonts w:ascii="Courier New" w:eastAsia="Times New Roman" w:hAnsi="Courier New" w:cs="Courier New"/>
                <w:color w:val="000000"/>
                <w:sz w:val="20"/>
                <w:szCs w:val="20"/>
                <w:lang w:val="en-GB" w:eastAsia="en-GB"/>
              </w:rPr>
            </w:rPrChange>
          </w:rPr>
          <w:t xml:space="preserve">        s.storeTicketMachines.machinePrintedTickets .t + qt</w:t>
        </w:r>
      </w:ins>
    </w:p>
    <w:p w14:paraId="38DF84F9" w14:textId="77777777" w:rsidR="00E250F6" w:rsidRPr="00FE56D0" w:rsidRDefault="00E250F6" w:rsidP="00E250F6">
      <w:pPr>
        <w:shd w:val="clear" w:color="auto" w:fill="FFFFFF"/>
        <w:spacing w:line="240" w:lineRule="auto"/>
        <w:jc w:val="left"/>
        <w:rPr>
          <w:ins w:id="4107" w:author="Marco Petri" w:date="2020-12-22T22:05:00Z"/>
          <w:rFonts w:ascii="Courier New" w:eastAsia="Times New Roman" w:hAnsi="Courier New" w:cs="Courier New"/>
          <w:color w:val="000000"/>
          <w:sz w:val="16"/>
          <w:szCs w:val="16"/>
          <w:lang w:val="en-GB" w:eastAsia="en-GB"/>
          <w:rPrChange w:id="4108" w:author="Marco Petri" w:date="2020-12-22T22:07:00Z">
            <w:rPr>
              <w:ins w:id="4109" w:author="Marco Petri" w:date="2020-12-22T22:05:00Z"/>
              <w:rFonts w:ascii="Courier New" w:eastAsia="Times New Roman" w:hAnsi="Courier New" w:cs="Courier New"/>
              <w:color w:val="000000"/>
              <w:sz w:val="20"/>
              <w:szCs w:val="20"/>
              <w:lang w:val="en-GB" w:eastAsia="en-GB"/>
            </w:rPr>
          </w:rPrChange>
        </w:rPr>
      </w:pPr>
      <w:ins w:id="4110" w:author="Marco Petri" w:date="2020-12-22T22:05:00Z">
        <w:r w:rsidRPr="00FE56D0">
          <w:rPr>
            <w:rFonts w:ascii="Courier New" w:eastAsia="Times New Roman" w:hAnsi="Courier New" w:cs="Courier New"/>
            <w:color w:val="000000"/>
            <w:sz w:val="16"/>
            <w:szCs w:val="16"/>
            <w:lang w:val="en-GB" w:eastAsia="en-GB"/>
            <w:rPrChange w:id="4111" w:author="Marco Petri" w:date="2020-12-22T22:07:00Z">
              <w:rPr>
                <w:rFonts w:ascii="Courier New" w:eastAsia="Times New Roman" w:hAnsi="Courier New" w:cs="Courier New"/>
                <w:color w:val="000000"/>
                <w:sz w:val="20"/>
                <w:szCs w:val="20"/>
                <w:lang w:val="en-GB" w:eastAsia="en-GB"/>
              </w:rPr>
            </w:rPrChange>
          </w:rPr>
          <w:t xml:space="preserve">    s.storeQueue.queueTickets.(t.next) = s.storeQueue.queueTickets.t + qt</w:t>
        </w:r>
      </w:ins>
    </w:p>
    <w:p w14:paraId="71FD1441" w14:textId="77777777" w:rsidR="00E250F6" w:rsidRPr="00FE56D0" w:rsidRDefault="00E250F6" w:rsidP="00E250F6">
      <w:pPr>
        <w:shd w:val="clear" w:color="auto" w:fill="FFFFFF"/>
        <w:spacing w:line="240" w:lineRule="auto"/>
        <w:jc w:val="left"/>
        <w:rPr>
          <w:ins w:id="4112" w:author="Marco Petri" w:date="2020-12-22T22:05:00Z"/>
          <w:rFonts w:ascii="Courier New" w:eastAsia="Times New Roman" w:hAnsi="Courier New" w:cs="Courier New"/>
          <w:color w:val="000000"/>
          <w:sz w:val="16"/>
          <w:szCs w:val="16"/>
          <w:lang w:val="en-GB" w:eastAsia="en-GB"/>
          <w:rPrChange w:id="4113" w:author="Marco Petri" w:date="2020-12-22T22:07:00Z">
            <w:rPr>
              <w:ins w:id="4114" w:author="Marco Petri" w:date="2020-12-22T22:05:00Z"/>
              <w:rFonts w:ascii="Courier New" w:eastAsia="Times New Roman" w:hAnsi="Courier New" w:cs="Courier New"/>
              <w:color w:val="000000"/>
              <w:sz w:val="20"/>
              <w:szCs w:val="20"/>
              <w:lang w:val="en-GB" w:eastAsia="en-GB"/>
            </w:rPr>
          </w:rPrChange>
        </w:rPr>
      </w:pPr>
      <w:ins w:id="4115" w:author="Marco Petri" w:date="2020-12-22T22:05:00Z">
        <w:r w:rsidRPr="00FE56D0">
          <w:rPr>
            <w:rFonts w:ascii="Courier New" w:eastAsia="Times New Roman" w:hAnsi="Courier New" w:cs="Courier New"/>
            <w:color w:val="000000"/>
            <w:sz w:val="16"/>
            <w:szCs w:val="16"/>
            <w:lang w:val="en-GB" w:eastAsia="en-GB"/>
            <w:rPrChange w:id="411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117"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118" w:author="Marco Petri" w:date="2020-12-22T22:07:00Z">
              <w:rPr>
                <w:rFonts w:ascii="Courier New" w:eastAsia="Times New Roman" w:hAnsi="Courier New" w:cs="Courier New"/>
                <w:color w:val="000000"/>
                <w:sz w:val="20"/>
                <w:szCs w:val="20"/>
                <w:lang w:val="en-GB" w:eastAsia="en-GB"/>
              </w:rPr>
            </w:rPrChange>
          </w:rPr>
          <w:t xml:space="preserve"> qn1: QueueTicket |</w:t>
        </w:r>
      </w:ins>
    </w:p>
    <w:p w14:paraId="14FEEC9D" w14:textId="77777777" w:rsidR="00E250F6" w:rsidRPr="00FE56D0" w:rsidRDefault="00E250F6" w:rsidP="00E250F6">
      <w:pPr>
        <w:shd w:val="clear" w:color="auto" w:fill="FFFFFF"/>
        <w:spacing w:line="240" w:lineRule="auto"/>
        <w:jc w:val="left"/>
        <w:rPr>
          <w:ins w:id="4119" w:author="Marco Petri" w:date="2020-12-22T22:05:00Z"/>
          <w:rFonts w:ascii="Courier New" w:eastAsia="Times New Roman" w:hAnsi="Courier New" w:cs="Courier New"/>
          <w:color w:val="000000"/>
          <w:sz w:val="16"/>
          <w:szCs w:val="16"/>
          <w:lang w:val="en-GB" w:eastAsia="en-GB"/>
          <w:rPrChange w:id="4120" w:author="Marco Petri" w:date="2020-12-22T22:07:00Z">
            <w:rPr>
              <w:ins w:id="4121" w:author="Marco Petri" w:date="2020-12-22T22:05:00Z"/>
              <w:rFonts w:ascii="Courier New" w:eastAsia="Times New Roman" w:hAnsi="Courier New" w:cs="Courier New"/>
              <w:color w:val="000000"/>
              <w:sz w:val="20"/>
              <w:szCs w:val="20"/>
              <w:lang w:val="en-GB" w:eastAsia="en-GB"/>
            </w:rPr>
          </w:rPrChange>
        </w:rPr>
      </w:pPr>
      <w:ins w:id="4122" w:author="Marco Petri" w:date="2020-12-22T22:05:00Z">
        <w:r w:rsidRPr="00FE56D0">
          <w:rPr>
            <w:rFonts w:ascii="Courier New" w:eastAsia="Times New Roman" w:hAnsi="Courier New" w:cs="Courier New"/>
            <w:color w:val="000000"/>
            <w:sz w:val="16"/>
            <w:szCs w:val="16"/>
            <w:lang w:val="en-GB" w:eastAsia="en-GB"/>
            <w:rPrChange w:id="4123" w:author="Marco Petri" w:date="2020-12-22T22:07:00Z">
              <w:rPr>
                <w:rFonts w:ascii="Courier New" w:eastAsia="Times New Roman" w:hAnsi="Courier New" w:cs="Courier New"/>
                <w:color w:val="000000"/>
                <w:sz w:val="20"/>
                <w:szCs w:val="20"/>
                <w:lang w:val="en-GB" w:eastAsia="en-GB"/>
              </w:rPr>
            </w:rPrChange>
          </w:rPr>
          <w:t xml:space="preserve">        (qn1 </w:t>
        </w:r>
        <w:r w:rsidRPr="00FE56D0">
          <w:rPr>
            <w:rFonts w:ascii="Courier New" w:eastAsia="Times New Roman" w:hAnsi="Courier New" w:cs="Courier New"/>
            <w:b/>
            <w:bCs/>
            <w:color w:val="0000FF"/>
            <w:sz w:val="16"/>
            <w:szCs w:val="16"/>
            <w:lang w:val="en-GB" w:eastAsia="en-GB"/>
            <w:rPrChange w:id="4124"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125" w:author="Marco Petri" w:date="2020-12-22T22:07:00Z">
              <w:rPr>
                <w:rFonts w:ascii="Courier New" w:eastAsia="Times New Roman" w:hAnsi="Courier New" w:cs="Courier New"/>
                <w:color w:val="000000"/>
                <w:sz w:val="20"/>
                <w:szCs w:val="20"/>
                <w:lang w:val="en-GB" w:eastAsia="en-GB"/>
              </w:rPr>
            </w:rPrChange>
          </w:rPr>
          <w:t xml:space="preserve"> s.storeQueue.queueTickets.(t.next) </w:t>
        </w:r>
        <w:r w:rsidRPr="00FE56D0">
          <w:rPr>
            <w:rFonts w:ascii="Courier New" w:eastAsia="Times New Roman" w:hAnsi="Courier New" w:cs="Courier New"/>
            <w:b/>
            <w:bCs/>
            <w:color w:val="0000FF"/>
            <w:sz w:val="16"/>
            <w:szCs w:val="16"/>
            <w:lang w:val="en-GB" w:eastAsia="en-GB"/>
            <w:rPrChange w:id="4126"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4127" w:author="Marco Petri" w:date="2020-12-22T22:07:00Z">
              <w:rPr>
                <w:rFonts w:ascii="Courier New" w:eastAsia="Times New Roman" w:hAnsi="Courier New" w:cs="Courier New"/>
                <w:color w:val="000000"/>
                <w:sz w:val="20"/>
                <w:szCs w:val="20"/>
                <w:lang w:val="en-GB" w:eastAsia="en-GB"/>
              </w:rPr>
            </w:rPrChange>
          </w:rPr>
          <w:t xml:space="preserve"> qn1 != qt )</w:t>
        </w:r>
      </w:ins>
    </w:p>
    <w:p w14:paraId="12C80533" w14:textId="77777777" w:rsidR="00E250F6" w:rsidRPr="00FE56D0" w:rsidRDefault="00E250F6" w:rsidP="00E250F6">
      <w:pPr>
        <w:shd w:val="clear" w:color="auto" w:fill="FFFFFF"/>
        <w:spacing w:line="240" w:lineRule="auto"/>
        <w:jc w:val="left"/>
        <w:rPr>
          <w:ins w:id="4128" w:author="Marco Petri" w:date="2020-12-22T22:05:00Z"/>
          <w:rFonts w:ascii="Courier New" w:eastAsia="Times New Roman" w:hAnsi="Courier New" w:cs="Courier New"/>
          <w:color w:val="000000"/>
          <w:sz w:val="16"/>
          <w:szCs w:val="16"/>
          <w:lang w:val="en-GB" w:eastAsia="en-GB"/>
          <w:rPrChange w:id="4129" w:author="Marco Petri" w:date="2020-12-22T22:07:00Z">
            <w:rPr>
              <w:ins w:id="4130" w:author="Marco Petri" w:date="2020-12-22T22:05:00Z"/>
              <w:rFonts w:ascii="Courier New" w:eastAsia="Times New Roman" w:hAnsi="Courier New" w:cs="Courier New"/>
              <w:color w:val="000000"/>
              <w:sz w:val="20"/>
              <w:szCs w:val="20"/>
              <w:lang w:val="en-GB" w:eastAsia="en-GB"/>
            </w:rPr>
          </w:rPrChange>
        </w:rPr>
      </w:pPr>
      <w:ins w:id="4131" w:author="Marco Petri" w:date="2020-12-22T22:05:00Z">
        <w:r w:rsidRPr="00FE56D0">
          <w:rPr>
            <w:rFonts w:ascii="Courier New" w:eastAsia="Times New Roman" w:hAnsi="Courier New" w:cs="Courier New"/>
            <w:color w:val="000000"/>
            <w:sz w:val="16"/>
            <w:szCs w:val="16"/>
            <w:lang w:val="en-GB" w:eastAsia="en-GB"/>
            <w:rPrChange w:id="413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133" w:author="Marco Petri" w:date="2020-12-22T22:07:00Z">
              <w:rPr>
                <w:rFonts w:ascii="Courier New" w:eastAsia="Times New Roman" w:hAnsi="Courier New" w:cs="Courier New"/>
                <w:b/>
                <w:bCs/>
                <w:color w:val="0000FF"/>
                <w:sz w:val="20"/>
                <w:szCs w:val="20"/>
                <w:lang w:val="en-GB" w:eastAsia="en-GB"/>
              </w:rPr>
            </w:rPrChange>
          </w:rPr>
          <w:t>implies</w:t>
        </w:r>
      </w:ins>
    </w:p>
    <w:p w14:paraId="1E7C37EB" w14:textId="77777777" w:rsidR="00E250F6" w:rsidRPr="00FE56D0" w:rsidRDefault="00E250F6" w:rsidP="00E250F6">
      <w:pPr>
        <w:shd w:val="clear" w:color="auto" w:fill="FFFFFF"/>
        <w:spacing w:line="240" w:lineRule="auto"/>
        <w:jc w:val="left"/>
        <w:rPr>
          <w:ins w:id="4134" w:author="Marco Petri" w:date="2020-12-22T22:05:00Z"/>
          <w:rFonts w:ascii="Courier New" w:eastAsia="Times New Roman" w:hAnsi="Courier New" w:cs="Courier New"/>
          <w:color w:val="000000"/>
          <w:sz w:val="16"/>
          <w:szCs w:val="16"/>
          <w:lang w:val="en-GB" w:eastAsia="en-GB"/>
          <w:rPrChange w:id="4135" w:author="Marco Petri" w:date="2020-12-22T22:07:00Z">
            <w:rPr>
              <w:ins w:id="4136" w:author="Marco Petri" w:date="2020-12-22T22:05:00Z"/>
              <w:rFonts w:ascii="Courier New" w:eastAsia="Times New Roman" w:hAnsi="Courier New" w:cs="Courier New"/>
              <w:color w:val="000000"/>
              <w:sz w:val="20"/>
              <w:szCs w:val="20"/>
              <w:lang w:val="en-GB" w:eastAsia="en-GB"/>
            </w:rPr>
          </w:rPrChange>
        </w:rPr>
      </w:pPr>
      <w:ins w:id="4137" w:author="Marco Petri" w:date="2020-12-22T22:05:00Z">
        <w:r w:rsidRPr="00FE56D0">
          <w:rPr>
            <w:rFonts w:ascii="Courier New" w:eastAsia="Times New Roman" w:hAnsi="Courier New" w:cs="Courier New"/>
            <w:color w:val="000000"/>
            <w:sz w:val="16"/>
            <w:szCs w:val="16"/>
            <w:lang w:val="en-GB" w:eastAsia="en-GB"/>
            <w:rPrChange w:id="4138" w:author="Marco Petri" w:date="2020-12-22T22:07:00Z">
              <w:rPr>
                <w:rFonts w:ascii="Courier New" w:eastAsia="Times New Roman" w:hAnsi="Courier New" w:cs="Courier New"/>
                <w:color w:val="000000"/>
                <w:sz w:val="20"/>
                <w:szCs w:val="20"/>
                <w:lang w:val="en-GB" w:eastAsia="en-GB"/>
              </w:rPr>
            </w:rPrChange>
          </w:rPr>
          <w:t xml:space="preserve">        lt[qn1, qt]</w:t>
        </w:r>
      </w:ins>
    </w:p>
    <w:p w14:paraId="1E79E34D" w14:textId="77777777" w:rsidR="00E250F6" w:rsidRPr="00FE56D0" w:rsidRDefault="00E250F6" w:rsidP="00E250F6">
      <w:pPr>
        <w:shd w:val="clear" w:color="auto" w:fill="FFFFFF"/>
        <w:spacing w:line="240" w:lineRule="auto"/>
        <w:jc w:val="left"/>
        <w:rPr>
          <w:ins w:id="4139" w:author="Marco Petri" w:date="2020-12-22T22:05:00Z"/>
          <w:rFonts w:ascii="Courier New" w:eastAsia="Times New Roman" w:hAnsi="Courier New" w:cs="Courier New"/>
          <w:color w:val="000000"/>
          <w:sz w:val="16"/>
          <w:szCs w:val="16"/>
          <w:lang w:val="en-GB" w:eastAsia="en-GB"/>
          <w:rPrChange w:id="4140" w:author="Marco Petri" w:date="2020-12-22T22:07:00Z">
            <w:rPr>
              <w:ins w:id="4141" w:author="Marco Petri" w:date="2020-12-22T22:05:00Z"/>
              <w:rFonts w:ascii="Courier New" w:eastAsia="Times New Roman" w:hAnsi="Courier New" w:cs="Courier New"/>
              <w:color w:val="000000"/>
              <w:sz w:val="20"/>
              <w:szCs w:val="20"/>
              <w:lang w:val="en-GB" w:eastAsia="en-GB"/>
            </w:rPr>
          </w:rPrChange>
        </w:rPr>
      </w:pPr>
      <w:ins w:id="4142" w:author="Marco Petri" w:date="2020-12-22T22:05:00Z">
        <w:r w:rsidRPr="00FE56D0">
          <w:rPr>
            <w:rFonts w:ascii="Courier New" w:eastAsia="Times New Roman" w:hAnsi="Courier New" w:cs="Courier New"/>
            <w:color w:val="000000"/>
            <w:sz w:val="16"/>
            <w:szCs w:val="16"/>
            <w:lang w:val="en-GB" w:eastAsia="en-GB"/>
            <w:rPrChange w:id="4143" w:author="Marco Petri" w:date="2020-12-22T22:07:00Z">
              <w:rPr>
                <w:rFonts w:ascii="Courier New" w:eastAsia="Times New Roman" w:hAnsi="Courier New" w:cs="Courier New"/>
                <w:color w:val="000000"/>
                <w:sz w:val="20"/>
                <w:szCs w:val="20"/>
                <w:lang w:val="en-GB" w:eastAsia="en-GB"/>
              </w:rPr>
            </w:rPrChange>
          </w:rPr>
          <w:t>}</w:t>
        </w:r>
      </w:ins>
    </w:p>
    <w:p w14:paraId="4511CBE7" w14:textId="77777777" w:rsidR="00E250F6" w:rsidRPr="00FE56D0" w:rsidRDefault="00E250F6" w:rsidP="00E250F6">
      <w:pPr>
        <w:shd w:val="clear" w:color="auto" w:fill="FFFFFF"/>
        <w:spacing w:line="240" w:lineRule="auto"/>
        <w:jc w:val="left"/>
        <w:rPr>
          <w:ins w:id="4144" w:author="Marco Petri" w:date="2020-12-22T22:05:00Z"/>
          <w:rFonts w:ascii="Courier New" w:eastAsia="Times New Roman" w:hAnsi="Courier New" w:cs="Courier New"/>
          <w:color w:val="000000"/>
          <w:sz w:val="16"/>
          <w:szCs w:val="16"/>
          <w:lang w:val="en-GB" w:eastAsia="en-GB"/>
          <w:rPrChange w:id="4145" w:author="Marco Petri" w:date="2020-12-22T22:07:00Z">
            <w:rPr>
              <w:ins w:id="4146" w:author="Marco Petri" w:date="2020-12-22T22:05:00Z"/>
              <w:rFonts w:ascii="Courier New" w:eastAsia="Times New Roman" w:hAnsi="Courier New" w:cs="Courier New"/>
              <w:color w:val="000000"/>
              <w:sz w:val="20"/>
              <w:szCs w:val="20"/>
              <w:lang w:val="en-GB" w:eastAsia="en-GB"/>
            </w:rPr>
          </w:rPrChange>
        </w:rPr>
      </w:pPr>
    </w:p>
    <w:p w14:paraId="56C828F8" w14:textId="77777777" w:rsidR="00E250F6" w:rsidRPr="00FE56D0" w:rsidRDefault="00E250F6" w:rsidP="00E250F6">
      <w:pPr>
        <w:shd w:val="clear" w:color="auto" w:fill="FFFFFF"/>
        <w:spacing w:line="240" w:lineRule="auto"/>
        <w:jc w:val="left"/>
        <w:rPr>
          <w:ins w:id="4147" w:author="Marco Petri" w:date="2020-12-22T22:05:00Z"/>
          <w:rFonts w:ascii="Courier New" w:eastAsia="Times New Roman" w:hAnsi="Courier New" w:cs="Courier New"/>
          <w:color w:val="008000"/>
          <w:sz w:val="16"/>
          <w:szCs w:val="16"/>
          <w:lang w:val="en-GB" w:eastAsia="en-GB"/>
          <w:rPrChange w:id="4148" w:author="Marco Petri" w:date="2020-12-22T22:07:00Z">
            <w:rPr>
              <w:ins w:id="4149" w:author="Marco Petri" w:date="2020-12-22T22:05:00Z"/>
              <w:rFonts w:ascii="Courier New" w:eastAsia="Times New Roman" w:hAnsi="Courier New" w:cs="Courier New"/>
              <w:color w:val="008000"/>
              <w:sz w:val="20"/>
              <w:szCs w:val="20"/>
              <w:lang w:val="en-GB" w:eastAsia="en-GB"/>
            </w:rPr>
          </w:rPrChange>
        </w:rPr>
      </w:pPr>
      <w:ins w:id="4150" w:author="Marco Petri" w:date="2020-12-22T22:05:00Z">
        <w:r w:rsidRPr="00FE56D0">
          <w:rPr>
            <w:rFonts w:ascii="Courier New" w:eastAsia="Times New Roman" w:hAnsi="Courier New" w:cs="Courier New"/>
            <w:color w:val="008000"/>
            <w:sz w:val="16"/>
            <w:szCs w:val="16"/>
            <w:lang w:val="en-GB" w:eastAsia="en-GB"/>
            <w:rPrChange w:id="4151" w:author="Marco Petri" w:date="2020-12-22T22:07:00Z">
              <w:rPr>
                <w:rFonts w:ascii="Courier New" w:eastAsia="Times New Roman" w:hAnsi="Courier New" w:cs="Courier New"/>
                <w:color w:val="008000"/>
                <w:sz w:val="20"/>
                <w:szCs w:val="20"/>
                <w:lang w:val="en-GB" w:eastAsia="en-GB"/>
              </w:rPr>
            </w:rPrChange>
          </w:rPr>
          <w:t>/************************</w:t>
        </w:r>
      </w:ins>
    </w:p>
    <w:p w14:paraId="57D899F1" w14:textId="77777777" w:rsidR="00E250F6" w:rsidRPr="00FE56D0" w:rsidRDefault="00E250F6" w:rsidP="00E250F6">
      <w:pPr>
        <w:shd w:val="clear" w:color="auto" w:fill="FFFFFF"/>
        <w:spacing w:line="240" w:lineRule="auto"/>
        <w:jc w:val="left"/>
        <w:rPr>
          <w:ins w:id="4152" w:author="Marco Petri" w:date="2020-12-22T22:05:00Z"/>
          <w:rFonts w:ascii="Courier New" w:eastAsia="Times New Roman" w:hAnsi="Courier New" w:cs="Courier New"/>
          <w:color w:val="008000"/>
          <w:sz w:val="16"/>
          <w:szCs w:val="16"/>
          <w:lang w:val="en-GB" w:eastAsia="en-GB"/>
          <w:rPrChange w:id="4153" w:author="Marco Petri" w:date="2020-12-22T22:07:00Z">
            <w:rPr>
              <w:ins w:id="4154" w:author="Marco Petri" w:date="2020-12-22T22:05:00Z"/>
              <w:rFonts w:ascii="Courier New" w:eastAsia="Times New Roman" w:hAnsi="Courier New" w:cs="Courier New"/>
              <w:color w:val="008000"/>
              <w:sz w:val="20"/>
              <w:szCs w:val="20"/>
              <w:lang w:val="en-GB" w:eastAsia="en-GB"/>
            </w:rPr>
          </w:rPrChange>
        </w:rPr>
      </w:pPr>
      <w:ins w:id="4155" w:author="Marco Petri" w:date="2020-12-22T22:05:00Z">
        <w:r w:rsidRPr="00FE56D0">
          <w:rPr>
            <w:rFonts w:ascii="Courier New" w:eastAsia="Times New Roman" w:hAnsi="Courier New" w:cs="Courier New"/>
            <w:color w:val="008000"/>
            <w:sz w:val="16"/>
            <w:szCs w:val="16"/>
            <w:lang w:val="en-GB" w:eastAsia="en-GB"/>
            <w:rPrChange w:id="4156" w:author="Marco Petri" w:date="2020-12-22T22:07:00Z">
              <w:rPr>
                <w:rFonts w:ascii="Courier New" w:eastAsia="Times New Roman" w:hAnsi="Courier New" w:cs="Courier New"/>
                <w:color w:val="008000"/>
                <w:sz w:val="20"/>
                <w:szCs w:val="20"/>
                <w:lang w:val="en-GB" w:eastAsia="en-GB"/>
              </w:rPr>
            </w:rPrChange>
          </w:rPr>
          <w:t xml:space="preserve"> *                      *</w:t>
        </w:r>
      </w:ins>
    </w:p>
    <w:p w14:paraId="2B96A950" w14:textId="77777777" w:rsidR="00E250F6" w:rsidRPr="00FE56D0" w:rsidRDefault="00E250F6" w:rsidP="00E250F6">
      <w:pPr>
        <w:shd w:val="clear" w:color="auto" w:fill="FFFFFF"/>
        <w:spacing w:line="240" w:lineRule="auto"/>
        <w:jc w:val="left"/>
        <w:rPr>
          <w:ins w:id="4157" w:author="Marco Petri" w:date="2020-12-22T22:05:00Z"/>
          <w:rFonts w:ascii="Courier New" w:eastAsia="Times New Roman" w:hAnsi="Courier New" w:cs="Courier New"/>
          <w:color w:val="008000"/>
          <w:sz w:val="16"/>
          <w:szCs w:val="16"/>
          <w:lang w:val="en-GB" w:eastAsia="en-GB"/>
          <w:rPrChange w:id="4158" w:author="Marco Petri" w:date="2020-12-22T22:07:00Z">
            <w:rPr>
              <w:ins w:id="4159" w:author="Marco Petri" w:date="2020-12-22T22:05:00Z"/>
              <w:rFonts w:ascii="Courier New" w:eastAsia="Times New Roman" w:hAnsi="Courier New" w:cs="Courier New"/>
              <w:color w:val="008000"/>
              <w:sz w:val="20"/>
              <w:szCs w:val="20"/>
              <w:lang w:val="en-GB" w:eastAsia="en-GB"/>
            </w:rPr>
          </w:rPrChange>
        </w:rPr>
      </w:pPr>
      <w:ins w:id="4160" w:author="Marco Petri" w:date="2020-12-22T22:05:00Z">
        <w:r w:rsidRPr="00FE56D0">
          <w:rPr>
            <w:rFonts w:ascii="Courier New" w:eastAsia="Times New Roman" w:hAnsi="Courier New" w:cs="Courier New"/>
            <w:color w:val="008000"/>
            <w:sz w:val="16"/>
            <w:szCs w:val="16"/>
            <w:lang w:val="en-GB" w:eastAsia="en-GB"/>
            <w:rPrChange w:id="4161" w:author="Marco Petri" w:date="2020-12-22T22:07:00Z">
              <w:rPr>
                <w:rFonts w:ascii="Courier New" w:eastAsia="Times New Roman" w:hAnsi="Courier New" w:cs="Courier New"/>
                <w:color w:val="008000"/>
                <w:sz w:val="20"/>
                <w:szCs w:val="20"/>
                <w:lang w:val="en-GB" w:eastAsia="en-GB"/>
              </w:rPr>
            </w:rPrChange>
          </w:rPr>
          <w:t xml:space="preserve"> *                      *</w:t>
        </w:r>
      </w:ins>
    </w:p>
    <w:p w14:paraId="4DEA3814" w14:textId="77777777" w:rsidR="00E250F6" w:rsidRPr="00FE56D0" w:rsidRDefault="00E250F6" w:rsidP="00E250F6">
      <w:pPr>
        <w:shd w:val="clear" w:color="auto" w:fill="FFFFFF"/>
        <w:spacing w:line="240" w:lineRule="auto"/>
        <w:jc w:val="left"/>
        <w:rPr>
          <w:ins w:id="4162" w:author="Marco Petri" w:date="2020-12-22T22:05:00Z"/>
          <w:rFonts w:ascii="Courier New" w:eastAsia="Times New Roman" w:hAnsi="Courier New" w:cs="Courier New"/>
          <w:color w:val="008000"/>
          <w:sz w:val="16"/>
          <w:szCs w:val="16"/>
          <w:lang w:val="en-GB" w:eastAsia="en-GB"/>
          <w:rPrChange w:id="4163" w:author="Marco Petri" w:date="2020-12-22T22:07:00Z">
            <w:rPr>
              <w:ins w:id="4164" w:author="Marco Petri" w:date="2020-12-22T22:05:00Z"/>
              <w:rFonts w:ascii="Courier New" w:eastAsia="Times New Roman" w:hAnsi="Courier New" w:cs="Courier New"/>
              <w:color w:val="008000"/>
              <w:sz w:val="20"/>
              <w:szCs w:val="20"/>
              <w:lang w:val="en-GB" w:eastAsia="en-GB"/>
            </w:rPr>
          </w:rPrChange>
        </w:rPr>
      </w:pPr>
      <w:ins w:id="4165" w:author="Marco Petri" w:date="2020-12-22T22:05:00Z">
        <w:r w:rsidRPr="00FE56D0">
          <w:rPr>
            <w:rFonts w:ascii="Courier New" w:eastAsia="Times New Roman" w:hAnsi="Courier New" w:cs="Courier New"/>
            <w:color w:val="008000"/>
            <w:sz w:val="16"/>
            <w:szCs w:val="16"/>
            <w:lang w:val="en-GB" w:eastAsia="en-GB"/>
            <w:rPrChange w:id="4166" w:author="Marco Petri" w:date="2020-12-22T22:07:00Z">
              <w:rPr>
                <w:rFonts w:ascii="Courier New" w:eastAsia="Times New Roman" w:hAnsi="Courier New" w:cs="Courier New"/>
                <w:color w:val="008000"/>
                <w:sz w:val="20"/>
                <w:szCs w:val="20"/>
                <w:lang w:val="en-GB" w:eastAsia="en-GB"/>
              </w:rPr>
            </w:rPrChange>
          </w:rPr>
          <w:t xml:space="preserve"> *      AUXILIARY       *</w:t>
        </w:r>
      </w:ins>
    </w:p>
    <w:p w14:paraId="2D764530" w14:textId="77777777" w:rsidR="00E250F6" w:rsidRPr="00FE56D0" w:rsidRDefault="00E250F6" w:rsidP="00E250F6">
      <w:pPr>
        <w:shd w:val="clear" w:color="auto" w:fill="FFFFFF"/>
        <w:spacing w:line="240" w:lineRule="auto"/>
        <w:jc w:val="left"/>
        <w:rPr>
          <w:ins w:id="4167" w:author="Marco Petri" w:date="2020-12-22T22:05:00Z"/>
          <w:rFonts w:ascii="Courier New" w:eastAsia="Times New Roman" w:hAnsi="Courier New" w:cs="Courier New"/>
          <w:color w:val="008000"/>
          <w:sz w:val="16"/>
          <w:szCs w:val="16"/>
          <w:lang w:val="en-GB" w:eastAsia="en-GB"/>
          <w:rPrChange w:id="4168" w:author="Marco Petri" w:date="2020-12-22T22:07:00Z">
            <w:rPr>
              <w:ins w:id="4169" w:author="Marco Petri" w:date="2020-12-22T22:05:00Z"/>
              <w:rFonts w:ascii="Courier New" w:eastAsia="Times New Roman" w:hAnsi="Courier New" w:cs="Courier New"/>
              <w:color w:val="008000"/>
              <w:sz w:val="20"/>
              <w:szCs w:val="20"/>
              <w:lang w:val="en-GB" w:eastAsia="en-GB"/>
            </w:rPr>
          </w:rPrChange>
        </w:rPr>
      </w:pPr>
      <w:ins w:id="4170" w:author="Marco Petri" w:date="2020-12-22T22:05:00Z">
        <w:r w:rsidRPr="00FE56D0">
          <w:rPr>
            <w:rFonts w:ascii="Courier New" w:eastAsia="Times New Roman" w:hAnsi="Courier New" w:cs="Courier New"/>
            <w:color w:val="008000"/>
            <w:sz w:val="16"/>
            <w:szCs w:val="16"/>
            <w:lang w:val="en-GB" w:eastAsia="en-GB"/>
            <w:rPrChange w:id="4171" w:author="Marco Petri" w:date="2020-12-22T22:07:00Z">
              <w:rPr>
                <w:rFonts w:ascii="Courier New" w:eastAsia="Times New Roman" w:hAnsi="Courier New" w:cs="Courier New"/>
                <w:color w:val="008000"/>
                <w:sz w:val="20"/>
                <w:szCs w:val="20"/>
                <w:lang w:val="en-GB" w:eastAsia="en-GB"/>
              </w:rPr>
            </w:rPrChange>
          </w:rPr>
          <w:t xml:space="preserve"> *      PREDICATES      *</w:t>
        </w:r>
      </w:ins>
    </w:p>
    <w:p w14:paraId="2D4907D3" w14:textId="77777777" w:rsidR="00E250F6" w:rsidRPr="00FE56D0" w:rsidRDefault="00E250F6" w:rsidP="00E250F6">
      <w:pPr>
        <w:shd w:val="clear" w:color="auto" w:fill="FFFFFF"/>
        <w:spacing w:line="240" w:lineRule="auto"/>
        <w:jc w:val="left"/>
        <w:rPr>
          <w:ins w:id="4172" w:author="Marco Petri" w:date="2020-12-22T22:05:00Z"/>
          <w:rFonts w:ascii="Courier New" w:eastAsia="Times New Roman" w:hAnsi="Courier New" w:cs="Courier New"/>
          <w:color w:val="008000"/>
          <w:sz w:val="16"/>
          <w:szCs w:val="16"/>
          <w:lang w:val="en-GB" w:eastAsia="en-GB"/>
          <w:rPrChange w:id="4173" w:author="Marco Petri" w:date="2020-12-22T22:07:00Z">
            <w:rPr>
              <w:ins w:id="4174" w:author="Marco Petri" w:date="2020-12-22T22:05:00Z"/>
              <w:rFonts w:ascii="Courier New" w:eastAsia="Times New Roman" w:hAnsi="Courier New" w:cs="Courier New"/>
              <w:color w:val="008000"/>
              <w:sz w:val="20"/>
              <w:szCs w:val="20"/>
              <w:lang w:val="en-GB" w:eastAsia="en-GB"/>
            </w:rPr>
          </w:rPrChange>
        </w:rPr>
      </w:pPr>
      <w:ins w:id="4175" w:author="Marco Petri" w:date="2020-12-22T22:05:00Z">
        <w:r w:rsidRPr="00FE56D0">
          <w:rPr>
            <w:rFonts w:ascii="Courier New" w:eastAsia="Times New Roman" w:hAnsi="Courier New" w:cs="Courier New"/>
            <w:color w:val="008000"/>
            <w:sz w:val="16"/>
            <w:szCs w:val="16"/>
            <w:lang w:val="en-GB" w:eastAsia="en-GB"/>
            <w:rPrChange w:id="4176" w:author="Marco Petri" w:date="2020-12-22T22:07:00Z">
              <w:rPr>
                <w:rFonts w:ascii="Courier New" w:eastAsia="Times New Roman" w:hAnsi="Courier New" w:cs="Courier New"/>
                <w:color w:val="008000"/>
                <w:sz w:val="20"/>
                <w:szCs w:val="20"/>
                <w:lang w:val="en-GB" w:eastAsia="en-GB"/>
              </w:rPr>
            </w:rPrChange>
          </w:rPr>
          <w:t xml:space="preserve"> *                      *</w:t>
        </w:r>
      </w:ins>
    </w:p>
    <w:p w14:paraId="65BDE4C5" w14:textId="77777777" w:rsidR="00E250F6" w:rsidRPr="00FE56D0" w:rsidRDefault="00E250F6" w:rsidP="00E250F6">
      <w:pPr>
        <w:shd w:val="clear" w:color="auto" w:fill="FFFFFF"/>
        <w:spacing w:line="240" w:lineRule="auto"/>
        <w:jc w:val="left"/>
        <w:rPr>
          <w:ins w:id="4177" w:author="Marco Petri" w:date="2020-12-22T22:05:00Z"/>
          <w:rFonts w:ascii="Courier New" w:eastAsia="Times New Roman" w:hAnsi="Courier New" w:cs="Courier New"/>
          <w:color w:val="008000"/>
          <w:sz w:val="16"/>
          <w:szCs w:val="16"/>
          <w:lang w:val="en-GB" w:eastAsia="en-GB"/>
          <w:rPrChange w:id="4178" w:author="Marco Petri" w:date="2020-12-22T22:07:00Z">
            <w:rPr>
              <w:ins w:id="4179" w:author="Marco Petri" w:date="2020-12-22T22:05:00Z"/>
              <w:rFonts w:ascii="Courier New" w:eastAsia="Times New Roman" w:hAnsi="Courier New" w:cs="Courier New"/>
              <w:color w:val="008000"/>
              <w:sz w:val="20"/>
              <w:szCs w:val="20"/>
              <w:lang w:val="en-GB" w:eastAsia="en-GB"/>
            </w:rPr>
          </w:rPrChange>
        </w:rPr>
      </w:pPr>
      <w:ins w:id="4180" w:author="Marco Petri" w:date="2020-12-22T22:05:00Z">
        <w:r w:rsidRPr="00FE56D0">
          <w:rPr>
            <w:rFonts w:ascii="Courier New" w:eastAsia="Times New Roman" w:hAnsi="Courier New" w:cs="Courier New"/>
            <w:color w:val="008000"/>
            <w:sz w:val="16"/>
            <w:szCs w:val="16"/>
            <w:lang w:val="en-GB" w:eastAsia="en-GB"/>
            <w:rPrChange w:id="4181" w:author="Marco Petri" w:date="2020-12-22T22:07:00Z">
              <w:rPr>
                <w:rFonts w:ascii="Courier New" w:eastAsia="Times New Roman" w:hAnsi="Courier New" w:cs="Courier New"/>
                <w:color w:val="008000"/>
                <w:sz w:val="20"/>
                <w:szCs w:val="20"/>
                <w:lang w:val="en-GB" w:eastAsia="en-GB"/>
              </w:rPr>
            </w:rPrChange>
          </w:rPr>
          <w:t xml:space="preserve"> *                      *</w:t>
        </w:r>
      </w:ins>
    </w:p>
    <w:p w14:paraId="40FE3F78" w14:textId="77777777" w:rsidR="00E250F6" w:rsidRPr="00FE56D0" w:rsidRDefault="00E250F6" w:rsidP="00E250F6">
      <w:pPr>
        <w:shd w:val="clear" w:color="auto" w:fill="FFFFFF"/>
        <w:spacing w:line="240" w:lineRule="auto"/>
        <w:jc w:val="left"/>
        <w:rPr>
          <w:ins w:id="4182" w:author="Marco Petri" w:date="2020-12-22T22:05:00Z"/>
          <w:rFonts w:ascii="Courier New" w:eastAsia="Times New Roman" w:hAnsi="Courier New" w:cs="Courier New"/>
          <w:color w:val="000000"/>
          <w:sz w:val="16"/>
          <w:szCs w:val="16"/>
          <w:lang w:val="en-GB" w:eastAsia="en-GB"/>
          <w:rPrChange w:id="4183" w:author="Marco Petri" w:date="2020-12-22T22:07:00Z">
            <w:rPr>
              <w:ins w:id="4184" w:author="Marco Petri" w:date="2020-12-22T22:05:00Z"/>
              <w:rFonts w:ascii="Courier New" w:eastAsia="Times New Roman" w:hAnsi="Courier New" w:cs="Courier New"/>
              <w:color w:val="000000"/>
              <w:sz w:val="20"/>
              <w:szCs w:val="20"/>
              <w:lang w:val="en-GB" w:eastAsia="en-GB"/>
            </w:rPr>
          </w:rPrChange>
        </w:rPr>
      </w:pPr>
      <w:ins w:id="4185" w:author="Marco Petri" w:date="2020-12-22T22:05:00Z">
        <w:r w:rsidRPr="00FE56D0">
          <w:rPr>
            <w:rFonts w:ascii="Courier New" w:eastAsia="Times New Roman" w:hAnsi="Courier New" w:cs="Courier New"/>
            <w:color w:val="008000"/>
            <w:sz w:val="16"/>
            <w:szCs w:val="16"/>
            <w:lang w:val="en-GB" w:eastAsia="en-GB"/>
            <w:rPrChange w:id="4186" w:author="Marco Petri" w:date="2020-12-22T22:07:00Z">
              <w:rPr>
                <w:rFonts w:ascii="Courier New" w:eastAsia="Times New Roman" w:hAnsi="Courier New" w:cs="Courier New"/>
                <w:color w:val="008000"/>
                <w:sz w:val="20"/>
                <w:szCs w:val="20"/>
                <w:lang w:val="en-GB" w:eastAsia="en-GB"/>
              </w:rPr>
            </w:rPrChange>
          </w:rPr>
          <w:t xml:space="preserve"> ************************/</w:t>
        </w:r>
      </w:ins>
    </w:p>
    <w:p w14:paraId="74D5B9A1" w14:textId="77777777" w:rsidR="00E250F6" w:rsidRPr="00FE56D0" w:rsidRDefault="00E250F6" w:rsidP="00E250F6">
      <w:pPr>
        <w:shd w:val="clear" w:color="auto" w:fill="FFFFFF"/>
        <w:spacing w:line="240" w:lineRule="auto"/>
        <w:jc w:val="left"/>
        <w:rPr>
          <w:ins w:id="4187" w:author="Marco Petri" w:date="2020-12-22T22:05:00Z"/>
          <w:rFonts w:ascii="Courier New" w:eastAsia="Times New Roman" w:hAnsi="Courier New" w:cs="Courier New"/>
          <w:color w:val="000000"/>
          <w:sz w:val="16"/>
          <w:szCs w:val="16"/>
          <w:lang w:val="en-GB" w:eastAsia="en-GB"/>
          <w:rPrChange w:id="4188" w:author="Marco Petri" w:date="2020-12-22T22:07:00Z">
            <w:rPr>
              <w:ins w:id="4189" w:author="Marco Petri" w:date="2020-12-22T22:05:00Z"/>
              <w:rFonts w:ascii="Courier New" w:eastAsia="Times New Roman" w:hAnsi="Courier New" w:cs="Courier New"/>
              <w:color w:val="000000"/>
              <w:sz w:val="20"/>
              <w:szCs w:val="20"/>
              <w:lang w:val="en-GB" w:eastAsia="en-GB"/>
            </w:rPr>
          </w:rPrChange>
        </w:rPr>
      </w:pPr>
    </w:p>
    <w:p w14:paraId="463F49ED" w14:textId="77777777" w:rsidR="00E250F6" w:rsidRPr="00FE56D0" w:rsidRDefault="00E250F6" w:rsidP="00E250F6">
      <w:pPr>
        <w:shd w:val="clear" w:color="auto" w:fill="FFFFFF"/>
        <w:spacing w:line="240" w:lineRule="auto"/>
        <w:jc w:val="left"/>
        <w:rPr>
          <w:ins w:id="4190" w:author="Marco Petri" w:date="2020-12-22T22:05:00Z"/>
          <w:rFonts w:ascii="Courier New" w:eastAsia="Times New Roman" w:hAnsi="Courier New" w:cs="Courier New"/>
          <w:color w:val="000000"/>
          <w:sz w:val="16"/>
          <w:szCs w:val="16"/>
          <w:lang w:val="en-GB" w:eastAsia="en-GB"/>
          <w:rPrChange w:id="4191" w:author="Marco Petri" w:date="2020-12-22T22:07:00Z">
            <w:rPr>
              <w:ins w:id="4192" w:author="Marco Petri" w:date="2020-12-22T22:05:00Z"/>
              <w:rFonts w:ascii="Courier New" w:eastAsia="Times New Roman" w:hAnsi="Courier New" w:cs="Courier New"/>
              <w:color w:val="000000"/>
              <w:sz w:val="20"/>
              <w:szCs w:val="20"/>
              <w:lang w:val="en-GB" w:eastAsia="en-GB"/>
            </w:rPr>
          </w:rPrChange>
        </w:rPr>
      </w:pPr>
      <w:ins w:id="4193" w:author="Marco Petri" w:date="2020-12-22T22:05:00Z">
        <w:r w:rsidRPr="00FE56D0">
          <w:rPr>
            <w:rFonts w:ascii="Courier New" w:eastAsia="Times New Roman" w:hAnsi="Courier New" w:cs="Courier New"/>
            <w:b/>
            <w:bCs/>
            <w:color w:val="0000FF"/>
            <w:sz w:val="16"/>
            <w:szCs w:val="16"/>
            <w:lang w:val="en-GB" w:eastAsia="en-GB"/>
            <w:rPrChange w:id="4194"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195" w:author="Marco Petri" w:date="2020-12-22T22:07:00Z">
              <w:rPr>
                <w:rFonts w:ascii="Courier New" w:eastAsia="Times New Roman" w:hAnsi="Courier New" w:cs="Courier New"/>
                <w:color w:val="000000"/>
                <w:sz w:val="20"/>
                <w:szCs w:val="20"/>
                <w:lang w:val="en-GB" w:eastAsia="en-GB"/>
              </w:rPr>
            </w:rPrChange>
          </w:rPr>
          <w:t xml:space="preserve"> checkoutSubsetCheckin[s:Store, t:Time]{</w:t>
        </w:r>
      </w:ins>
    </w:p>
    <w:p w14:paraId="0503ED6E" w14:textId="77777777" w:rsidR="00E250F6" w:rsidRPr="00FE56D0" w:rsidRDefault="00E250F6" w:rsidP="00E250F6">
      <w:pPr>
        <w:shd w:val="clear" w:color="auto" w:fill="FFFFFF"/>
        <w:spacing w:line="240" w:lineRule="auto"/>
        <w:jc w:val="left"/>
        <w:rPr>
          <w:ins w:id="4196" w:author="Marco Petri" w:date="2020-12-22T22:05:00Z"/>
          <w:rFonts w:ascii="Courier New" w:eastAsia="Times New Roman" w:hAnsi="Courier New" w:cs="Courier New"/>
          <w:color w:val="000000"/>
          <w:sz w:val="16"/>
          <w:szCs w:val="16"/>
          <w:lang w:val="en-GB" w:eastAsia="en-GB"/>
          <w:rPrChange w:id="4197" w:author="Marco Petri" w:date="2020-12-22T22:07:00Z">
            <w:rPr>
              <w:ins w:id="4198" w:author="Marco Petri" w:date="2020-12-22T22:05:00Z"/>
              <w:rFonts w:ascii="Courier New" w:eastAsia="Times New Roman" w:hAnsi="Courier New" w:cs="Courier New"/>
              <w:color w:val="000000"/>
              <w:sz w:val="20"/>
              <w:szCs w:val="20"/>
              <w:lang w:val="en-GB" w:eastAsia="en-GB"/>
            </w:rPr>
          </w:rPrChange>
        </w:rPr>
      </w:pPr>
      <w:ins w:id="4199" w:author="Marco Petri" w:date="2020-12-22T22:05:00Z">
        <w:r w:rsidRPr="00FE56D0">
          <w:rPr>
            <w:rFonts w:ascii="Courier New" w:eastAsia="Times New Roman" w:hAnsi="Courier New" w:cs="Courier New"/>
            <w:color w:val="000000"/>
            <w:sz w:val="16"/>
            <w:szCs w:val="16"/>
            <w:lang w:val="en-GB" w:eastAsia="en-GB"/>
            <w:rPrChange w:id="4200" w:author="Marco Petri" w:date="2020-12-22T22:07:00Z">
              <w:rPr>
                <w:rFonts w:ascii="Courier New" w:eastAsia="Times New Roman" w:hAnsi="Courier New" w:cs="Courier New"/>
                <w:color w:val="000000"/>
                <w:sz w:val="20"/>
                <w:szCs w:val="20"/>
                <w:lang w:val="en-GB" w:eastAsia="en-GB"/>
              </w:rPr>
            </w:rPrChange>
          </w:rPr>
          <w:t xml:space="preserve">     s.storeControllers.controllerCheckOuts.t</w:t>
        </w:r>
      </w:ins>
    </w:p>
    <w:p w14:paraId="02B850C2" w14:textId="77777777" w:rsidR="00E250F6" w:rsidRPr="00FE56D0" w:rsidRDefault="00E250F6" w:rsidP="00E250F6">
      <w:pPr>
        <w:shd w:val="clear" w:color="auto" w:fill="FFFFFF"/>
        <w:spacing w:line="240" w:lineRule="auto"/>
        <w:jc w:val="left"/>
        <w:rPr>
          <w:ins w:id="4201" w:author="Marco Petri" w:date="2020-12-22T22:05:00Z"/>
          <w:rFonts w:ascii="Courier New" w:eastAsia="Times New Roman" w:hAnsi="Courier New" w:cs="Courier New"/>
          <w:color w:val="000000"/>
          <w:sz w:val="16"/>
          <w:szCs w:val="16"/>
          <w:lang w:val="en-GB" w:eastAsia="en-GB"/>
          <w:rPrChange w:id="4202" w:author="Marco Petri" w:date="2020-12-22T22:07:00Z">
            <w:rPr>
              <w:ins w:id="4203" w:author="Marco Petri" w:date="2020-12-22T22:05:00Z"/>
              <w:rFonts w:ascii="Courier New" w:eastAsia="Times New Roman" w:hAnsi="Courier New" w:cs="Courier New"/>
              <w:color w:val="000000"/>
              <w:sz w:val="20"/>
              <w:szCs w:val="20"/>
              <w:lang w:val="en-GB" w:eastAsia="en-GB"/>
            </w:rPr>
          </w:rPrChange>
        </w:rPr>
      </w:pPr>
      <w:ins w:id="4204" w:author="Marco Petri" w:date="2020-12-22T22:05:00Z">
        <w:r w:rsidRPr="00FE56D0">
          <w:rPr>
            <w:rFonts w:ascii="Courier New" w:eastAsia="Times New Roman" w:hAnsi="Courier New" w:cs="Courier New"/>
            <w:color w:val="000000"/>
            <w:sz w:val="16"/>
            <w:szCs w:val="16"/>
            <w:lang w:val="en-GB" w:eastAsia="en-GB"/>
            <w:rPrChange w:id="420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206" w:author="Marco Petri" w:date="2020-12-22T22:07:00Z">
              <w:rPr>
                <w:rFonts w:ascii="Courier New" w:eastAsia="Times New Roman" w:hAnsi="Courier New" w:cs="Courier New"/>
                <w:b/>
                <w:bCs/>
                <w:color w:val="0000FF"/>
                <w:sz w:val="20"/>
                <w:szCs w:val="20"/>
                <w:lang w:val="en-GB" w:eastAsia="en-GB"/>
              </w:rPr>
            </w:rPrChange>
          </w:rPr>
          <w:t>in</w:t>
        </w:r>
      </w:ins>
    </w:p>
    <w:p w14:paraId="73FED400" w14:textId="77777777" w:rsidR="00E250F6" w:rsidRPr="00FE56D0" w:rsidRDefault="00E250F6" w:rsidP="00E250F6">
      <w:pPr>
        <w:shd w:val="clear" w:color="auto" w:fill="FFFFFF"/>
        <w:spacing w:line="240" w:lineRule="auto"/>
        <w:jc w:val="left"/>
        <w:rPr>
          <w:ins w:id="4207" w:author="Marco Petri" w:date="2020-12-22T22:05:00Z"/>
          <w:rFonts w:ascii="Courier New" w:eastAsia="Times New Roman" w:hAnsi="Courier New" w:cs="Courier New"/>
          <w:color w:val="000000"/>
          <w:sz w:val="16"/>
          <w:szCs w:val="16"/>
          <w:lang w:val="en-GB" w:eastAsia="en-GB"/>
          <w:rPrChange w:id="4208" w:author="Marco Petri" w:date="2020-12-22T22:07:00Z">
            <w:rPr>
              <w:ins w:id="4209" w:author="Marco Petri" w:date="2020-12-22T22:05:00Z"/>
              <w:rFonts w:ascii="Courier New" w:eastAsia="Times New Roman" w:hAnsi="Courier New" w:cs="Courier New"/>
              <w:color w:val="000000"/>
              <w:sz w:val="20"/>
              <w:szCs w:val="20"/>
              <w:lang w:val="en-GB" w:eastAsia="en-GB"/>
            </w:rPr>
          </w:rPrChange>
        </w:rPr>
      </w:pPr>
      <w:ins w:id="4210" w:author="Marco Petri" w:date="2020-12-22T22:05:00Z">
        <w:r w:rsidRPr="00FE56D0">
          <w:rPr>
            <w:rFonts w:ascii="Courier New" w:eastAsia="Times New Roman" w:hAnsi="Courier New" w:cs="Courier New"/>
            <w:color w:val="000000"/>
            <w:sz w:val="16"/>
            <w:szCs w:val="16"/>
            <w:lang w:val="en-GB" w:eastAsia="en-GB"/>
            <w:rPrChange w:id="4211" w:author="Marco Petri" w:date="2020-12-22T22:07:00Z">
              <w:rPr>
                <w:rFonts w:ascii="Courier New" w:eastAsia="Times New Roman" w:hAnsi="Courier New" w:cs="Courier New"/>
                <w:color w:val="000000"/>
                <w:sz w:val="20"/>
                <w:szCs w:val="20"/>
                <w:lang w:val="en-GB" w:eastAsia="en-GB"/>
              </w:rPr>
            </w:rPrChange>
          </w:rPr>
          <w:t xml:space="preserve">    s.storeControllers.controllerCheckIns.t</w:t>
        </w:r>
      </w:ins>
    </w:p>
    <w:p w14:paraId="121806AE" w14:textId="77777777" w:rsidR="00E250F6" w:rsidRPr="00FE56D0" w:rsidRDefault="00E250F6" w:rsidP="00E250F6">
      <w:pPr>
        <w:shd w:val="clear" w:color="auto" w:fill="FFFFFF"/>
        <w:spacing w:line="240" w:lineRule="auto"/>
        <w:jc w:val="left"/>
        <w:rPr>
          <w:ins w:id="4212" w:author="Marco Petri" w:date="2020-12-22T22:05:00Z"/>
          <w:rFonts w:ascii="Courier New" w:eastAsia="Times New Roman" w:hAnsi="Courier New" w:cs="Courier New"/>
          <w:color w:val="000000"/>
          <w:sz w:val="16"/>
          <w:szCs w:val="16"/>
          <w:lang w:val="en-GB" w:eastAsia="en-GB"/>
          <w:rPrChange w:id="4213" w:author="Marco Petri" w:date="2020-12-22T22:07:00Z">
            <w:rPr>
              <w:ins w:id="4214" w:author="Marco Petri" w:date="2020-12-22T22:05:00Z"/>
              <w:rFonts w:ascii="Courier New" w:eastAsia="Times New Roman" w:hAnsi="Courier New" w:cs="Courier New"/>
              <w:color w:val="000000"/>
              <w:sz w:val="20"/>
              <w:szCs w:val="20"/>
              <w:lang w:val="en-GB" w:eastAsia="en-GB"/>
            </w:rPr>
          </w:rPrChange>
        </w:rPr>
      </w:pPr>
      <w:ins w:id="4215" w:author="Marco Petri" w:date="2020-12-22T22:05:00Z">
        <w:r w:rsidRPr="00FE56D0">
          <w:rPr>
            <w:rFonts w:ascii="Courier New" w:eastAsia="Times New Roman" w:hAnsi="Courier New" w:cs="Courier New"/>
            <w:color w:val="000000"/>
            <w:sz w:val="16"/>
            <w:szCs w:val="16"/>
            <w:lang w:val="en-GB" w:eastAsia="en-GB"/>
            <w:rPrChange w:id="4216" w:author="Marco Petri" w:date="2020-12-22T22:07:00Z">
              <w:rPr>
                <w:rFonts w:ascii="Courier New" w:eastAsia="Times New Roman" w:hAnsi="Courier New" w:cs="Courier New"/>
                <w:color w:val="000000"/>
                <w:sz w:val="20"/>
                <w:szCs w:val="20"/>
                <w:lang w:val="en-GB" w:eastAsia="en-GB"/>
              </w:rPr>
            </w:rPrChange>
          </w:rPr>
          <w:t>}</w:t>
        </w:r>
      </w:ins>
    </w:p>
    <w:p w14:paraId="3EC5035F" w14:textId="77777777" w:rsidR="00E250F6" w:rsidRPr="00FE56D0" w:rsidRDefault="00E250F6" w:rsidP="00E250F6">
      <w:pPr>
        <w:shd w:val="clear" w:color="auto" w:fill="FFFFFF"/>
        <w:spacing w:line="240" w:lineRule="auto"/>
        <w:jc w:val="left"/>
        <w:rPr>
          <w:ins w:id="4217" w:author="Marco Petri" w:date="2020-12-22T22:05:00Z"/>
          <w:rFonts w:ascii="Courier New" w:eastAsia="Times New Roman" w:hAnsi="Courier New" w:cs="Courier New"/>
          <w:color w:val="000000"/>
          <w:sz w:val="16"/>
          <w:szCs w:val="16"/>
          <w:lang w:val="en-GB" w:eastAsia="en-GB"/>
          <w:rPrChange w:id="4218" w:author="Marco Petri" w:date="2020-12-22T22:07:00Z">
            <w:rPr>
              <w:ins w:id="4219" w:author="Marco Petri" w:date="2020-12-22T22:05:00Z"/>
              <w:rFonts w:ascii="Courier New" w:eastAsia="Times New Roman" w:hAnsi="Courier New" w:cs="Courier New"/>
              <w:color w:val="000000"/>
              <w:sz w:val="20"/>
              <w:szCs w:val="20"/>
              <w:lang w:val="en-GB" w:eastAsia="en-GB"/>
            </w:rPr>
          </w:rPrChange>
        </w:rPr>
      </w:pPr>
    </w:p>
    <w:p w14:paraId="271F3C43" w14:textId="77777777" w:rsidR="00E250F6" w:rsidRPr="00FE56D0" w:rsidRDefault="00E250F6" w:rsidP="00E250F6">
      <w:pPr>
        <w:shd w:val="clear" w:color="auto" w:fill="FFFFFF"/>
        <w:spacing w:line="240" w:lineRule="auto"/>
        <w:jc w:val="left"/>
        <w:rPr>
          <w:ins w:id="4220" w:author="Marco Petri" w:date="2020-12-22T22:05:00Z"/>
          <w:rFonts w:ascii="Courier New" w:eastAsia="Times New Roman" w:hAnsi="Courier New" w:cs="Courier New"/>
          <w:color w:val="000000"/>
          <w:sz w:val="16"/>
          <w:szCs w:val="16"/>
          <w:lang w:val="en-GB" w:eastAsia="en-GB"/>
          <w:rPrChange w:id="4221" w:author="Marco Petri" w:date="2020-12-22T22:07:00Z">
            <w:rPr>
              <w:ins w:id="4222" w:author="Marco Petri" w:date="2020-12-22T22:05:00Z"/>
              <w:rFonts w:ascii="Courier New" w:eastAsia="Times New Roman" w:hAnsi="Courier New" w:cs="Courier New"/>
              <w:color w:val="000000"/>
              <w:sz w:val="20"/>
              <w:szCs w:val="20"/>
              <w:lang w:val="en-GB" w:eastAsia="en-GB"/>
            </w:rPr>
          </w:rPrChange>
        </w:rPr>
      </w:pPr>
      <w:ins w:id="4223" w:author="Marco Petri" w:date="2020-12-22T22:05:00Z">
        <w:r w:rsidRPr="00FE56D0">
          <w:rPr>
            <w:rFonts w:ascii="Courier New" w:eastAsia="Times New Roman" w:hAnsi="Courier New" w:cs="Courier New"/>
            <w:b/>
            <w:bCs/>
            <w:color w:val="0000FF"/>
            <w:sz w:val="16"/>
            <w:szCs w:val="16"/>
            <w:lang w:val="en-GB" w:eastAsia="en-GB"/>
            <w:rPrChange w:id="4224"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225" w:author="Marco Petri" w:date="2020-12-22T22:07:00Z">
              <w:rPr>
                <w:rFonts w:ascii="Courier New" w:eastAsia="Times New Roman" w:hAnsi="Courier New" w:cs="Courier New"/>
                <w:color w:val="000000"/>
                <w:sz w:val="20"/>
                <w:szCs w:val="20"/>
                <w:lang w:val="en-GB" w:eastAsia="en-GB"/>
              </w:rPr>
            </w:rPrChange>
          </w:rPr>
          <w:t xml:space="preserve"> storeOutSubsetIns[s:Store, t:Time]{</w:t>
        </w:r>
      </w:ins>
    </w:p>
    <w:p w14:paraId="7457ADA1" w14:textId="77777777" w:rsidR="00E250F6" w:rsidRPr="00FE56D0" w:rsidRDefault="00E250F6" w:rsidP="00E250F6">
      <w:pPr>
        <w:shd w:val="clear" w:color="auto" w:fill="FFFFFF"/>
        <w:spacing w:line="240" w:lineRule="auto"/>
        <w:jc w:val="left"/>
        <w:rPr>
          <w:ins w:id="4226" w:author="Marco Petri" w:date="2020-12-22T22:05:00Z"/>
          <w:rFonts w:ascii="Courier New" w:eastAsia="Times New Roman" w:hAnsi="Courier New" w:cs="Courier New"/>
          <w:color w:val="000000"/>
          <w:sz w:val="16"/>
          <w:szCs w:val="16"/>
          <w:lang w:val="en-GB" w:eastAsia="en-GB"/>
          <w:rPrChange w:id="4227" w:author="Marco Petri" w:date="2020-12-22T22:07:00Z">
            <w:rPr>
              <w:ins w:id="4228" w:author="Marco Petri" w:date="2020-12-22T22:05:00Z"/>
              <w:rFonts w:ascii="Courier New" w:eastAsia="Times New Roman" w:hAnsi="Courier New" w:cs="Courier New"/>
              <w:color w:val="000000"/>
              <w:sz w:val="20"/>
              <w:szCs w:val="20"/>
              <w:lang w:val="en-GB" w:eastAsia="en-GB"/>
            </w:rPr>
          </w:rPrChange>
        </w:rPr>
      </w:pPr>
      <w:ins w:id="4229" w:author="Marco Petri" w:date="2020-12-22T22:05:00Z">
        <w:r w:rsidRPr="00FE56D0">
          <w:rPr>
            <w:rFonts w:ascii="Courier New" w:eastAsia="Times New Roman" w:hAnsi="Courier New" w:cs="Courier New"/>
            <w:color w:val="000000"/>
            <w:sz w:val="16"/>
            <w:szCs w:val="16"/>
            <w:lang w:val="en-GB" w:eastAsia="en-GB"/>
            <w:rPrChange w:id="4230" w:author="Marco Petri" w:date="2020-12-22T22:07:00Z">
              <w:rPr>
                <w:rFonts w:ascii="Courier New" w:eastAsia="Times New Roman" w:hAnsi="Courier New" w:cs="Courier New"/>
                <w:color w:val="000000"/>
                <w:sz w:val="20"/>
                <w:szCs w:val="20"/>
                <w:lang w:val="en-GB" w:eastAsia="en-GB"/>
              </w:rPr>
            </w:rPrChange>
          </w:rPr>
          <w:t xml:space="preserve">    s.storeControllers.controllerCheckOuts.t</w:t>
        </w:r>
      </w:ins>
    </w:p>
    <w:p w14:paraId="62ACEAC7" w14:textId="77777777" w:rsidR="00E250F6" w:rsidRPr="00FE56D0" w:rsidRDefault="00E250F6" w:rsidP="00E250F6">
      <w:pPr>
        <w:shd w:val="clear" w:color="auto" w:fill="FFFFFF"/>
        <w:spacing w:line="240" w:lineRule="auto"/>
        <w:jc w:val="left"/>
        <w:rPr>
          <w:ins w:id="4231" w:author="Marco Petri" w:date="2020-12-22T22:05:00Z"/>
          <w:rFonts w:ascii="Courier New" w:eastAsia="Times New Roman" w:hAnsi="Courier New" w:cs="Courier New"/>
          <w:color w:val="000000"/>
          <w:sz w:val="16"/>
          <w:szCs w:val="16"/>
          <w:lang w:val="en-GB" w:eastAsia="en-GB"/>
          <w:rPrChange w:id="4232" w:author="Marco Petri" w:date="2020-12-22T22:07:00Z">
            <w:rPr>
              <w:ins w:id="4233" w:author="Marco Petri" w:date="2020-12-22T22:05:00Z"/>
              <w:rFonts w:ascii="Courier New" w:eastAsia="Times New Roman" w:hAnsi="Courier New" w:cs="Courier New"/>
              <w:color w:val="000000"/>
              <w:sz w:val="20"/>
              <w:szCs w:val="20"/>
              <w:lang w:val="en-GB" w:eastAsia="en-GB"/>
            </w:rPr>
          </w:rPrChange>
        </w:rPr>
      </w:pPr>
      <w:ins w:id="4234" w:author="Marco Petri" w:date="2020-12-22T22:05:00Z">
        <w:r w:rsidRPr="00FE56D0">
          <w:rPr>
            <w:rFonts w:ascii="Courier New" w:eastAsia="Times New Roman" w:hAnsi="Courier New" w:cs="Courier New"/>
            <w:color w:val="000000"/>
            <w:sz w:val="16"/>
            <w:szCs w:val="16"/>
            <w:lang w:val="en-GB" w:eastAsia="en-GB"/>
            <w:rPrChange w:id="423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236" w:author="Marco Petri" w:date="2020-12-22T22:07:00Z">
              <w:rPr>
                <w:rFonts w:ascii="Courier New" w:eastAsia="Times New Roman" w:hAnsi="Courier New" w:cs="Courier New"/>
                <w:b/>
                <w:bCs/>
                <w:color w:val="0000FF"/>
                <w:sz w:val="20"/>
                <w:szCs w:val="20"/>
                <w:lang w:val="en-GB" w:eastAsia="en-GB"/>
              </w:rPr>
            </w:rPrChange>
          </w:rPr>
          <w:t>in</w:t>
        </w:r>
      </w:ins>
    </w:p>
    <w:p w14:paraId="1EB7C6B6" w14:textId="77777777" w:rsidR="00E250F6" w:rsidRPr="00FE56D0" w:rsidRDefault="00E250F6" w:rsidP="00E250F6">
      <w:pPr>
        <w:shd w:val="clear" w:color="auto" w:fill="FFFFFF"/>
        <w:spacing w:line="240" w:lineRule="auto"/>
        <w:jc w:val="left"/>
        <w:rPr>
          <w:ins w:id="4237" w:author="Marco Petri" w:date="2020-12-22T22:05:00Z"/>
          <w:rFonts w:ascii="Courier New" w:eastAsia="Times New Roman" w:hAnsi="Courier New" w:cs="Courier New"/>
          <w:color w:val="000000"/>
          <w:sz w:val="16"/>
          <w:szCs w:val="16"/>
          <w:lang w:val="en-GB" w:eastAsia="en-GB"/>
          <w:rPrChange w:id="4238" w:author="Marco Petri" w:date="2020-12-22T22:07:00Z">
            <w:rPr>
              <w:ins w:id="4239" w:author="Marco Petri" w:date="2020-12-22T22:05:00Z"/>
              <w:rFonts w:ascii="Courier New" w:eastAsia="Times New Roman" w:hAnsi="Courier New" w:cs="Courier New"/>
              <w:color w:val="000000"/>
              <w:sz w:val="20"/>
              <w:szCs w:val="20"/>
              <w:lang w:val="en-GB" w:eastAsia="en-GB"/>
            </w:rPr>
          </w:rPrChange>
        </w:rPr>
      </w:pPr>
      <w:ins w:id="4240" w:author="Marco Petri" w:date="2020-12-22T22:05:00Z">
        <w:r w:rsidRPr="00FE56D0">
          <w:rPr>
            <w:rFonts w:ascii="Courier New" w:eastAsia="Times New Roman" w:hAnsi="Courier New" w:cs="Courier New"/>
            <w:color w:val="000000"/>
            <w:sz w:val="16"/>
            <w:szCs w:val="16"/>
            <w:lang w:val="en-GB" w:eastAsia="en-GB"/>
            <w:rPrChange w:id="4241" w:author="Marco Petri" w:date="2020-12-22T22:07:00Z">
              <w:rPr>
                <w:rFonts w:ascii="Courier New" w:eastAsia="Times New Roman" w:hAnsi="Courier New" w:cs="Courier New"/>
                <w:color w:val="000000"/>
                <w:sz w:val="20"/>
                <w:szCs w:val="20"/>
                <w:lang w:val="en-GB" w:eastAsia="en-GB"/>
              </w:rPr>
            </w:rPrChange>
          </w:rPr>
          <w:t xml:space="preserve">    s.storeControllers.controllerCheckIns.t</w:t>
        </w:r>
      </w:ins>
    </w:p>
    <w:p w14:paraId="0B4EF59C" w14:textId="77777777" w:rsidR="00E250F6" w:rsidRPr="00FE56D0" w:rsidRDefault="00E250F6" w:rsidP="00E250F6">
      <w:pPr>
        <w:shd w:val="clear" w:color="auto" w:fill="FFFFFF"/>
        <w:spacing w:line="240" w:lineRule="auto"/>
        <w:jc w:val="left"/>
        <w:rPr>
          <w:ins w:id="4242" w:author="Marco Petri" w:date="2020-12-22T22:05:00Z"/>
          <w:rFonts w:ascii="Courier New" w:eastAsia="Times New Roman" w:hAnsi="Courier New" w:cs="Courier New"/>
          <w:color w:val="000000"/>
          <w:sz w:val="16"/>
          <w:szCs w:val="16"/>
          <w:lang w:val="en-GB" w:eastAsia="en-GB"/>
          <w:rPrChange w:id="4243" w:author="Marco Petri" w:date="2020-12-22T22:07:00Z">
            <w:rPr>
              <w:ins w:id="4244" w:author="Marco Petri" w:date="2020-12-22T22:05:00Z"/>
              <w:rFonts w:ascii="Courier New" w:eastAsia="Times New Roman" w:hAnsi="Courier New" w:cs="Courier New"/>
              <w:color w:val="000000"/>
              <w:sz w:val="20"/>
              <w:szCs w:val="20"/>
              <w:lang w:val="en-GB" w:eastAsia="en-GB"/>
            </w:rPr>
          </w:rPrChange>
        </w:rPr>
      </w:pPr>
      <w:ins w:id="4245" w:author="Marco Petri" w:date="2020-12-22T22:05:00Z">
        <w:r w:rsidRPr="00FE56D0">
          <w:rPr>
            <w:rFonts w:ascii="Courier New" w:eastAsia="Times New Roman" w:hAnsi="Courier New" w:cs="Courier New"/>
            <w:color w:val="000000"/>
            <w:sz w:val="16"/>
            <w:szCs w:val="16"/>
            <w:lang w:val="en-GB" w:eastAsia="en-GB"/>
            <w:rPrChange w:id="4246" w:author="Marco Petri" w:date="2020-12-22T22:07:00Z">
              <w:rPr>
                <w:rFonts w:ascii="Courier New" w:eastAsia="Times New Roman" w:hAnsi="Courier New" w:cs="Courier New"/>
                <w:color w:val="000000"/>
                <w:sz w:val="20"/>
                <w:szCs w:val="20"/>
                <w:lang w:val="en-GB" w:eastAsia="en-GB"/>
              </w:rPr>
            </w:rPrChange>
          </w:rPr>
          <w:t>}</w:t>
        </w:r>
      </w:ins>
    </w:p>
    <w:p w14:paraId="6F310BB4" w14:textId="77777777" w:rsidR="00E250F6" w:rsidRPr="00FE56D0" w:rsidRDefault="00E250F6" w:rsidP="00E250F6">
      <w:pPr>
        <w:shd w:val="clear" w:color="auto" w:fill="FFFFFF"/>
        <w:spacing w:line="240" w:lineRule="auto"/>
        <w:jc w:val="left"/>
        <w:rPr>
          <w:ins w:id="4247" w:author="Marco Petri" w:date="2020-12-22T22:05:00Z"/>
          <w:rFonts w:ascii="Courier New" w:eastAsia="Times New Roman" w:hAnsi="Courier New" w:cs="Courier New"/>
          <w:color w:val="000000"/>
          <w:sz w:val="16"/>
          <w:szCs w:val="16"/>
          <w:lang w:val="en-GB" w:eastAsia="en-GB"/>
          <w:rPrChange w:id="4248" w:author="Marco Petri" w:date="2020-12-22T22:07:00Z">
            <w:rPr>
              <w:ins w:id="4249" w:author="Marco Petri" w:date="2020-12-22T22:05:00Z"/>
              <w:rFonts w:ascii="Courier New" w:eastAsia="Times New Roman" w:hAnsi="Courier New" w:cs="Courier New"/>
              <w:color w:val="000000"/>
              <w:sz w:val="20"/>
              <w:szCs w:val="20"/>
              <w:lang w:val="en-GB" w:eastAsia="en-GB"/>
            </w:rPr>
          </w:rPrChange>
        </w:rPr>
      </w:pPr>
    </w:p>
    <w:p w14:paraId="479AF4C5" w14:textId="77777777" w:rsidR="00E250F6" w:rsidRPr="00FE56D0" w:rsidRDefault="00E250F6" w:rsidP="00E250F6">
      <w:pPr>
        <w:shd w:val="clear" w:color="auto" w:fill="FFFFFF"/>
        <w:spacing w:line="240" w:lineRule="auto"/>
        <w:jc w:val="left"/>
        <w:rPr>
          <w:ins w:id="4250" w:author="Marco Petri" w:date="2020-12-22T22:05:00Z"/>
          <w:rFonts w:ascii="Courier New" w:eastAsia="Times New Roman" w:hAnsi="Courier New" w:cs="Courier New"/>
          <w:color w:val="000000"/>
          <w:sz w:val="16"/>
          <w:szCs w:val="16"/>
          <w:lang w:val="en-GB" w:eastAsia="en-GB"/>
          <w:rPrChange w:id="4251" w:author="Marco Petri" w:date="2020-12-22T22:07:00Z">
            <w:rPr>
              <w:ins w:id="4252" w:author="Marco Petri" w:date="2020-12-22T22:05:00Z"/>
              <w:rFonts w:ascii="Courier New" w:eastAsia="Times New Roman" w:hAnsi="Courier New" w:cs="Courier New"/>
              <w:color w:val="000000"/>
              <w:sz w:val="20"/>
              <w:szCs w:val="20"/>
              <w:lang w:val="en-GB" w:eastAsia="en-GB"/>
            </w:rPr>
          </w:rPrChange>
        </w:rPr>
      </w:pPr>
      <w:ins w:id="4253" w:author="Marco Petri" w:date="2020-12-22T22:05:00Z">
        <w:r w:rsidRPr="00FE56D0">
          <w:rPr>
            <w:rFonts w:ascii="Courier New" w:eastAsia="Times New Roman" w:hAnsi="Courier New" w:cs="Courier New"/>
            <w:b/>
            <w:bCs/>
            <w:color w:val="0000FF"/>
            <w:sz w:val="16"/>
            <w:szCs w:val="16"/>
            <w:lang w:val="en-GB" w:eastAsia="en-GB"/>
            <w:rPrChange w:id="4254"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255" w:author="Marco Petri" w:date="2020-12-22T22:07:00Z">
              <w:rPr>
                <w:rFonts w:ascii="Courier New" w:eastAsia="Times New Roman" w:hAnsi="Courier New" w:cs="Courier New"/>
                <w:color w:val="000000"/>
                <w:sz w:val="20"/>
                <w:szCs w:val="20"/>
                <w:lang w:val="en-GB" w:eastAsia="en-GB"/>
              </w:rPr>
            </w:rPrChange>
          </w:rPr>
          <w:t xml:space="preserve"> noCustomerAppearsTwice[q:Queue, t:Time]{</w:t>
        </w:r>
      </w:ins>
    </w:p>
    <w:p w14:paraId="1EAD177D" w14:textId="77777777" w:rsidR="00E250F6" w:rsidRPr="00FE56D0" w:rsidRDefault="00E250F6" w:rsidP="00E250F6">
      <w:pPr>
        <w:shd w:val="clear" w:color="auto" w:fill="FFFFFF"/>
        <w:spacing w:line="240" w:lineRule="auto"/>
        <w:jc w:val="left"/>
        <w:rPr>
          <w:ins w:id="4256" w:author="Marco Petri" w:date="2020-12-22T22:05:00Z"/>
          <w:rFonts w:ascii="Courier New" w:eastAsia="Times New Roman" w:hAnsi="Courier New" w:cs="Courier New"/>
          <w:color w:val="000000"/>
          <w:sz w:val="16"/>
          <w:szCs w:val="16"/>
          <w:lang w:val="en-GB" w:eastAsia="en-GB"/>
          <w:rPrChange w:id="4257" w:author="Marco Petri" w:date="2020-12-22T22:07:00Z">
            <w:rPr>
              <w:ins w:id="4258" w:author="Marco Petri" w:date="2020-12-22T22:05:00Z"/>
              <w:rFonts w:ascii="Courier New" w:eastAsia="Times New Roman" w:hAnsi="Courier New" w:cs="Courier New"/>
              <w:color w:val="000000"/>
              <w:sz w:val="20"/>
              <w:szCs w:val="20"/>
              <w:lang w:val="en-GB" w:eastAsia="en-GB"/>
            </w:rPr>
          </w:rPrChange>
        </w:rPr>
      </w:pPr>
      <w:ins w:id="4259" w:author="Marco Petri" w:date="2020-12-22T22:05:00Z">
        <w:r w:rsidRPr="00FE56D0">
          <w:rPr>
            <w:rFonts w:ascii="Courier New" w:eastAsia="Times New Roman" w:hAnsi="Courier New" w:cs="Courier New"/>
            <w:color w:val="000000"/>
            <w:sz w:val="16"/>
            <w:szCs w:val="16"/>
            <w:lang w:val="en-GB" w:eastAsia="en-GB"/>
            <w:rPrChange w:id="426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261"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426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263" w:author="Marco Petri" w:date="2020-12-22T22:07:00Z">
              <w:rPr>
                <w:rFonts w:ascii="Courier New" w:eastAsia="Times New Roman" w:hAnsi="Courier New" w:cs="Courier New"/>
                <w:b/>
                <w:bCs/>
                <w:color w:val="0000FF"/>
                <w:sz w:val="20"/>
                <w:szCs w:val="20"/>
                <w:lang w:val="en-GB" w:eastAsia="en-GB"/>
              </w:rPr>
            </w:rPrChange>
          </w:rPr>
          <w:t>disj</w:t>
        </w:r>
        <w:r w:rsidRPr="00FE56D0">
          <w:rPr>
            <w:rFonts w:ascii="Courier New" w:eastAsia="Times New Roman" w:hAnsi="Courier New" w:cs="Courier New"/>
            <w:color w:val="000000"/>
            <w:sz w:val="16"/>
            <w:szCs w:val="16"/>
            <w:lang w:val="en-GB" w:eastAsia="en-GB"/>
            <w:rPrChange w:id="4264" w:author="Marco Petri" w:date="2020-12-22T22:07:00Z">
              <w:rPr>
                <w:rFonts w:ascii="Courier New" w:eastAsia="Times New Roman" w:hAnsi="Courier New" w:cs="Courier New"/>
                <w:color w:val="000000"/>
                <w:sz w:val="20"/>
                <w:szCs w:val="20"/>
                <w:lang w:val="en-GB" w:eastAsia="en-GB"/>
              </w:rPr>
            </w:rPrChange>
          </w:rPr>
          <w:t xml:space="preserve"> qt1, qt2: QueueTicket |</w:t>
        </w:r>
      </w:ins>
    </w:p>
    <w:p w14:paraId="716ADBCB" w14:textId="77777777" w:rsidR="00E250F6" w:rsidRPr="00FE56D0" w:rsidRDefault="00E250F6" w:rsidP="00E250F6">
      <w:pPr>
        <w:shd w:val="clear" w:color="auto" w:fill="FFFFFF"/>
        <w:spacing w:line="240" w:lineRule="auto"/>
        <w:jc w:val="left"/>
        <w:rPr>
          <w:ins w:id="4265" w:author="Marco Petri" w:date="2020-12-22T22:05:00Z"/>
          <w:rFonts w:ascii="Courier New" w:eastAsia="Times New Roman" w:hAnsi="Courier New" w:cs="Courier New"/>
          <w:color w:val="000000"/>
          <w:sz w:val="16"/>
          <w:szCs w:val="16"/>
          <w:lang w:val="en-GB" w:eastAsia="en-GB"/>
          <w:rPrChange w:id="4266" w:author="Marco Petri" w:date="2020-12-22T22:07:00Z">
            <w:rPr>
              <w:ins w:id="4267" w:author="Marco Petri" w:date="2020-12-22T22:05:00Z"/>
              <w:rFonts w:ascii="Courier New" w:eastAsia="Times New Roman" w:hAnsi="Courier New" w:cs="Courier New"/>
              <w:color w:val="000000"/>
              <w:sz w:val="20"/>
              <w:szCs w:val="20"/>
              <w:lang w:val="en-GB" w:eastAsia="en-GB"/>
            </w:rPr>
          </w:rPrChange>
        </w:rPr>
      </w:pPr>
      <w:ins w:id="4268" w:author="Marco Petri" w:date="2020-12-22T22:05:00Z">
        <w:r w:rsidRPr="00FE56D0">
          <w:rPr>
            <w:rFonts w:ascii="Courier New" w:eastAsia="Times New Roman" w:hAnsi="Courier New" w:cs="Courier New"/>
            <w:color w:val="000000"/>
            <w:sz w:val="16"/>
            <w:szCs w:val="16"/>
            <w:lang w:val="en-GB" w:eastAsia="en-GB"/>
            <w:rPrChange w:id="4269" w:author="Marco Petri" w:date="2020-12-22T22:07:00Z">
              <w:rPr>
                <w:rFonts w:ascii="Courier New" w:eastAsia="Times New Roman" w:hAnsi="Courier New" w:cs="Courier New"/>
                <w:color w:val="000000"/>
                <w:sz w:val="20"/>
                <w:szCs w:val="20"/>
                <w:lang w:val="en-GB" w:eastAsia="en-GB"/>
              </w:rPr>
            </w:rPrChange>
          </w:rPr>
          <w:t xml:space="preserve">        qt1 </w:t>
        </w:r>
        <w:r w:rsidRPr="00FE56D0">
          <w:rPr>
            <w:rFonts w:ascii="Courier New" w:eastAsia="Times New Roman" w:hAnsi="Courier New" w:cs="Courier New"/>
            <w:b/>
            <w:bCs/>
            <w:color w:val="0000FF"/>
            <w:sz w:val="16"/>
            <w:szCs w:val="16"/>
            <w:lang w:val="en-GB" w:eastAsia="en-GB"/>
            <w:rPrChange w:id="427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271" w:author="Marco Petri" w:date="2020-12-22T22:07:00Z">
              <w:rPr>
                <w:rFonts w:ascii="Courier New" w:eastAsia="Times New Roman" w:hAnsi="Courier New" w:cs="Courier New"/>
                <w:color w:val="000000"/>
                <w:sz w:val="20"/>
                <w:szCs w:val="20"/>
                <w:lang w:val="en-GB" w:eastAsia="en-GB"/>
              </w:rPr>
            </w:rPrChange>
          </w:rPr>
          <w:t xml:space="preserve"> q.queueTickets.t </w:t>
        </w:r>
        <w:r w:rsidRPr="00FE56D0">
          <w:rPr>
            <w:rFonts w:ascii="Courier New" w:eastAsia="Times New Roman" w:hAnsi="Courier New" w:cs="Courier New"/>
            <w:b/>
            <w:bCs/>
            <w:color w:val="0000FF"/>
            <w:sz w:val="16"/>
            <w:szCs w:val="16"/>
            <w:lang w:val="en-GB" w:eastAsia="en-GB"/>
            <w:rPrChange w:id="4272" w:author="Marco Petri" w:date="2020-12-22T22:07:00Z">
              <w:rPr>
                <w:rFonts w:ascii="Courier New" w:eastAsia="Times New Roman" w:hAnsi="Courier New" w:cs="Courier New"/>
                <w:b/>
                <w:bCs/>
                <w:color w:val="0000FF"/>
                <w:sz w:val="20"/>
                <w:szCs w:val="20"/>
                <w:lang w:val="en-GB" w:eastAsia="en-GB"/>
              </w:rPr>
            </w:rPrChange>
          </w:rPr>
          <w:t>and</w:t>
        </w:r>
      </w:ins>
    </w:p>
    <w:p w14:paraId="2B7EDC3B" w14:textId="77777777" w:rsidR="00E250F6" w:rsidRPr="00FE56D0" w:rsidRDefault="00E250F6" w:rsidP="00E250F6">
      <w:pPr>
        <w:shd w:val="clear" w:color="auto" w:fill="FFFFFF"/>
        <w:spacing w:line="240" w:lineRule="auto"/>
        <w:jc w:val="left"/>
        <w:rPr>
          <w:ins w:id="4273" w:author="Marco Petri" w:date="2020-12-22T22:05:00Z"/>
          <w:rFonts w:ascii="Courier New" w:eastAsia="Times New Roman" w:hAnsi="Courier New" w:cs="Courier New"/>
          <w:color w:val="000000"/>
          <w:sz w:val="16"/>
          <w:szCs w:val="16"/>
          <w:lang w:val="en-GB" w:eastAsia="en-GB"/>
          <w:rPrChange w:id="4274" w:author="Marco Petri" w:date="2020-12-22T22:07:00Z">
            <w:rPr>
              <w:ins w:id="4275" w:author="Marco Petri" w:date="2020-12-22T22:05:00Z"/>
              <w:rFonts w:ascii="Courier New" w:eastAsia="Times New Roman" w:hAnsi="Courier New" w:cs="Courier New"/>
              <w:color w:val="000000"/>
              <w:sz w:val="20"/>
              <w:szCs w:val="20"/>
              <w:lang w:val="en-GB" w:eastAsia="en-GB"/>
            </w:rPr>
          </w:rPrChange>
        </w:rPr>
      </w:pPr>
      <w:ins w:id="4276" w:author="Marco Petri" w:date="2020-12-22T22:05:00Z">
        <w:r w:rsidRPr="00FE56D0">
          <w:rPr>
            <w:rFonts w:ascii="Courier New" w:eastAsia="Times New Roman" w:hAnsi="Courier New" w:cs="Courier New"/>
            <w:color w:val="000000"/>
            <w:sz w:val="16"/>
            <w:szCs w:val="16"/>
            <w:lang w:val="en-GB" w:eastAsia="en-GB"/>
            <w:rPrChange w:id="4277" w:author="Marco Petri" w:date="2020-12-22T22:07:00Z">
              <w:rPr>
                <w:rFonts w:ascii="Courier New" w:eastAsia="Times New Roman" w:hAnsi="Courier New" w:cs="Courier New"/>
                <w:color w:val="000000"/>
                <w:sz w:val="20"/>
                <w:szCs w:val="20"/>
                <w:lang w:val="en-GB" w:eastAsia="en-GB"/>
              </w:rPr>
            </w:rPrChange>
          </w:rPr>
          <w:t xml:space="preserve">        qt2 </w:t>
        </w:r>
        <w:r w:rsidRPr="00FE56D0">
          <w:rPr>
            <w:rFonts w:ascii="Courier New" w:eastAsia="Times New Roman" w:hAnsi="Courier New" w:cs="Courier New"/>
            <w:b/>
            <w:bCs/>
            <w:color w:val="0000FF"/>
            <w:sz w:val="16"/>
            <w:szCs w:val="16"/>
            <w:lang w:val="en-GB" w:eastAsia="en-GB"/>
            <w:rPrChange w:id="427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279" w:author="Marco Petri" w:date="2020-12-22T22:07:00Z">
              <w:rPr>
                <w:rFonts w:ascii="Courier New" w:eastAsia="Times New Roman" w:hAnsi="Courier New" w:cs="Courier New"/>
                <w:color w:val="000000"/>
                <w:sz w:val="20"/>
                <w:szCs w:val="20"/>
                <w:lang w:val="en-GB" w:eastAsia="en-GB"/>
              </w:rPr>
            </w:rPrChange>
          </w:rPr>
          <w:t xml:space="preserve"> q.queueTickets.t </w:t>
        </w:r>
        <w:r w:rsidRPr="00FE56D0">
          <w:rPr>
            <w:rFonts w:ascii="Courier New" w:eastAsia="Times New Roman" w:hAnsi="Courier New" w:cs="Courier New"/>
            <w:b/>
            <w:bCs/>
            <w:color w:val="0000FF"/>
            <w:sz w:val="16"/>
            <w:szCs w:val="16"/>
            <w:lang w:val="en-GB" w:eastAsia="en-GB"/>
            <w:rPrChange w:id="4280" w:author="Marco Petri" w:date="2020-12-22T22:07:00Z">
              <w:rPr>
                <w:rFonts w:ascii="Courier New" w:eastAsia="Times New Roman" w:hAnsi="Courier New" w:cs="Courier New"/>
                <w:b/>
                <w:bCs/>
                <w:color w:val="0000FF"/>
                <w:sz w:val="20"/>
                <w:szCs w:val="20"/>
                <w:lang w:val="en-GB" w:eastAsia="en-GB"/>
              </w:rPr>
            </w:rPrChange>
          </w:rPr>
          <w:t>and</w:t>
        </w:r>
      </w:ins>
    </w:p>
    <w:p w14:paraId="3CD3830C" w14:textId="77777777" w:rsidR="00E250F6" w:rsidRPr="00FE56D0" w:rsidRDefault="00E250F6" w:rsidP="00E250F6">
      <w:pPr>
        <w:shd w:val="clear" w:color="auto" w:fill="FFFFFF"/>
        <w:spacing w:line="240" w:lineRule="auto"/>
        <w:jc w:val="left"/>
        <w:rPr>
          <w:ins w:id="4281" w:author="Marco Petri" w:date="2020-12-22T22:05:00Z"/>
          <w:rFonts w:ascii="Courier New" w:eastAsia="Times New Roman" w:hAnsi="Courier New" w:cs="Courier New"/>
          <w:color w:val="000000"/>
          <w:sz w:val="16"/>
          <w:szCs w:val="16"/>
          <w:lang w:val="en-GB" w:eastAsia="en-GB"/>
          <w:rPrChange w:id="4282" w:author="Marco Petri" w:date="2020-12-22T22:07:00Z">
            <w:rPr>
              <w:ins w:id="4283" w:author="Marco Petri" w:date="2020-12-22T22:05:00Z"/>
              <w:rFonts w:ascii="Courier New" w:eastAsia="Times New Roman" w:hAnsi="Courier New" w:cs="Courier New"/>
              <w:color w:val="000000"/>
              <w:sz w:val="20"/>
              <w:szCs w:val="20"/>
              <w:lang w:val="en-GB" w:eastAsia="en-GB"/>
            </w:rPr>
          </w:rPrChange>
        </w:rPr>
      </w:pPr>
      <w:ins w:id="4284" w:author="Marco Petri" w:date="2020-12-22T22:05:00Z">
        <w:r w:rsidRPr="00FE56D0">
          <w:rPr>
            <w:rFonts w:ascii="Courier New" w:eastAsia="Times New Roman" w:hAnsi="Courier New" w:cs="Courier New"/>
            <w:color w:val="000000"/>
            <w:sz w:val="16"/>
            <w:szCs w:val="16"/>
            <w:lang w:val="en-GB" w:eastAsia="en-GB"/>
            <w:rPrChange w:id="4285" w:author="Marco Petri" w:date="2020-12-22T22:07:00Z">
              <w:rPr>
                <w:rFonts w:ascii="Courier New" w:eastAsia="Times New Roman" w:hAnsi="Courier New" w:cs="Courier New"/>
                <w:color w:val="000000"/>
                <w:sz w:val="20"/>
                <w:szCs w:val="20"/>
                <w:lang w:val="en-GB" w:eastAsia="en-GB"/>
              </w:rPr>
            </w:rPrChange>
          </w:rPr>
          <w:t xml:space="preserve">        qt1.ticketOwner = qt2.ticketOwner</w:t>
        </w:r>
      </w:ins>
    </w:p>
    <w:p w14:paraId="1957455E" w14:textId="77777777" w:rsidR="00E250F6" w:rsidRPr="00FE56D0" w:rsidRDefault="00E250F6" w:rsidP="00E250F6">
      <w:pPr>
        <w:shd w:val="clear" w:color="auto" w:fill="FFFFFF"/>
        <w:spacing w:line="240" w:lineRule="auto"/>
        <w:jc w:val="left"/>
        <w:rPr>
          <w:ins w:id="4286" w:author="Marco Petri" w:date="2020-12-22T22:05:00Z"/>
          <w:rFonts w:ascii="Courier New" w:eastAsia="Times New Roman" w:hAnsi="Courier New" w:cs="Courier New"/>
          <w:color w:val="000000"/>
          <w:sz w:val="16"/>
          <w:szCs w:val="16"/>
          <w:lang w:val="en-GB" w:eastAsia="en-GB"/>
          <w:rPrChange w:id="4287" w:author="Marco Petri" w:date="2020-12-22T22:07:00Z">
            <w:rPr>
              <w:ins w:id="4288" w:author="Marco Petri" w:date="2020-12-22T22:05:00Z"/>
              <w:rFonts w:ascii="Courier New" w:eastAsia="Times New Roman" w:hAnsi="Courier New" w:cs="Courier New"/>
              <w:color w:val="000000"/>
              <w:sz w:val="20"/>
              <w:szCs w:val="20"/>
              <w:lang w:val="en-GB" w:eastAsia="en-GB"/>
            </w:rPr>
          </w:rPrChange>
        </w:rPr>
      </w:pPr>
      <w:ins w:id="4289" w:author="Marco Petri" w:date="2020-12-22T22:05:00Z">
        <w:r w:rsidRPr="00FE56D0">
          <w:rPr>
            <w:rFonts w:ascii="Courier New" w:eastAsia="Times New Roman" w:hAnsi="Courier New" w:cs="Courier New"/>
            <w:color w:val="000000"/>
            <w:sz w:val="16"/>
            <w:szCs w:val="16"/>
            <w:lang w:val="en-GB" w:eastAsia="en-GB"/>
            <w:rPrChange w:id="4290" w:author="Marco Petri" w:date="2020-12-22T22:07:00Z">
              <w:rPr>
                <w:rFonts w:ascii="Courier New" w:eastAsia="Times New Roman" w:hAnsi="Courier New" w:cs="Courier New"/>
                <w:color w:val="000000"/>
                <w:sz w:val="20"/>
                <w:szCs w:val="20"/>
                <w:lang w:val="en-GB" w:eastAsia="en-GB"/>
              </w:rPr>
            </w:rPrChange>
          </w:rPr>
          <w:t>}</w:t>
        </w:r>
      </w:ins>
    </w:p>
    <w:p w14:paraId="440CF11A" w14:textId="77777777" w:rsidR="00E250F6" w:rsidRPr="00FE56D0" w:rsidRDefault="00E250F6" w:rsidP="00E250F6">
      <w:pPr>
        <w:shd w:val="clear" w:color="auto" w:fill="FFFFFF"/>
        <w:spacing w:line="240" w:lineRule="auto"/>
        <w:jc w:val="left"/>
        <w:rPr>
          <w:ins w:id="4291" w:author="Marco Petri" w:date="2020-12-22T22:05:00Z"/>
          <w:rFonts w:ascii="Courier New" w:eastAsia="Times New Roman" w:hAnsi="Courier New" w:cs="Courier New"/>
          <w:color w:val="000000"/>
          <w:sz w:val="16"/>
          <w:szCs w:val="16"/>
          <w:lang w:val="en-GB" w:eastAsia="en-GB"/>
          <w:rPrChange w:id="4292" w:author="Marco Petri" w:date="2020-12-22T22:07:00Z">
            <w:rPr>
              <w:ins w:id="4293" w:author="Marco Petri" w:date="2020-12-22T22:05:00Z"/>
              <w:rFonts w:ascii="Courier New" w:eastAsia="Times New Roman" w:hAnsi="Courier New" w:cs="Courier New"/>
              <w:color w:val="000000"/>
              <w:sz w:val="20"/>
              <w:szCs w:val="20"/>
              <w:lang w:val="en-GB" w:eastAsia="en-GB"/>
            </w:rPr>
          </w:rPrChange>
        </w:rPr>
      </w:pPr>
    </w:p>
    <w:p w14:paraId="3F8A5700" w14:textId="77777777" w:rsidR="00E250F6" w:rsidRPr="00FE56D0" w:rsidRDefault="00E250F6" w:rsidP="00E250F6">
      <w:pPr>
        <w:shd w:val="clear" w:color="auto" w:fill="FFFFFF"/>
        <w:spacing w:line="240" w:lineRule="auto"/>
        <w:jc w:val="left"/>
        <w:rPr>
          <w:ins w:id="4294" w:author="Marco Petri" w:date="2020-12-22T22:05:00Z"/>
          <w:rFonts w:ascii="Courier New" w:eastAsia="Times New Roman" w:hAnsi="Courier New" w:cs="Courier New"/>
          <w:color w:val="000000"/>
          <w:sz w:val="16"/>
          <w:szCs w:val="16"/>
          <w:lang w:val="en-GB" w:eastAsia="en-GB"/>
          <w:rPrChange w:id="4295" w:author="Marco Petri" w:date="2020-12-22T22:07:00Z">
            <w:rPr>
              <w:ins w:id="4296" w:author="Marco Petri" w:date="2020-12-22T22:05:00Z"/>
              <w:rFonts w:ascii="Courier New" w:eastAsia="Times New Roman" w:hAnsi="Courier New" w:cs="Courier New"/>
              <w:color w:val="000000"/>
              <w:sz w:val="20"/>
              <w:szCs w:val="20"/>
              <w:lang w:val="en-GB" w:eastAsia="en-GB"/>
            </w:rPr>
          </w:rPrChange>
        </w:rPr>
      </w:pPr>
      <w:ins w:id="4297" w:author="Marco Petri" w:date="2020-12-22T22:05:00Z">
        <w:r w:rsidRPr="00FE56D0">
          <w:rPr>
            <w:rFonts w:ascii="Courier New" w:eastAsia="Times New Roman" w:hAnsi="Courier New" w:cs="Courier New"/>
            <w:b/>
            <w:bCs/>
            <w:color w:val="0000FF"/>
            <w:sz w:val="16"/>
            <w:szCs w:val="16"/>
            <w:lang w:val="en-GB" w:eastAsia="en-GB"/>
            <w:rPrChange w:id="4298"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299" w:author="Marco Petri" w:date="2020-12-22T22:07:00Z">
              <w:rPr>
                <w:rFonts w:ascii="Courier New" w:eastAsia="Times New Roman" w:hAnsi="Courier New" w:cs="Courier New"/>
                <w:color w:val="000000"/>
                <w:sz w:val="20"/>
                <w:szCs w:val="20"/>
                <w:lang w:val="en-GB" w:eastAsia="en-GB"/>
              </w:rPr>
            </w:rPrChange>
          </w:rPr>
          <w:t xml:space="preserve"> disjointQueues[q1,q2:Queue, t:Time]{</w:t>
        </w:r>
      </w:ins>
    </w:p>
    <w:p w14:paraId="39386BB3" w14:textId="77777777" w:rsidR="00E250F6" w:rsidRPr="00FE56D0" w:rsidRDefault="00E250F6" w:rsidP="00E250F6">
      <w:pPr>
        <w:shd w:val="clear" w:color="auto" w:fill="FFFFFF"/>
        <w:spacing w:line="240" w:lineRule="auto"/>
        <w:jc w:val="left"/>
        <w:rPr>
          <w:ins w:id="4300" w:author="Marco Petri" w:date="2020-12-22T22:05:00Z"/>
          <w:rFonts w:ascii="Courier New" w:eastAsia="Times New Roman" w:hAnsi="Courier New" w:cs="Courier New"/>
          <w:color w:val="000000"/>
          <w:sz w:val="16"/>
          <w:szCs w:val="16"/>
          <w:lang w:val="en-GB" w:eastAsia="en-GB"/>
          <w:rPrChange w:id="4301" w:author="Marco Petri" w:date="2020-12-22T22:07:00Z">
            <w:rPr>
              <w:ins w:id="4302" w:author="Marco Petri" w:date="2020-12-22T22:05:00Z"/>
              <w:rFonts w:ascii="Courier New" w:eastAsia="Times New Roman" w:hAnsi="Courier New" w:cs="Courier New"/>
              <w:color w:val="000000"/>
              <w:sz w:val="20"/>
              <w:szCs w:val="20"/>
              <w:lang w:val="en-GB" w:eastAsia="en-GB"/>
            </w:rPr>
          </w:rPrChange>
        </w:rPr>
      </w:pPr>
      <w:ins w:id="4303" w:author="Marco Petri" w:date="2020-12-22T22:05:00Z">
        <w:r w:rsidRPr="00FE56D0">
          <w:rPr>
            <w:rFonts w:ascii="Courier New" w:eastAsia="Times New Roman" w:hAnsi="Courier New" w:cs="Courier New"/>
            <w:color w:val="000000"/>
            <w:sz w:val="16"/>
            <w:szCs w:val="16"/>
            <w:lang w:val="en-GB" w:eastAsia="en-GB"/>
            <w:rPrChange w:id="4304" w:author="Marco Petri" w:date="2020-12-22T22:07:00Z">
              <w:rPr>
                <w:rFonts w:ascii="Courier New" w:eastAsia="Times New Roman" w:hAnsi="Courier New" w:cs="Courier New"/>
                <w:color w:val="000000"/>
                <w:sz w:val="20"/>
                <w:szCs w:val="20"/>
                <w:lang w:val="en-GB" w:eastAsia="en-GB"/>
              </w:rPr>
            </w:rPrChange>
          </w:rPr>
          <w:t xml:space="preserve">    </w:t>
        </w:r>
      </w:ins>
    </w:p>
    <w:p w14:paraId="44887D8E" w14:textId="77777777" w:rsidR="00E250F6" w:rsidRPr="00FE56D0" w:rsidRDefault="00E250F6" w:rsidP="00E250F6">
      <w:pPr>
        <w:shd w:val="clear" w:color="auto" w:fill="FFFFFF"/>
        <w:spacing w:line="240" w:lineRule="auto"/>
        <w:jc w:val="left"/>
        <w:rPr>
          <w:ins w:id="4305" w:author="Marco Petri" w:date="2020-12-22T22:05:00Z"/>
          <w:rFonts w:ascii="Courier New" w:eastAsia="Times New Roman" w:hAnsi="Courier New" w:cs="Courier New"/>
          <w:color w:val="000000"/>
          <w:sz w:val="16"/>
          <w:szCs w:val="16"/>
          <w:lang w:val="en-GB" w:eastAsia="en-GB"/>
          <w:rPrChange w:id="4306" w:author="Marco Petri" w:date="2020-12-22T22:07:00Z">
            <w:rPr>
              <w:ins w:id="4307" w:author="Marco Petri" w:date="2020-12-22T22:05:00Z"/>
              <w:rFonts w:ascii="Courier New" w:eastAsia="Times New Roman" w:hAnsi="Courier New" w:cs="Courier New"/>
              <w:color w:val="000000"/>
              <w:sz w:val="20"/>
              <w:szCs w:val="20"/>
              <w:lang w:val="en-GB" w:eastAsia="en-GB"/>
            </w:rPr>
          </w:rPrChange>
        </w:rPr>
      </w:pPr>
      <w:ins w:id="4308" w:author="Marco Petri" w:date="2020-12-22T22:05:00Z">
        <w:r w:rsidRPr="00FE56D0">
          <w:rPr>
            <w:rFonts w:ascii="Courier New" w:eastAsia="Times New Roman" w:hAnsi="Courier New" w:cs="Courier New"/>
            <w:color w:val="000000"/>
            <w:sz w:val="16"/>
            <w:szCs w:val="16"/>
            <w:lang w:val="en-GB" w:eastAsia="en-GB"/>
            <w:rPrChange w:id="430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310" w:author="Marco Petri" w:date="2020-12-22T22:07:00Z">
              <w:rPr>
                <w:rFonts w:ascii="Courier New" w:eastAsia="Times New Roman" w:hAnsi="Courier New" w:cs="Courier New"/>
                <w:b/>
                <w:bCs/>
                <w:color w:val="0000FF"/>
                <w:sz w:val="20"/>
                <w:szCs w:val="20"/>
                <w:lang w:val="en-GB" w:eastAsia="en-GB"/>
              </w:rPr>
            </w:rPrChange>
          </w:rPr>
          <w:t>no</w:t>
        </w:r>
        <w:r w:rsidRPr="00FE56D0">
          <w:rPr>
            <w:rFonts w:ascii="Courier New" w:eastAsia="Times New Roman" w:hAnsi="Courier New" w:cs="Courier New"/>
            <w:color w:val="000000"/>
            <w:sz w:val="16"/>
            <w:szCs w:val="16"/>
            <w:lang w:val="en-GB" w:eastAsia="en-GB"/>
            <w:rPrChange w:id="4311" w:author="Marco Petri" w:date="2020-12-22T22:07:00Z">
              <w:rPr>
                <w:rFonts w:ascii="Courier New" w:eastAsia="Times New Roman" w:hAnsi="Courier New" w:cs="Courier New"/>
                <w:color w:val="000000"/>
                <w:sz w:val="20"/>
                <w:szCs w:val="20"/>
                <w:lang w:val="en-GB" w:eastAsia="en-GB"/>
              </w:rPr>
            </w:rPrChange>
          </w:rPr>
          <w:t xml:space="preserve"> c:Customer |</w:t>
        </w:r>
      </w:ins>
    </w:p>
    <w:p w14:paraId="43458E06" w14:textId="77777777" w:rsidR="00E250F6" w:rsidRPr="00FE56D0" w:rsidRDefault="00E250F6" w:rsidP="00E250F6">
      <w:pPr>
        <w:shd w:val="clear" w:color="auto" w:fill="FFFFFF"/>
        <w:spacing w:line="240" w:lineRule="auto"/>
        <w:jc w:val="left"/>
        <w:rPr>
          <w:ins w:id="4312" w:author="Marco Petri" w:date="2020-12-22T22:05:00Z"/>
          <w:rFonts w:ascii="Courier New" w:eastAsia="Times New Roman" w:hAnsi="Courier New" w:cs="Courier New"/>
          <w:color w:val="000000"/>
          <w:sz w:val="16"/>
          <w:szCs w:val="16"/>
          <w:lang w:val="en-GB" w:eastAsia="en-GB"/>
          <w:rPrChange w:id="4313" w:author="Marco Petri" w:date="2020-12-22T22:07:00Z">
            <w:rPr>
              <w:ins w:id="4314" w:author="Marco Petri" w:date="2020-12-22T22:05:00Z"/>
              <w:rFonts w:ascii="Courier New" w:eastAsia="Times New Roman" w:hAnsi="Courier New" w:cs="Courier New"/>
              <w:color w:val="000000"/>
              <w:sz w:val="20"/>
              <w:szCs w:val="20"/>
              <w:lang w:val="en-GB" w:eastAsia="en-GB"/>
            </w:rPr>
          </w:rPrChange>
        </w:rPr>
      </w:pPr>
      <w:ins w:id="4315" w:author="Marco Petri" w:date="2020-12-22T22:05:00Z">
        <w:r w:rsidRPr="00FE56D0">
          <w:rPr>
            <w:rFonts w:ascii="Courier New" w:eastAsia="Times New Roman" w:hAnsi="Courier New" w:cs="Courier New"/>
            <w:color w:val="000000"/>
            <w:sz w:val="16"/>
            <w:szCs w:val="16"/>
            <w:lang w:val="en-GB" w:eastAsia="en-GB"/>
            <w:rPrChange w:id="4316"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431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318" w:author="Marco Petri" w:date="2020-12-22T22:07:00Z">
              <w:rPr>
                <w:rFonts w:ascii="Courier New" w:eastAsia="Times New Roman" w:hAnsi="Courier New" w:cs="Courier New"/>
                <w:color w:val="000000"/>
                <w:sz w:val="20"/>
                <w:szCs w:val="20"/>
                <w:lang w:val="en-GB" w:eastAsia="en-GB"/>
              </w:rPr>
            </w:rPrChange>
          </w:rPr>
          <w:t xml:space="preserve"> q1.queueTickets.t.ticketOwner </w:t>
        </w:r>
        <w:r w:rsidRPr="00FE56D0">
          <w:rPr>
            <w:rFonts w:ascii="Courier New" w:eastAsia="Times New Roman" w:hAnsi="Courier New" w:cs="Courier New"/>
            <w:b/>
            <w:bCs/>
            <w:color w:val="0000FF"/>
            <w:sz w:val="16"/>
            <w:szCs w:val="16"/>
            <w:lang w:val="en-GB" w:eastAsia="en-GB"/>
            <w:rPrChange w:id="4319" w:author="Marco Petri" w:date="2020-12-22T22:07:00Z">
              <w:rPr>
                <w:rFonts w:ascii="Courier New" w:eastAsia="Times New Roman" w:hAnsi="Courier New" w:cs="Courier New"/>
                <w:b/>
                <w:bCs/>
                <w:color w:val="0000FF"/>
                <w:sz w:val="20"/>
                <w:szCs w:val="20"/>
                <w:lang w:val="en-GB" w:eastAsia="en-GB"/>
              </w:rPr>
            </w:rPrChange>
          </w:rPr>
          <w:t>and</w:t>
        </w:r>
      </w:ins>
    </w:p>
    <w:p w14:paraId="5E66430F" w14:textId="77777777" w:rsidR="00E250F6" w:rsidRPr="00FE56D0" w:rsidRDefault="00E250F6" w:rsidP="00E250F6">
      <w:pPr>
        <w:shd w:val="clear" w:color="auto" w:fill="FFFFFF"/>
        <w:spacing w:line="240" w:lineRule="auto"/>
        <w:jc w:val="left"/>
        <w:rPr>
          <w:ins w:id="4320" w:author="Marco Petri" w:date="2020-12-22T22:05:00Z"/>
          <w:rFonts w:ascii="Courier New" w:eastAsia="Times New Roman" w:hAnsi="Courier New" w:cs="Courier New"/>
          <w:color w:val="000000"/>
          <w:sz w:val="16"/>
          <w:szCs w:val="16"/>
          <w:lang w:val="en-GB" w:eastAsia="en-GB"/>
          <w:rPrChange w:id="4321" w:author="Marco Petri" w:date="2020-12-22T22:07:00Z">
            <w:rPr>
              <w:ins w:id="4322" w:author="Marco Petri" w:date="2020-12-22T22:05:00Z"/>
              <w:rFonts w:ascii="Courier New" w:eastAsia="Times New Roman" w:hAnsi="Courier New" w:cs="Courier New"/>
              <w:color w:val="000000"/>
              <w:sz w:val="20"/>
              <w:szCs w:val="20"/>
              <w:lang w:val="en-GB" w:eastAsia="en-GB"/>
            </w:rPr>
          </w:rPrChange>
        </w:rPr>
      </w:pPr>
      <w:ins w:id="4323" w:author="Marco Petri" w:date="2020-12-22T22:05:00Z">
        <w:r w:rsidRPr="00FE56D0">
          <w:rPr>
            <w:rFonts w:ascii="Courier New" w:eastAsia="Times New Roman" w:hAnsi="Courier New" w:cs="Courier New"/>
            <w:color w:val="000000"/>
            <w:sz w:val="16"/>
            <w:szCs w:val="16"/>
            <w:lang w:val="en-GB" w:eastAsia="en-GB"/>
            <w:rPrChange w:id="4324"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432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326" w:author="Marco Petri" w:date="2020-12-22T22:07:00Z">
              <w:rPr>
                <w:rFonts w:ascii="Courier New" w:eastAsia="Times New Roman" w:hAnsi="Courier New" w:cs="Courier New"/>
                <w:color w:val="000000"/>
                <w:sz w:val="20"/>
                <w:szCs w:val="20"/>
                <w:lang w:val="en-GB" w:eastAsia="en-GB"/>
              </w:rPr>
            </w:rPrChange>
          </w:rPr>
          <w:t xml:space="preserve"> q2.queueTickets.t.ticketOwner</w:t>
        </w:r>
      </w:ins>
    </w:p>
    <w:p w14:paraId="14279036" w14:textId="77777777" w:rsidR="00E250F6" w:rsidRPr="00FE56D0" w:rsidRDefault="00E250F6" w:rsidP="00E250F6">
      <w:pPr>
        <w:shd w:val="clear" w:color="auto" w:fill="FFFFFF"/>
        <w:spacing w:line="240" w:lineRule="auto"/>
        <w:jc w:val="left"/>
        <w:rPr>
          <w:ins w:id="4327" w:author="Marco Petri" w:date="2020-12-22T22:05:00Z"/>
          <w:rFonts w:ascii="Courier New" w:eastAsia="Times New Roman" w:hAnsi="Courier New" w:cs="Courier New"/>
          <w:color w:val="000000"/>
          <w:sz w:val="16"/>
          <w:szCs w:val="16"/>
          <w:lang w:val="en-GB" w:eastAsia="en-GB"/>
          <w:rPrChange w:id="4328" w:author="Marco Petri" w:date="2020-12-22T22:07:00Z">
            <w:rPr>
              <w:ins w:id="4329" w:author="Marco Petri" w:date="2020-12-22T22:05:00Z"/>
              <w:rFonts w:ascii="Courier New" w:eastAsia="Times New Roman" w:hAnsi="Courier New" w:cs="Courier New"/>
              <w:color w:val="000000"/>
              <w:sz w:val="20"/>
              <w:szCs w:val="20"/>
              <w:lang w:val="en-GB" w:eastAsia="en-GB"/>
            </w:rPr>
          </w:rPrChange>
        </w:rPr>
      </w:pPr>
      <w:ins w:id="4330" w:author="Marco Petri" w:date="2020-12-22T22:05:00Z">
        <w:r w:rsidRPr="00FE56D0">
          <w:rPr>
            <w:rFonts w:ascii="Courier New" w:eastAsia="Times New Roman" w:hAnsi="Courier New" w:cs="Courier New"/>
            <w:color w:val="000000"/>
            <w:sz w:val="16"/>
            <w:szCs w:val="16"/>
            <w:lang w:val="en-GB" w:eastAsia="en-GB"/>
            <w:rPrChange w:id="4331" w:author="Marco Petri" w:date="2020-12-22T22:07:00Z">
              <w:rPr>
                <w:rFonts w:ascii="Courier New" w:eastAsia="Times New Roman" w:hAnsi="Courier New" w:cs="Courier New"/>
                <w:color w:val="000000"/>
                <w:sz w:val="20"/>
                <w:szCs w:val="20"/>
                <w:lang w:val="en-GB" w:eastAsia="en-GB"/>
              </w:rPr>
            </w:rPrChange>
          </w:rPr>
          <w:t>}</w:t>
        </w:r>
      </w:ins>
    </w:p>
    <w:p w14:paraId="4CD42176" w14:textId="77777777" w:rsidR="00E250F6" w:rsidRPr="00FE56D0" w:rsidRDefault="00E250F6" w:rsidP="00E250F6">
      <w:pPr>
        <w:shd w:val="clear" w:color="auto" w:fill="FFFFFF"/>
        <w:spacing w:line="240" w:lineRule="auto"/>
        <w:jc w:val="left"/>
        <w:rPr>
          <w:ins w:id="4332" w:author="Marco Petri" w:date="2020-12-22T22:05:00Z"/>
          <w:rFonts w:ascii="Courier New" w:eastAsia="Times New Roman" w:hAnsi="Courier New" w:cs="Courier New"/>
          <w:color w:val="000000"/>
          <w:sz w:val="16"/>
          <w:szCs w:val="16"/>
          <w:lang w:val="en-GB" w:eastAsia="en-GB"/>
          <w:rPrChange w:id="4333" w:author="Marco Petri" w:date="2020-12-22T22:07:00Z">
            <w:rPr>
              <w:ins w:id="4334" w:author="Marco Petri" w:date="2020-12-22T22:05:00Z"/>
              <w:rFonts w:ascii="Courier New" w:eastAsia="Times New Roman" w:hAnsi="Courier New" w:cs="Courier New"/>
              <w:color w:val="000000"/>
              <w:sz w:val="20"/>
              <w:szCs w:val="20"/>
              <w:lang w:val="en-GB" w:eastAsia="en-GB"/>
            </w:rPr>
          </w:rPrChange>
        </w:rPr>
      </w:pPr>
    </w:p>
    <w:p w14:paraId="01148E67" w14:textId="77777777" w:rsidR="00E250F6" w:rsidRPr="00FE56D0" w:rsidRDefault="00E250F6" w:rsidP="00E250F6">
      <w:pPr>
        <w:shd w:val="clear" w:color="auto" w:fill="FFFFFF"/>
        <w:spacing w:line="240" w:lineRule="auto"/>
        <w:jc w:val="left"/>
        <w:rPr>
          <w:ins w:id="4335" w:author="Marco Petri" w:date="2020-12-22T22:05:00Z"/>
          <w:rFonts w:ascii="Courier New" w:eastAsia="Times New Roman" w:hAnsi="Courier New" w:cs="Courier New"/>
          <w:color w:val="000000"/>
          <w:sz w:val="16"/>
          <w:szCs w:val="16"/>
          <w:lang w:val="en-GB" w:eastAsia="en-GB"/>
          <w:rPrChange w:id="4336" w:author="Marco Petri" w:date="2020-12-22T22:07:00Z">
            <w:rPr>
              <w:ins w:id="4337" w:author="Marco Petri" w:date="2020-12-22T22:05:00Z"/>
              <w:rFonts w:ascii="Courier New" w:eastAsia="Times New Roman" w:hAnsi="Courier New" w:cs="Courier New"/>
              <w:color w:val="000000"/>
              <w:sz w:val="20"/>
              <w:szCs w:val="20"/>
              <w:lang w:val="en-GB" w:eastAsia="en-GB"/>
            </w:rPr>
          </w:rPrChange>
        </w:rPr>
      </w:pPr>
      <w:ins w:id="4338" w:author="Marco Petri" w:date="2020-12-22T22:05:00Z">
        <w:r w:rsidRPr="00FE56D0">
          <w:rPr>
            <w:rFonts w:ascii="Courier New" w:eastAsia="Times New Roman" w:hAnsi="Courier New" w:cs="Courier New"/>
            <w:b/>
            <w:bCs/>
            <w:color w:val="0000FF"/>
            <w:sz w:val="16"/>
            <w:szCs w:val="16"/>
            <w:lang w:val="en-GB" w:eastAsia="en-GB"/>
            <w:rPrChange w:id="4339"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340" w:author="Marco Petri" w:date="2020-12-22T22:07:00Z">
              <w:rPr>
                <w:rFonts w:ascii="Courier New" w:eastAsia="Times New Roman" w:hAnsi="Courier New" w:cs="Courier New"/>
                <w:color w:val="000000"/>
                <w:sz w:val="20"/>
                <w:szCs w:val="20"/>
                <w:lang w:val="en-GB" w:eastAsia="en-GB"/>
              </w:rPr>
            </w:rPrChange>
          </w:rPr>
          <w:t xml:space="preserve"> allGuestsChecked[s:Store, t:Time]{</w:t>
        </w:r>
      </w:ins>
    </w:p>
    <w:p w14:paraId="0CA7B36D" w14:textId="77777777" w:rsidR="00E250F6" w:rsidRPr="00FE56D0" w:rsidRDefault="00E250F6" w:rsidP="00E250F6">
      <w:pPr>
        <w:shd w:val="clear" w:color="auto" w:fill="FFFFFF"/>
        <w:spacing w:line="240" w:lineRule="auto"/>
        <w:jc w:val="left"/>
        <w:rPr>
          <w:ins w:id="4341" w:author="Marco Petri" w:date="2020-12-22T22:05:00Z"/>
          <w:rFonts w:ascii="Courier New" w:eastAsia="Times New Roman" w:hAnsi="Courier New" w:cs="Courier New"/>
          <w:color w:val="000000"/>
          <w:sz w:val="16"/>
          <w:szCs w:val="16"/>
          <w:lang w:val="en-GB" w:eastAsia="en-GB"/>
          <w:rPrChange w:id="4342" w:author="Marco Petri" w:date="2020-12-22T22:07:00Z">
            <w:rPr>
              <w:ins w:id="4343" w:author="Marco Petri" w:date="2020-12-22T22:05:00Z"/>
              <w:rFonts w:ascii="Courier New" w:eastAsia="Times New Roman" w:hAnsi="Courier New" w:cs="Courier New"/>
              <w:color w:val="000000"/>
              <w:sz w:val="20"/>
              <w:szCs w:val="20"/>
              <w:lang w:val="en-GB" w:eastAsia="en-GB"/>
            </w:rPr>
          </w:rPrChange>
        </w:rPr>
      </w:pPr>
      <w:ins w:id="4344" w:author="Marco Petri" w:date="2020-12-22T22:05:00Z">
        <w:r w:rsidRPr="00FE56D0">
          <w:rPr>
            <w:rFonts w:ascii="Courier New" w:eastAsia="Times New Roman" w:hAnsi="Courier New" w:cs="Courier New"/>
            <w:color w:val="000000"/>
            <w:sz w:val="16"/>
            <w:szCs w:val="16"/>
            <w:lang w:val="en-GB" w:eastAsia="en-GB"/>
            <w:rPrChange w:id="434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34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347" w:author="Marco Petri" w:date="2020-12-22T22:07:00Z">
              <w:rPr>
                <w:rFonts w:ascii="Courier New" w:eastAsia="Times New Roman" w:hAnsi="Courier New" w:cs="Courier New"/>
                <w:color w:val="000000"/>
                <w:sz w:val="20"/>
                <w:szCs w:val="20"/>
                <w:lang w:val="en-GB" w:eastAsia="en-GB"/>
              </w:rPr>
            </w:rPrChange>
          </w:rPr>
          <w:t xml:space="preserve"> c:Customer |</w:t>
        </w:r>
      </w:ins>
    </w:p>
    <w:p w14:paraId="189B244F" w14:textId="77777777" w:rsidR="00E250F6" w:rsidRPr="00FE56D0" w:rsidRDefault="00E250F6" w:rsidP="00E250F6">
      <w:pPr>
        <w:shd w:val="clear" w:color="auto" w:fill="FFFFFF"/>
        <w:spacing w:line="240" w:lineRule="auto"/>
        <w:jc w:val="left"/>
        <w:rPr>
          <w:ins w:id="4348" w:author="Marco Petri" w:date="2020-12-22T22:05:00Z"/>
          <w:rFonts w:ascii="Courier New" w:eastAsia="Times New Roman" w:hAnsi="Courier New" w:cs="Courier New"/>
          <w:color w:val="000000"/>
          <w:sz w:val="16"/>
          <w:szCs w:val="16"/>
          <w:lang w:val="en-GB" w:eastAsia="en-GB"/>
          <w:rPrChange w:id="4349" w:author="Marco Petri" w:date="2020-12-22T22:07:00Z">
            <w:rPr>
              <w:ins w:id="4350" w:author="Marco Petri" w:date="2020-12-22T22:05:00Z"/>
              <w:rFonts w:ascii="Courier New" w:eastAsia="Times New Roman" w:hAnsi="Courier New" w:cs="Courier New"/>
              <w:color w:val="000000"/>
              <w:sz w:val="20"/>
              <w:szCs w:val="20"/>
              <w:lang w:val="en-GB" w:eastAsia="en-GB"/>
            </w:rPr>
          </w:rPrChange>
        </w:rPr>
      </w:pPr>
      <w:ins w:id="4351" w:author="Marco Petri" w:date="2020-12-22T22:05:00Z">
        <w:r w:rsidRPr="00FE56D0">
          <w:rPr>
            <w:rFonts w:ascii="Courier New" w:eastAsia="Times New Roman" w:hAnsi="Courier New" w:cs="Courier New"/>
            <w:color w:val="000000"/>
            <w:sz w:val="16"/>
            <w:szCs w:val="16"/>
            <w:lang w:val="en-GB" w:eastAsia="en-GB"/>
            <w:rPrChange w:id="4352"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4353"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354"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12CCA329" w14:textId="77777777" w:rsidR="00E250F6" w:rsidRPr="00FE56D0" w:rsidRDefault="00E250F6" w:rsidP="00E250F6">
      <w:pPr>
        <w:shd w:val="clear" w:color="auto" w:fill="FFFFFF"/>
        <w:spacing w:line="240" w:lineRule="auto"/>
        <w:jc w:val="left"/>
        <w:rPr>
          <w:ins w:id="4355" w:author="Marco Petri" w:date="2020-12-22T22:05:00Z"/>
          <w:rFonts w:ascii="Courier New" w:eastAsia="Times New Roman" w:hAnsi="Courier New" w:cs="Courier New"/>
          <w:color w:val="000000"/>
          <w:sz w:val="16"/>
          <w:szCs w:val="16"/>
          <w:lang w:val="en-GB" w:eastAsia="en-GB"/>
          <w:rPrChange w:id="4356" w:author="Marco Petri" w:date="2020-12-22T22:07:00Z">
            <w:rPr>
              <w:ins w:id="4357" w:author="Marco Petri" w:date="2020-12-22T22:05:00Z"/>
              <w:rFonts w:ascii="Courier New" w:eastAsia="Times New Roman" w:hAnsi="Courier New" w:cs="Courier New"/>
              <w:color w:val="000000"/>
              <w:sz w:val="20"/>
              <w:szCs w:val="20"/>
              <w:lang w:val="en-GB" w:eastAsia="en-GB"/>
            </w:rPr>
          </w:rPrChange>
        </w:rPr>
      </w:pPr>
      <w:ins w:id="4358" w:author="Marco Petri" w:date="2020-12-22T22:05:00Z">
        <w:r w:rsidRPr="00FE56D0">
          <w:rPr>
            <w:rFonts w:ascii="Courier New" w:eastAsia="Times New Roman" w:hAnsi="Courier New" w:cs="Courier New"/>
            <w:color w:val="000000"/>
            <w:sz w:val="16"/>
            <w:szCs w:val="16"/>
            <w:lang w:val="en-GB" w:eastAsia="en-GB"/>
            <w:rPrChange w:id="435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360" w:author="Marco Petri" w:date="2020-12-22T22:07:00Z">
              <w:rPr>
                <w:rFonts w:ascii="Courier New" w:eastAsia="Times New Roman" w:hAnsi="Courier New" w:cs="Courier New"/>
                <w:b/>
                <w:bCs/>
                <w:color w:val="0000FF"/>
                <w:sz w:val="20"/>
                <w:szCs w:val="20"/>
                <w:lang w:val="en-GB" w:eastAsia="en-GB"/>
              </w:rPr>
            </w:rPrChange>
          </w:rPr>
          <w:t>implies</w:t>
        </w:r>
      </w:ins>
    </w:p>
    <w:p w14:paraId="4F9C1D6B" w14:textId="77777777" w:rsidR="00E250F6" w:rsidRPr="00FE56D0" w:rsidRDefault="00E250F6" w:rsidP="00E250F6">
      <w:pPr>
        <w:shd w:val="clear" w:color="auto" w:fill="FFFFFF"/>
        <w:spacing w:line="240" w:lineRule="auto"/>
        <w:jc w:val="left"/>
        <w:rPr>
          <w:ins w:id="4361" w:author="Marco Petri" w:date="2020-12-22T22:05:00Z"/>
          <w:rFonts w:ascii="Courier New" w:eastAsia="Times New Roman" w:hAnsi="Courier New" w:cs="Courier New"/>
          <w:color w:val="000000"/>
          <w:sz w:val="16"/>
          <w:szCs w:val="16"/>
          <w:lang w:val="en-GB" w:eastAsia="en-GB"/>
          <w:rPrChange w:id="4362" w:author="Marco Petri" w:date="2020-12-22T22:07:00Z">
            <w:rPr>
              <w:ins w:id="4363" w:author="Marco Petri" w:date="2020-12-22T22:05:00Z"/>
              <w:rFonts w:ascii="Courier New" w:eastAsia="Times New Roman" w:hAnsi="Courier New" w:cs="Courier New"/>
              <w:color w:val="000000"/>
              <w:sz w:val="20"/>
              <w:szCs w:val="20"/>
              <w:lang w:val="en-GB" w:eastAsia="en-GB"/>
            </w:rPr>
          </w:rPrChange>
        </w:rPr>
      </w:pPr>
      <w:ins w:id="4364" w:author="Marco Petri" w:date="2020-12-22T22:05:00Z">
        <w:r w:rsidRPr="00FE56D0">
          <w:rPr>
            <w:rFonts w:ascii="Courier New" w:eastAsia="Times New Roman" w:hAnsi="Courier New" w:cs="Courier New"/>
            <w:color w:val="000000"/>
            <w:sz w:val="16"/>
            <w:szCs w:val="16"/>
            <w:lang w:val="en-GB" w:eastAsia="en-GB"/>
            <w:rPrChange w:id="4365" w:author="Marco Petri" w:date="2020-12-22T22:07:00Z">
              <w:rPr>
                <w:rFonts w:ascii="Courier New" w:eastAsia="Times New Roman" w:hAnsi="Courier New" w:cs="Courier New"/>
                <w:color w:val="000000"/>
                <w:sz w:val="20"/>
                <w:szCs w:val="20"/>
                <w:lang w:val="en-GB" w:eastAsia="en-GB"/>
              </w:rPr>
            </w:rPrChange>
          </w:rPr>
          <w:t xml:space="preserve">        (some chk:CheckpointController |</w:t>
        </w:r>
      </w:ins>
    </w:p>
    <w:p w14:paraId="332178F0" w14:textId="77777777" w:rsidR="00E250F6" w:rsidRPr="00FE56D0" w:rsidRDefault="00E250F6" w:rsidP="00E250F6">
      <w:pPr>
        <w:shd w:val="clear" w:color="auto" w:fill="FFFFFF"/>
        <w:spacing w:line="240" w:lineRule="auto"/>
        <w:jc w:val="left"/>
        <w:rPr>
          <w:ins w:id="4366" w:author="Marco Petri" w:date="2020-12-22T22:05:00Z"/>
          <w:rFonts w:ascii="Courier New" w:eastAsia="Times New Roman" w:hAnsi="Courier New" w:cs="Courier New"/>
          <w:color w:val="000000"/>
          <w:sz w:val="16"/>
          <w:szCs w:val="16"/>
          <w:lang w:val="en-GB" w:eastAsia="en-GB"/>
          <w:rPrChange w:id="4367" w:author="Marco Petri" w:date="2020-12-22T22:07:00Z">
            <w:rPr>
              <w:ins w:id="4368" w:author="Marco Petri" w:date="2020-12-22T22:05:00Z"/>
              <w:rFonts w:ascii="Courier New" w:eastAsia="Times New Roman" w:hAnsi="Courier New" w:cs="Courier New"/>
              <w:color w:val="000000"/>
              <w:sz w:val="20"/>
              <w:szCs w:val="20"/>
              <w:lang w:val="en-GB" w:eastAsia="en-GB"/>
            </w:rPr>
          </w:rPrChange>
        </w:rPr>
      </w:pPr>
      <w:ins w:id="4369" w:author="Marco Petri" w:date="2020-12-22T22:05:00Z">
        <w:r w:rsidRPr="00FE56D0">
          <w:rPr>
            <w:rFonts w:ascii="Courier New" w:eastAsia="Times New Roman" w:hAnsi="Courier New" w:cs="Courier New"/>
            <w:color w:val="000000"/>
            <w:sz w:val="16"/>
            <w:szCs w:val="16"/>
            <w:lang w:val="en-GB" w:eastAsia="en-GB"/>
            <w:rPrChange w:id="4370"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437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372" w:author="Marco Petri" w:date="2020-12-22T22:07:00Z">
              <w:rPr>
                <w:rFonts w:ascii="Courier New" w:eastAsia="Times New Roman" w:hAnsi="Courier New" w:cs="Courier New"/>
                <w:color w:val="000000"/>
                <w:sz w:val="20"/>
                <w:szCs w:val="20"/>
                <w:lang w:val="en-GB" w:eastAsia="en-GB"/>
              </w:rPr>
            </w:rPrChange>
          </w:rPr>
          <w:t xml:space="preserve"> chk.controllerCheckIns.t.ticketOwner)</w:t>
        </w:r>
      </w:ins>
    </w:p>
    <w:p w14:paraId="26294FED" w14:textId="77777777" w:rsidR="00E250F6" w:rsidRPr="00FE56D0" w:rsidRDefault="00E250F6" w:rsidP="00E250F6">
      <w:pPr>
        <w:shd w:val="clear" w:color="auto" w:fill="FFFFFF"/>
        <w:spacing w:line="240" w:lineRule="auto"/>
        <w:jc w:val="left"/>
        <w:rPr>
          <w:ins w:id="4373" w:author="Marco Petri" w:date="2020-12-22T22:05:00Z"/>
          <w:rFonts w:ascii="Courier New" w:eastAsia="Times New Roman" w:hAnsi="Courier New" w:cs="Courier New"/>
          <w:color w:val="000000"/>
          <w:sz w:val="16"/>
          <w:szCs w:val="16"/>
          <w:lang w:val="en-GB" w:eastAsia="en-GB"/>
          <w:rPrChange w:id="4374" w:author="Marco Petri" w:date="2020-12-22T22:07:00Z">
            <w:rPr>
              <w:ins w:id="4375" w:author="Marco Petri" w:date="2020-12-22T22:05:00Z"/>
              <w:rFonts w:ascii="Courier New" w:eastAsia="Times New Roman" w:hAnsi="Courier New" w:cs="Courier New"/>
              <w:color w:val="000000"/>
              <w:sz w:val="20"/>
              <w:szCs w:val="20"/>
              <w:lang w:val="en-GB" w:eastAsia="en-GB"/>
            </w:rPr>
          </w:rPrChange>
        </w:rPr>
      </w:pPr>
      <w:ins w:id="4376" w:author="Marco Petri" w:date="2020-12-22T22:05:00Z">
        <w:r w:rsidRPr="00FE56D0">
          <w:rPr>
            <w:rFonts w:ascii="Courier New" w:eastAsia="Times New Roman" w:hAnsi="Courier New" w:cs="Courier New"/>
            <w:color w:val="000000"/>
            <w:sz w:val="16"/>
            <w:szCs w:val="16"/>
            <w:lang w:val="en-GB" w:eastAsia="en-GB"/>
            <w:rPrChange w:id="4377" w:author="Marco Petri" w:date="2020-12-22T22:07:00Z">
              <w:rPr>
                <w:rFonts w:ascii="Courier New" w:eastAsia="Times New Roman" w:hAnsi="Courier New" w:cs="Courier New"/>
                <w:color w:val="000000"/>
                <w:sz w:val="20"/>
                <w:szCs w:val="20"/>
                <w:lang w:val="en-GB" w:eastAsia="en-GB"/>
              </w:rPr>
            </w:rPrChange>
          </w:rPr>
          <w:t>}</w:t>
        </w:r>
      </w:ins>
    </w:p>
    <w:p w14:paraId="19EC0E8B" w14:textId="77777777" w:rsidR="00E250F6" w:rsidRPr="00FE56D0" w:rsidRDefault="00E250F6" w:rsidP="00E250F6">
      <w:pPr>
        <w:shd w:val="clear" w:color="auto" w:fill="FFFFFF"/>
        <w:spacing w:line="240" w:lineRule="auto"/>
        <w:jc w:val="left"/>
        <w:rPr>
          <w:ins w:id="4378" w:author="Marco Petri" w:date="2020-12-22T22:05:00Z"/>
          <w:rFonts w:ascii="Courier New" w:eastAsia="Times New Roman" w:hAnsi="Courier New" w:cs="Courier New"/>
          <w:color w:val="000000"/>
          <w:sz w:val="16"/>
          <w:szCs w:val="16"/>
          <w:lang w:val="en-GB" w:eastAsia="en-GB"/>
          <w:rPrChange w:id="4379" w:author="Marco Petri" w:date="2020-12-22T22:07:00Z">
            <w:rPr>
              <w:ins w:id="4380" w:author="Marco Petri" w:date="2020-12-22T22:05:00Z"/>
              <w:rFonts w:ascii="Courier New" w:eastAsia="Times New Roman" w:hAnsi="Courier New" w:cs="Courier New"/>
              <w:color w:val="000000"/>
              <w:sz w:val="20"/>
              <w:szCs w:val="20"/>
              <w:lang w:val="en-GB" w:eastAsia="en-GB"/>
            </w:rPr>
          </w:rPrChange>
        </w:rPr>
      </w:pPr>
    </w:p>
    <w:p w14:paraId="0FF69D00" w14:textId="77777777" w:rsidR="00E250F6" w:rsidRPr="00FE56D0" w:rsidRDefault="00E250F6" w:rsidP="00E250F6">
      <w:pPr>
        <w:shd w:val="clear" w:color="auto" w:fill="FFFFFF"/>
        <w:spacing w:line="240" w:lineRule="auto"/>
        <w:jc w:val="left"/>
        <w:rPr>
          <w:ins w:id="4381" w:author="Marco Petri" w:date="2020-12-22T22:05:00Z"/>
          <w:rFonts w:ascii="Courier New" w:eastAsia="Times New Roman" w:hAnsi="Courier New" w:cs="Courier New"/>
          <w:color w:val="000000"/>
          <w:sz w:val="16"/>
          <w:szCs w:val="16"/>
          <w:lang w:val="en-GB" w:eastAsia="en-GB"/>
          <w:rPrChange w:id="4382" w:author="Marco Petri" w:date="2020-12-22T22:07:00Z">
            <w:rPr>
              <w:ins w:id="4383" w:author="Marco Petri" w:date="2020-12-22T22:05:00Z"/>
              <w:rFonts w:ascii="Courier New" w:eastAsia="Times New Roman" w:hAnsi="Courier New" w:cs="Courier New"/>
              <w:color w:val="000000"/>
              <w:sz w:val="20"/>
              <w:szCs w:val="20"/>
              <w:lang w:val="en-GB" w:eastAsia="en-GB"/>
            </w:rPr>
          </w:rPrChange>
        </w:rPr>
      </w:pPr>
      <w:ins w:id="4384" w:author="Marco Petri" w:date="2020-12-22T22:05:00Z">
        <w:r w:rsidRPr="00FE56D0">
          <w:rPr>
            <w:rFonts w:ascii="Courier New" w:eastAsia="Times New Roman" w:hAnsi="Courier New" w:cs="Courier New"/>
            <w:b/>
            <w:bCs/>
            <w:color w:val="0000FF"/>
            <w:sz w:val="16"/>
            <w:szCs w:val="16"/>
            <w:lang w:val="en-GB" w:eastAsia="en-GB"/>
            <w:rPrChange w:id="4385"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386" w:author="Marco Petri" w:date="2020-12-22T22:07:00Z">
              <w:rPr>
                <w:rFonts w:ascii="Courier New" w:eastAsia="Times New Roman" w:hAnsi="Courier New" w:cs="Courier New"/>
                <w:color w:val="000000"/>
                <w:sz w:val="20"/>
                <w:szCs w:val="20"/>
                <w:lang w:val="en-GB" w:eastAsia="en-GB"/>
              </w:rPr>
            </w:rPrChange>
          </w:rPr>
          <w:t xml:space="preserve"> hasOverlappingBooking[ s:Store, t:Time]{</w:t>
        </w:r>
      </w:ins>
    </w:p>
    <w:p w14:paraId="02F1CCD0" w14:textId="77777777" w:rsidR="00E250F6" w:rsidRPr="00FE56D0" w:rsidRDefault="00E250F6" w:rsidP="00E250F6">
      <w:pPr>
        <w:shd w:val="clear" w:color="auto" w:fill="FFFFFF"/>
        <w:spacing w:line="240" w:lineRule="auto"/>
        <w:jc w:val="left"/>
        <w:rPr>
          <w:ins w:id="4387" w:author="Marco Petri" w:date="2020-12-22T22:05:00Z"/>
          <w:rFonts w:ascii="Courier New" w:eastAsia="Times New Roman" w:hAnsi="Courier New" w:cs="Courier New"/>
          <w:color w:val="000000"/>
          <w:sz w:val="16"/>
          <w:szCs w:val="16"/>
          <w:lang w:val="en-GB" w:eastAsia="en-GB"/>
          <w:rPrChange w:id="4388" w:author="Marco Petri" w:date="2020-12-22T22:07:00Z">
            <w:rPr>
              <w:ins w:id="4389" w:author="Marco Petri" w:date="2020-12-22T22:05:00Z"/>
              <w:rFonts w:ascii="Courier New" w:eastAsia="Times New Roman" w:hAnsi="Courier New" w:cs="Courier New"/>
              <w:color w:val="000000"/>
              <w:sz w:val="20"/>
              <w:szCs w:val="20"/>
              <w:lang w:val="en-GB" w:eastAsia="en-GB"/>
            </w:rPr>
          </w:rPrChange>
        </w:rPr>
      </w:pPr>
      <w:ins w:id="4390" w:author="Marco Petri" w:date="2020-12-22T22:05:00Z">
        <w:r w:rsidRPr="00FE56D0">
          <w:rPr>
            <w:rFonts w:ascii="Courier New" w:eastAsia="Times New Roman" w:hAnsi="Courier New" w:cs="Courier New"/>
            <w:color w:val="000000"/>
            <w:sz w:val="16"/>
            <w:szCs w:val="16"/>
            <w:lang w:val="en-GB" w:eastAsia="en-GB"/>
            <w:rPrChange w:id="439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392"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439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394" w:author="Marco Petri" w:date="2020-12-22T22:07:00Z">
              <w:rPr>
                <w:rFonts w:ascii="Courier New" w:eastAsia="Times New Roman" w:hAnsi="Courier New" w:cs="Courier New"/>
                <w:b/>
                <w:bCs/>
                <w:color w:val="0000FF"/>
                <w:sz w:val="20"/>
                <w:szCs w:val="20"/>
                <w:lang w:val="en-GB" w:eastAsia="en-GB"/>
              </w:rPr>
            </w:rPrChange>
          </w:rPr>
          <w:t>disj</w:t>
        </w:r>
        <w:r w:rsidRPr="00FE56D0">
          <w:rPr>
            <w:rFonts w:ascii="Courier New" w:eastAsia="Times New Roman" w:hAnsi="Courier New" w:cs="Courier New"/>
            <w:color w:val="000000"/>
            <w:sz w:val="16"/>
            <w:szCs w:val="16"/>
            <w:lang w:val="en-GB" w:eastAsia="en-GB"/>
            <w:rPrChange w:id="4395" w:author="Marco Petri" w:date="2020-12-22T22:07:00Z">
              <w:rPr>
                <w:rFonts w:ascii="Courier New" w:eastAsia="Times New Roman" w:hAnsi="Courier New" w:cs="Courier New"/>
                <w:color w:val="000000"/>
                <w:sz w:val="20"/>
                <w:szCs w:val="20"/>
                <w:lang w:val="en-GB" w:eastAsia="en-GB"/>
              </w:rPr>
            </w:rPrChange>
          </w:rPr>
          <w:t xml:space="preserve"> b1,b2:Booking |</w:t>
        </w:r>
      </w:ins>
    </w:p>
    <w:p w14:paraId="114B09CD" w14:textId="77777777" w:rsidR="00E250F6" w:rsidRPr="00FE56D0" w:rsidRDefault="00E250F6" w:rsidP="00E250F6">
      <w:pPr>
        <w:shd w:val="clear" w:color="auto" w:fill="FFFFFF"/>
        <w:spacing w:line="240" w:lineRule="auto"/>
        <w:jc w:val="left"/>
        <w:rPr>
          <w:ins w:id="4396" w:author="Marco Petri" w:date="2020-12-22T22:05:00Z"/>
          <w:rFonts w:ascii="Courier New" w:eastAsia="Times New Roman" w:hAnsi="Courier New" w:cs="Courier New"/>
          <w:color w:val="000000"/>
          <w:sz w:val="16"/>
          <w:szCs w:val="16"/>
          <w:lang w:val="en-GB" w:eastAsia="en-GB"/>
          <w:rPrChange w:id="4397" w:author="Marco Petri" w:date="2020-12-22T22:07:00Z">
            <w:rPr>
              <w:ins w:id="4398" w:author="Marco Petri" w:date="2020-12-22T22:05:00Z"/>
              <w:rFonts w:ascii="Courier New" w:eastAsia="Times New Roman" w:hAnsi="Courier New" w:cs="Courier New"/>
              <w:color w:val="000000"/>
              <w:sz w:val="20"/>
              <w:szCs w:val="20"/>
              <w:lang w:val="en-GB" w:eastAsia="en-GB"/>
            </w:rPr>
          </w:rPrChange>
        </w:rPr>
      </w:pPr>
      <w:ins w:id="4399" w:author="Marco Petri" w:date="2020-12-22T22:05:00Z">
        <w:r w:rsidRPr="00FE56D0">
          <w:rPr>
            <w:rFonts w:ascii="Courier New" w:eastAsia="Times New Roman" w:hAnsi="Courier New" w:cs="Courier New"/>
            <w:color w:val="000000"/>
            <w:sz w:val="16"/>
            <w:szCs w:val="16"/>
            <w:lang w:val="en-GB" w:eastAsia="en-GB"/>
            <w:rPrChange w:id="4400" w:author="Marco Petri" w:date="2020-12-22T22:07:00Z">
              <w:rPr>
                <w:rFonts w:ascii="Courier New" w:eastAsia="Times New Roman" w:hAnsi="Courier New" w:cs="Courier New"/>
                <w:color w:val="000000"/>
                <w:sz w:val="20"/>
                <w:szCs w:val="20"/>
                <w:lang w:val="en-GB" w:eastAsia="en-GB"/>
              </w:rPr>
            </w:rPrChange>
          </w:rPr>
          <w:t xml:space="preserve">        b1 </w:t>
        </w:r>
        <w:r w:rsidRPr="00FE56D0">
          <w:rPr>
            <w:rFonts w:ascii="Courier New" w:eastAsia="Times New Roman" w:hAnsi="Courier New" w:cs="Courier New"/>
            <w:b/>
            <w:bCs/>
            <w:color w:val="0000FF"/>
            <w:sz w:val="16"/>
            <w:szCs w:val="16"/>
            <w:lang w:val="en-GB" w:eastAsia="en-GB"/>
            <w:rPrChange w:id="440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402" w:author="Marco Petri" w:date="2020-12-22T22:07:00Z">
              <w:rPr>
                <w:rFonts w:ascii="Courier New" w:eastAsia="Times New Roman" w:hAnsi="Courier New" w:cs="Courier New"/>
                <w:color w:val="000000"/>
                <w:sz w:val="20"/>
                <w:szCs w:val="20"/>
                <w:lang w:val="en-GB" w:eastAsia="en-GB"/>
              </w:rPr>
            </w:rPrChange>
          </w:rPr>
          <w:t xml:space="preserve"> s.storeBookings.t </w:t>
        </w:r>
        <w:r w:rsidRPr="00FE56D0">
          <w:rPr>
            <w:rFonts w:ascii="Courier New" w:eastAsia="Times New Roman" w:hAnsi="Courier New" w:cs="Courier New"/>
            <w:b/>
            <w:bCs/>
            <w:color w:val="0000FF"/>
            <w:sz w:val="16"/>
            <w:szCs w:val="16"/>
            <w:lang w:val="en-GB" w:eastAsia="en-GB"/>
            <w:rPrChange w:id="4403" w:author="Marco Petri" w:date="2020-12-22T22:07:00Z">
              <w:rPr>
                <w:rFonts w:ascii="Courier New" w:eastAsia="Times New Roman" w:hAnsi="Courier New" w:cs="Courier New"/>
                <w:b/>
                <w:bCs/>
                <w:color w:val="0000FF"/>
                <w:sz w:val="20"/>
                <w:szCs w:val="20"/>
                <w:lang w:val="en-GB" w:eastAsia="en-GB"/>
              </w:rPr>
            </w:rPrChange>
          </w:rPr>
          <w:t>and</w:t>
        </w:r>
      </w:ins>
    </w:p>
    <w:p w14:paraId="06C3C6D5" w14:textId="77777777" w:rsidR="00E250F6" w:rsidRPr="00FE56D0" w:rsidRDefault="00E250F6" w:rsidP="00E250F6">
      <w:pPr>
        <w:shd w:val="clear" w:color="auto" w:fill="FFFFFF"/>
        <w:spacing w:line="240" w:lineRule="auto"/>
        <w:jc w:val="left"/>
        <w:rPr>
          <w:ins w:id="4404" w:author="Marco Petri" w:date="2020-12-22T22:05:00Z"/>
          <w:rFonts w:ascii="Courier New" w:eastAsia="Times New Roman" w:hAnsi="Courier New" w:cs="Courier New"/>
          <w:color w:val="000000"/>
          <w:sz w:val="16"/>
          <w:szCs w:val="16"/>
          <w:lang w:val="en-GB" w:eastAsia="en-GB"/>
          <w:rPrChange w:id="4405" w:author="Marco Petri" w:date="2020-12-22T22:07:00Z">
            <w:rPr>
              <w:ins w:id="4406" w:author="Marco Petri" w:date="2020-12-22T22:05:00Z"/>
              <w:rFonts w:ascii="Courier New" w:eastAsia="Times New Roman" w:hAnsi="Courier New" w:cs="Courier New"/>
              <w:color w:val="000000"/>
              <w:sz w:val="20"/>
              <w:szCs w:val="20"/>
              <w:lang w:val="en-GB" w:eastAsia="en-GB"/>
            </w:rPr>
          </w:rPrChange>
        </w:rPr>
      </w:pPr>
      <w:ins w:id="4407" w:author="Marco Petri" w:date="2020-12-22T22:05:00Z">
        <w:r w:rsidRPr="00FE56D0">
          <w:rPr>
            <w:rFonts w:ascii="Courier New" w:eastAsia="Times New Roman" w:hAnsi="Courier New" w:cs="Courier New"/>
            <w:color w:val="000000"/>
            <w:sz w:val="16"/>
            <w:szCs w:val="16"/>
            <w:lang w:val="en-GB" w:eastAsia="en-GB"/>
            <w:rPrChange w:id="4408" w:author="Marco Petri" w:date="2020-12-22T22:07:00Z">
              <w:rPr>
                <w:rFonts w:ascii="Courier New" w:eastAsia="Times New Roman" w:hAnsi="Courier New" w:cs="Courier New"/>
                <w:color w:val="000000"/>
                <w:sz w:val="20"/>
                <w:szCs w:val="20"/>
                <w:lang w:val="en-GB" w:eastAsia="en-GB"/>
              </w:rPr>
            </w:rPrChange>
          </w:rPr>
          <w:t xml:space="preserve">        b2 </w:t>
        </w:r>
        <w:r w:rsidRPr="00FE56D0">
          <w:rPr>
            <w:rFonts w:ascii="Courier New" w:eastAsia="Times New Roman" w:hAnsi="Courier New" w:cs="Courier New"/>
            <w:b/>
            <w:bCs/>
            <w:color w:val="0000FF"/>
            <w:sz w:val="16"/>
            <w:szCs w:val="16"/>
            <w:lang w:val="en-GB" w:eastAsia="en-GB"/>
            <w:rPrChange w:id="440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410" w:author="Marco Petri" w:date="2020-12-22T22:07:00Z">
              <w:rPr>
                <w:rFonts w:ascii="Courier New" w:eastAsia="Times New Roman" w:hAnsi="Courier New" w:cs="Courier New"/>
                <w:color w:val="000000"/>
                <w:sz w:val="20"/>
                <w:szCs w:val="20"/>
                <w:lang w:val="en-GB" w:eastAsia="en-GB"/>
              </w:rPr>
            </w:rPrChange>
          </w:rPr>
          <w:t xml:space="preserve"> s.storeBookings.t </w:t>
        </w:r>
        <w:r w:rsidRPr="00FE56D0">
          <w:rPr>
            <w:rFonts w:ascii="Courier New" w:eastAsia="Times New Roman" w:hAnsi="Courier New" w:cs="Courier New"/>
            <w:b/>
            <w:bCs/>
            <w:color w:val="0000FF"/>
            <w:sz w:val="16"/>
            <w:szCs w:val="16"/>
            <w:lang w:val="en-GB" w:eastAsia="en-GB"/>
            <w:rPrChange w:id="4411" w:author="Marco Petri" w:date="2020-12-22T22:07:00Z">
              <w:rPr>
                <w:rFonts w:ascii="Courier New" w:eastAsia="Times New Roman" w:hAnsi="Courier New" w:cs="Courier New"/>
                <w:b/>
                <w:bCs/>
                <w:color w:val="0000FF"/>
                <w:sz w:val="20"/>
                <w:szCs w:val="20"/>
                <w:lang w:val="en-GB" w:eastAsia="en-GB"/>
              </w:rPr>
            </w:rPrChange>
          </w:rPr>
          <w:t>and</w:t>
        </w:r>
      </w:ins>
    </w:p>
    <w:p w14:paraId="1FAF9D31" w14:textId="77777777" w:rsidR="00E250F6" w:rsidRPr="00FE56D0" w:rsidRDefault="00E250F6" w:rsidP="00E250F6">
      <w:pPr>
        <w:shd w:val="clear" w:color="auto" w:fill="FFFFFF"/>
        <w:spacing w:line="240" w:lineRule="auto"/>
        <w:jc w:val="left"/>
        <w:rPr>
          <w:ins w:id="4412" w:author="Marco Petri" w:date="2020-12-22T22:05:00Z"/>
          <w:rFonts w:ascii="Courier New" w:eastAsia="Times New Roman" w:hAnsi="Courier New" w:cs="Courier New"/>
          <w:color w:val="000000"/>
          <w:sz w:val="16"/>
          <w:szCs w:val="16"/>
          <w:lang w:val="en-GB" w:eastAsia="en-GB"/>
          <w:rPrChange w:id="4413" w:author="Marco Petri" w:date="2020-12-22T22:07:00Z">
            <w:rPr>
              <w:ins w:id="4414" w:author="Marco Petri" w:date="2020-12-22T22:05:00Z"/>
              <w:rFonts w:ascii="Courier New" w:eastAsia="Times New Roman" w:hAnsi="Courier New" w:cs="Courier New"/>
              <w:color w:val="000000"/>
              <w:sz w:val="20"/>
              <w:szCs w:val="20"/>
              <w:lang w:val="en-GB" w:eastAsia="en-GB"/>
            </w:rPr>
          </w:rPrChange>
        </w:rPr>
      </w:pPr>
      <w:ins w:id="4415" w:author="Marco Petri" w:date="2020-12-22T22:05:00Z">
        <w:r w:rsidRPr="00FE56D0">
          <w:rPr>
            <w:rFonts w:ascii="Courier New" w:eastAsia="Times New Roman" w:hAnsi="Courier New" w:cs="Courier New"/>
            <w:color w:val="000000"/>
            <w:sz w:val="16"/>
            <w:szCs w:val="16"/>
            <w:lang w:val="en-GB" w:eastAsia="en-GB"/>
            <w:rPrChange w:id="4416" w:author="Marco Petri" w:date="2020-12-22T22:07:00Z">
              <w:rPr>
                <w:rFonts w:ascii="Courier New" w:eastAsia="Times New Roman" w:hAnsi="Courier New" w:cs="Courier New"/>
                <w:color w:val="000000"/>
                <w:sz w:val="20"/>
                <w:szCs w:val="20"/>
                <w:lang w:val="en-GB" w:eastAsia="en-GB"/>
              </w:rPr>
            </w:rPrChange>
          </w:rPr>
          <w:t xml:space="preserve">        b1.bookingDateTime = b2.bookingDateTime </w:t>
        </w:r>
        <w:r w:rsidRPr="00FE56D0">
          <w:rPr>
            <w:rFonts w:ascii="Courier New" w:eastAsia="Times New Roman" w:hAnsi="Courier New" w:cs="Courier New"/>
            <w:b/>
            <w:bCs/>
            <w:color w:val="0000FF"/>
            <w:sz w:val="16"/>
            <w:szCs w:val="16"/>
            <w:lang w:val="en-GB" w:eastAsia="en-GB"/>
            <w:rPrChange w:id="4417" w:author="Marco Petri" w:date="2020-12-22T22:07:00Z">
              <w:rPr>
                <w:rFonts w:ascii="Courier New" w:eastAsia="Times New Roman" w:hAnsi="Courier New" w:cs="Courier New"/>
                <w:b/>
                <w:bCs/>
                <w:color w:val="0000FF"/>
                <w:sz w:val="20"/>
                <w:szCs w:val="20"/>
                <w:lang w:val="en-GB" w:eastAsia="en-GB"/>
              </w:rPr>
            </w:rPrChange>
          </w:rPr>
          <w:t>and</w:t>
        </w:r>
      </w:ins>
    </w:p>
    <w:p w14:paraId="2F2E230A" w14:textId="77777777" w:rsidR="00E250F6" w:rsidRPr="00FE56D0" w:rsidRDefault="00E250F6" w:rsidP="00E250F6">
      <w:pPr>
        <w:shd w:val="clear" w:color="auto" w:fill="FFFFFF"/>
        <w:spacing w:line="240" w:lineRule="auto"/>
        <w:jc w:val="left"/>
        <w:rPr>
          <w:ins w:id="4418" w:author="Marco Petri" w:date="2020-12-22T22:05:00Z"/>
          <w:rFonts w:ascii="Courier New" w:eastAsia="Times New Roman" w:hAnsi="Courier New" w:cs="Courier New"/>
          <w:color w:val="000000"/>
          <w:sz w:val="16"/>
          <w:szCs w:val="16"/>
          <w:lang w:val="en-GB" w:eastAsia="en-GB"/>
          <w:rPrChange w:id="4419" w:author="Marco Petri" w:date="2020-12-22T22:07:00Z">
            <w:rPr>
              <w:ins w:id="4420" w:author="Marco Petri" w:date="2020-12-22T22:05:00Z"/>
              <w:rFonts w:ascii="Courier New" w:eastAsia="Times New Roman" w:hAnsi="Courier New" w:cs="Courier New"/>
              <w:color w:val="000000"/>
              <w:sz w:val="20"/>
              <w:szCs w:val="20"/>
              <w:lang w:val="en-GB" w:eastAsia="en-GB"/>
            </w:rPr>
          </w:rPrChange>
        </w:rPr>
      </w:pPr>
      <w:ins w:id="4421" w:author="Marco Petri" w:date="2020-12-22T22:05:00Z">
        <w:r w:rsidRPr="00FE56D0">
          <w:rPr>
            <w:rFonts w:ascii="Courier New" w:eastAsia="Times New Roman" w:hAnsi="Courier New" w:cs="Courier New"/>
            <w:color w:val="000000"/>
            <w:sz w:val="16"/>
            <w:szCs w:val="16"/>
            <w:lang w:val="en-GB" w:eastAsia="en-GB"/>
            <w:rPrChange w:id="4422" w:author="Marco Petri" w:date="2020-12-22T22:07:00Z">
              <w:rPr>
                <w:rFonts w:ascii="Courier New" w:eastAsia="Times New Roman" w:hAnsi="Courier New" w:cs="Courier New"/>
                <w:color w:val="000000"/>
                <w:sz w:val="20"/>
                <w:szCs w:val="20"/>
                <w:lang w:val="en-GB" w:eastAsia="en-GB"/>
              </w:rPr>
            </w:rPrChange>
          </w:rPr>
          <w:t xml:space="preserve">        b1.bookingTicket.ticketOwner = b2.bookingTicket.ticketOwner</w:t>
        </w:r>
      </w:ins>
    </w:p>
    <w:p w14:paraId="1802FFFE" w14:textId="77777777" w:rsidR="00E250F6" w:rsidRPr="00FE56D0" w:rsidRDefault="00E250F6" w:rsidP="00E250F6">
      <w:pPr>
        <w:shd w:val="clear" w:color="auto" w:fill="FFFFFF"/>
        <w:spacing w:line="240" w:lineRule="auto"/>
        <w:jc w:val="left"/>
        <w:rPr>
          <w:ins w:id="4423" w:author="Marco Petri" w:date="2020-12-22T22:05:00Z"/>
          <w:rFonts w:ascii="Courier New" w:eastAsia="Times New Roman" w:hAnsi="Courier New" w:cs="Courier New"/>
          <w:color w:val="000000"/>
          <w:sz w:val="16"/>
          <w:szCs w:val="16"/>
          <w:lang w:val="en-GB" w:eastAsia="en-GB"/>
          <w:rPrChange w:id="4424" w:author="Marco Petri" w:date="2020-12-22T22:07:00Z">
            <w:rPr>
              <w:ins w:id="4425" w:author="Marco Petri" w:date="2020-12-22T22:05:00Z"/>
              <w:rFonts w:ascii="Courier New" w:eastAsia="Times New Roman" w:hAnsi="Courier New" w:cs="Courier New"/>
              <w:color w:val="000000"/>
              <w:sz w:val="20"/>
              <w:szCs w:val="20"/>
              <w:lang w:val="en-GB" w:eastAsia="en-GB"/>
            </w:rPr>
          </w:rPrChange>
        </w:rPr>
      </w:pPr>
      <w:ins w:id="4426" w:author="Marco Petri" w:date="2020-12-22T22:05:00Z">
        <w:r w:rsidRPr="00FE56D0">
          <w:rPr>
            <w:rFonts w:ascii="Courier New" w:eastAsia="Times New Roman" w:hAnsi="Courier New" w:cs="Courier New"/>
            <w:color w:val="000000"/>
            <w:sz w:val="16"/>
            <w:szCs w:val="16"/>
            <w:lang w:val="en-GB" w:eastAsia="en-GB"/>
            <w:rPrChange w:id="4427" w:author="Marco Petri" w:date="2020-12-22T22:07:00Z">
              <w:rPr>
                <w:rFonts w:ascii="Courier New" w:eastAsia="Times New Roman" w:hAnsi="Courier New" w:cs="Courier New"/>
                <w:color w:val="000000"/>
                <w:sz w:val="20"/>
                <w:szCs w:val="20"/>
                <w:lang w:val="en-GB" w:eastAsia="en-GB"/>
              </w:rPr>
            </w:rPrChange>
          </w:rPr>
          <w:t>}</w:t>
        </w:r>
      </w:ins>
    </w:p>
    <w:p w14:paraId="46236015" w14:textId="77777777" w:rsidR="00E250F6" w:rsidRPr="00FE56D0" w:rsidRDefault="00E250F6" w:rsidP="00E250F6">
      <w:pPr>
        <w:shd w:val="clear" w:color="auto" w:fill="FFFFFF"/>
        <w:spacing w:line="240" w:lineRule="auto"/>
        <w:jc w:val="left"/>
        <w:rPr>
          <w:ins w:id="4428" w:author="Marco Petri" w:date="2020-12-22T22:05:00Z"/>
          <w:rFonts w:ascii="Courier New" w:eastAsia="Times New Roman" w:hAnsi="Courier New" w:cs="Courier New"/>
          <w:color w:val="000000"/>
          <w:sz w:val="16"/>
          <w:szCs w:val="16"/>
          <w:lang w:val="en-GB" w:eastAsia="en-GB"/>
          <w:rPrChange w:id="4429" w:author="Marco Petri" w:date="2020-12-22T22:07:00Z">
            <w:rPr>
              <w:ins w:id="4430" w:author="Marco Petri" w:date="2020-12-22T22:05:00Z"/>
              <w:rFonts w:ascii="Courier New" w:eastAsia="Times New Roman" w:hAnsi="Courier New" w:cs="Courier New"/>
              <w:color w:val="000000"/>
              <w:sz w:val="20"/>
              <w:szCs w:val="20"/>
              <w:lang w:val="en-GB" w:eastAsia="en-GB"/>
            </w:rPr>
          </w:rPrChange>
        </w:rPr>
      </w:pPr>
    </w:p>
    <w:p w14:paraId="5629D0EE" w14:textId="77777777" w:rsidR="00E250F6" w:rsidRPr="00FE56D0" w:rsidRDefault="00E250F6" w:rsidP="00E250F6">
      <w:pPr>
        <w:shd w:val="clear" w:color="auto" w:fill="FFFFFF"/>
        <w:spacing w:line="240" w:lineRule="auto"/>
        <w:jc w:val="left"/>
        <w:rPr>
          <w:ins w:id="4431" w:author="Marco Petri" w:date="2020-12-22T22:05:00Z"/>
          <w:rFonts w:ascii="Courier New" w:eastAsia="Times New Roman" w:hAnsi="Courier New" w:cs="Courier New"/>
          <w:color w:val="000000"/>
          <w:sz w:val="16"/>
          <w:szCs w:val="16"/>
          <w:lang w:val="en-GB" w:eastAsia="en-GB"/>
          <w:rPrChange w:id="4432" w:author="Marco Petri" w:date="2020-12-22T22:07:00Z">
            <w:rPr>
              <w:ins w:id="4433" w:author="Marco Petri" w:date="2020-12-22T22:05:00Z"/>
              <w:rFonts w:ascii="Courier New" w:eastAsia="Times New Roman" w:hAnsi="Courier New" w:cs="Courier New"/>
              <w:color w:val="000000"/>
              <w:sz w:val="20"/>
              <w:szCs w:val="20"/>
              <w:lang w:val="en-GB" w:eastAsia="en-GB"/>
            </w:rPr>
          </w:rPrChange>
        </w:rPr>
      </w:pPr>
      <w:ins w:id="4434" w:author="Marco Petri" w:date="2020-12-22T22:05:00Z">
        <w:r w:rsidRPr="00FE56D0">
          <w:rPr>
            <w:rFonts w:ascii="Courier New" w:eastAsia="Times New Roman" w:hAnsi="Courier New" w:cs="Courier New"/>
            <w:b/>
            <w:bCs/>
            <w:color w:val="0000FF"/>
            <w:sz w:val="16"/>
            <w:szCs w:val="16"/>
            <w:lang w:val="en-GB" w:eastAsia="en-GB"/>
            <w:rPrChange w:id="4435"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436" w:author="Marco Petri" w:date="2020-12-22T22:07:00Z">
              <w:rPr>
                <w:rFonts w:ascii="Courier New" w:eastAsia="Times New Roman" w:hAnsi="Courier New" w:cs="Courier New"/>
                <w:color w:val="000000"/>
                <w:sz w:val="20"/>
                <w:szCs w:val="20"/>
                <w:lang w:val="en-GB" w:eastAsia="en-GB"/>
              </w:rPr>
            </w:rPrChange>
          </w:rPr>
          <w:t xml:space="preserve"> haveOverlappingBooking[ s1,s2:Store, t:Time]{</w:t>
        </w:r>
      </w:ins>
    </w:p>
    <w:p w14:paraId="1D41295B" w14:textId="77777777" w:rsidR="00E250F6" w:rsidRPr="00FE56D0" w:rsidRDefault="00E250F6" w:rsidP="00E250F6">
      <w:pPr>
        <w:shd w:val="clear" w:color="auto" w:fill="FFFFFF"/>
        <w:spacing w:line="240" w:lineRule="auto"/>
        <w:jc w:val="left"/>
        <w:rPr>
          <w:ins w:id="4437" w:author="Marco Petri" w:date="2020-12-22T22:05:00Z"/>
          <w:rFonts w:ascii="Courier New" w:eastAsia="Times New Roman" w:hAnsi="Courier New" w:cs="Courier New"/>
          <w:color w:val="000000"/>
          <w:sz w:val="16"/>
          <w:szCs w:val="16"/>
          <w:lang w:val="en-GB" w:eastAsia="en-GB"/>
          <w:rPrChange w:id="4438" w:author="Marco Petri" w:date="2020-12-22T22:07:00Z">
            <w:rPr>
              <w:ins w:id="4439" w:author="Marco Petri" w:date="2020-12-22T22:05:00Z"/>
              <w:rFonts w:ascii="Courier New" w:eastAsia="Times New Roman" w:hAnsi="Courier New" w:cs="Courier New"/>
              <w:color w:val="000000"/>
              <w:sz w:val="20"/>
              <w:szCs w:val="20"/>
              <w:lang w:val="en-GB" w:eastAsia="en-GB"/>
            </w:rPr>
          </w:rPrChange>
        </w:rPr>
      </w:pPr>
      <w:ins w:id="4440" w:author="Marco Petri" w:date="2020-12-22T22:05:00Z">
        <w:r w:rsidRPr="00FE56D0">
          <w:rPr>
            <w:rFonts w:ascii="Courier New" w:eastAsia="Times New Roman" w:hAnsi="Courier New" w:cs="Courier New"/>
            <w:color w:val="000000"/>
            <w:sz w:val="16"/>
            <w:szCs w:val="16"/>
            <w:lang w:val="en-GB" w:eastAsia="en-GB"/>
            <w:rPrChange w:id="444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442"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444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444" w:author="Marco Petri" w:date="2020-12-22T22:07:00Z">
              <w:rPr>
                <w:rFonts w:ascii="Courier New" w:eastAsia="Times New Roman" w:hAnsi="Courier New" w:cs="Courier New"/>
                <w:b/>
                <w:bCs/>
                <w:color w:val="0000FF"/>
                <w:sz w:val="20"/>
                <w:szCs w:val="20"/>
                <w:lang w:val="en-GB" w:eastAsia="en-GB"/>
              </w:rPr>
            </w:rPrChange>
          </w:rPr>
          <w:t>disj</w:t>
        </w:r>
        <w:r w:rsidRPr="00FE56D0">
          <w:rPr>
            <w:rFonts w:ascii="Courier New" w:eastAsia="Times New Roman" w:hAnsi="Courier New" w:cs="Courier New"/>
            <w:color w:val="000000"/>
            <w:sz w:val="16"/>
            <w:szCs w:val="16"/>
            <w:lang w:val="en-GB" w:eastAsia="en-GB"/>
            <w:rPrChange w:id="4445" w:author="Marco Petri" w:date="2020-12-22T22:07:00Z">
              <w:rPr>
                <w:rFonts w:ascii="Courier New" w:eastAsia="Times New Roman" w:hAnsi="Courier New" w:cs="Courier New"/>
                <w:color w:val="000000"/>
                <w:sz w:val="20"/>
                <w:szCs w:val="20"/>
                <w:lang w:val="en-GB" w:eastAsia="en-GB"/>
              </w:rPr>
            </w:rPrChange>
          </w:rPr>
          <w:t xml:space="preserve"> b1,b2:Booking |</w:t>
        </w:r>
      </w:ins>
    </w:p>
    <w:p w14:paraId="67DC5B4D" w14:textId="77777777" w:rsidR="00E250F6" w:rsidRPr="00FE56D0" w:rsidRDefault="00E250F6" w:rsidP="00E250F6">
      <w:pPr>
        <w:shd w:val="clear" w:color="auto" w:fill="FFFFFF"/>
        <w:spacing w:line="240" w:lineRule="auto"/>
        <w:jc w:val="left"/>
        <w:rPr>
          <w:ins w:id="4446" w:author="Marco Petri" w:date="2020-12-22T22:05:00Z"/>
          <w:rFonts w:ascii="Courier New" w:eastAsia="Times New Roman" w:hAnsi="Courier New" w:cs="Courier New"/>
          <w:color w:val="000000"/>
          <w:sz w:val="16"/>
          <w:szCs w:val="16"/>
          <w:lang w:val="en-GB" w:eastAsia="en-GB"/>
          <w:rPrChange w:id="4447" w:author="Marco Petri" w:date="2020-12-22T22:07:00Z">
            <w:rPr>
              <w:ins w:id="4448" w:author="Marco Petri" w:date="2020-12-22T22:05:00Z"/>
              <w:rFonts w:ascii="Courier New" w:eastAsia="Times New Roman" w:hAnsi="Courier New" w:cs="Courier New"/>
              <w:color w:val="000000"/>
              <w:sz w:val="20"/>
              <w:szCs w:val="20"/>
              <w:lang w:val="en-GB" w:eastAsia="en-GB"/>
            </w:rPr>
          </w:rPrChange>
        </w:rPr>
      </w:pPr>
      <w:ins w:id="4449" w:author="Marco Petri" w:date="2020-12-22T22:05:00Z">
        <w:r w:rsidRPr="00FE56D0">
          <w:rPr>
            <w:rFonts w:ascii="Courier New" w:eastAsia="Times New Roman" w:hAnsi="Courier New" w:cs="Courier New"/>
            <w:color w:val="000000"/>
            <w:sz w:val="16"/>
            <w:szCs w:val="16"/>
            <w:lang w:val="en-GB" w:eastAsia="en-GB"/>
            <w:rPrChange w:id="4450" w:author="Marco Petri" w:date="2020-12-22T22:07:00Z">
              <w:rPr>
                <w:rFonts w:ascii="Courier New" w:eastAsia="Times New Roman" w:hAnsi="Courier New" w:cs="Courier New"/>
                <w:color w:val="000000"/>
                <w:sz w:val="20"/>
                <w:szCs w:val="20"/>
                <w:lang w:val="en-GB" w:eastAsia="en-GB"/>
              </w:rPr>
            </w:rPrChange>
          </w:rPr>
          <w:t xml:space="preserve">        b1 </w:t>
        </w:r>
        <w:r w:rsidRPr="00FE56D0">
          <w:rPr>
            <w:rFonts w:ascii="Courier New" w:eastAsia="Times New Roman" w:hAnsi="Courier New" w:cs="Courier New"/>
            <w:b/>
            <w:bCs/>
            <w:color w:val="0000FF"/>
            <w:sz w:val="16"/>
            <w:szCs w:val="16"/>
            <w:lang w:val="en-GB" w:eastAsia="en-GB"/>
            <w:rPrChange w:id="4451"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452" w:author="Marco Petri" w:date="2020-12-22T22:07:00Z">
              <w:rPr>
                <w:rFonts w:ascii="Courier New" w:eastAsia="Times New Roman" w:hAnsi="Courier New" w:cs="Courier New"/>
                <w:color w:val="000000"/>
                <w:sz w:val="20"/>
                <w:szCs w:val="20"/>
                <w:lang w:val="en-GB" w:eastAsia="en-GB"/>
              </w:rPr>
            </w:rPrChange>
          </w:rPr>
          <w:t xml:space="preserve"> s1.storeBookings.t </w:t>
        </w:r>
        <w:r w:rsidRPr="00FE56D0">
          <w:rPr>
            <w:rFonts w:ascii="Courier New" w:eastAsia="Times New Roman" w:hAnsi="Courier New" w:cs="Courier New"/>
            <w:b/>
            <w:bCs/>
            <w:color w:val="0000FF"/>
            <w:sz w:val="16"/>
            <w:szCs w:val="16"/>
            <w:lang w:val="en-GB" w:eastAsia="en-GB"/>
            <w:rPrChange w:id="4453" w:author="Marco Petri" w:date="2020-12-22T22:07:00Z">
              <w:rPr>
                <w:rFonts w:ascii="Courier New" w:eastAsia="Times New Roman" w:hAnsi="Courier New" w:cs="Courier New"/>
                <w:b/>
                <w:bCs/>
                <w:color w:val="0000FF"/>
                <w:sz w:val="20"/>
                <w:szCs w:val="20"/>
                <w:lang w:val="en-GB" w:eastAsia="en-GB"/>
              </w:rPr>
            </w:rPrChange>
          </w:rPr>
          <w:t>and</w:t>
        </w:r>
      </w:ins>
    </w:p>
    <w:p w14:paraId="0BA7919C" w14:textId="77777777" w:rsidR="00E250F6" w:rsidRPr="00FE56D0" w:rsidRDefault="00E250F6" w:rsidP="00E250F6">
      <w:pPr>
        <w:shd w:val="clear" w:color="auto" w:fill="FFFFFF"/>
        <w:spacing w:line="240" w:lineRule="auto"/>
        <w:jc w:val="left"/>
        <w:rPr>
          <w:ins w:id="4454" w:author="Marco Petri" w:date="2020-12-22T22:05:00Z"/>
          <w:rFonts w:ascii="Courier New" w:eastAsia="Times New Roman" w:hAnsi="Courier New" w:cs="Courier New"/>
          <w:color w:val="000000"/>
          <w:sz w:val="16"/>
          <w:szCs w:val="16"/>
          <w:lang w:val="en-GB" w:eastAsia="en-GB"/>
          <w:rPrChange w:id="4455" w:author="Marco Petri" w:date="2020-12-22T22:07:00Z">
            <w:rPr>
              <w:ins w:id="4456" w:author="Marco Petri" w:date="2020-12-22T22:05:00Z"/>
              <w:rFonts w:ascii="Courier New" w:eastAsia="Times New Roman" w:hAnsi="Courier New" w:cs="Courier New"/>
              <w:color w:val="000000"/>
              <w:sz w:val="20"/>
              <w:szCs w:val="20"/>
              <w:lang w:val="en-GB" w:eastAsia="en-GB"/>
            </w:rPr>
          </w:rPrChange>
        </w:rPr>
      </w:pPr>
      <w:ins w:id="4457" w:author="Marco Petri" w:date="2020-12-22T22:05:00Z">
        <w:r w:rsidRPr="00FE56D0">
          <w:rPr>
            <w:rFonts w:ascii="Courier New" w:eastAsia="Times New Roman" w:hAnsi="Courier New" w:cs="Courier New"/>
            <w:color w:val="000000"/>
            <w:sz w:val="16"/>
            <w:szCs w:val="16"/>
            <w:lang w:val="en-GB" w:eastAsia="en-GB"/>
            <w:rPrChange w:id="4458" w:author="Marco Petri" w:date="2020-12-22T22:07:00Z">
              <w:rPr>
                <w:rFonts w:ascii="Courier New" w:eastAsia="Times New Roman" w:hAnsi="Courier New" w:cs="Courier New"/>
                <w:color w:val="000000"/>
                <w:sz w:val="20"/>
                <w:szCs w:val="20"/>
                <w:lang w:val="en-GB" w:eastAsia="en-GB"/>
              </w:rPr>
            </w:rPrChange>
          </w:rPr>
          <w:t xml:space="preserve">        b2 </w:t>
        </w:r>
        <w:r w:rsidRPr="00FE56D0">
          <w:rPr>
            <w:rFonts w:ascii="Courier New" w:eastAsia="Times New Roman" w:hAnsi="Courier New" w:cs="Courier New"/>
            <w:b/>
            <w:bCs/>
            <w:color w:val="0000FF"/>
            <w:sz w:val="16"/>
            <w:szCs w:val="16"/>
            <w:lang w:val="en-GB" w:eastAsia="en-GB"/>
            <w:rPrChange w:id="4459"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460" w:author="Marco Petri" w:date="2020-12-22T22:07:00Z">
              <w:rPr>
                <w:rFonts w:ascii="Courier New" w:eastAsia="Times New Roman" w:hAnsi="Courier New" w:cs="Courier New"/>
                <w:color w:val="000000"/>
                <w:sz w:val="20"/>
                <w:szCs w:val="20"/>
                <w:lang w:val="en-GB" w:eastAsia="en-GB"/>
              </w:rPr>
            </w:rPrChange>
          </w:rPr>
          <w:t xml:space="preserve"> s2.storeBookings.t </w:t>
        </w:r>
        <w:r w:rsidRPr="00FE56D0">
          <w:rPr>
            <w:rFonts w:ascii="Courier New" w:eastAsia="Times New Roman" w:hAnsi="Courier New" w:cs="Courier New"/>
            <w:b/>
            <w:bCs/>
            <w:color w:val="0000FF"/>
            <w:sz w:val="16"/>
            <w:szCs w:val="16"/>
            <w:lang w:val="en-GB" w:eastAsia="en-GB"/>
            <w:rPrChange w:id="4461" w:author="Marco Petri" w:date="2020-12-22T22:07:00Z">
              <w:rPr>
                <w:rFonts w:ascii="Courier New" w:eastAsia="Times New Roman" w:hAnsi="Courier New" w:cs="Courier New"/>
                <w:b/>
                <w:bCs/>
                <w:color w:val="0000FF"/>
                <w:sz w:val="20"/>
                <w:szCs w:val="20"/>
                <w:lang w:val="en-GB" w:eastAsia="en-GB"/>
              </w:rPr>
            </w:rPrChange>
          </w:rPr>
          <w:t>and</w:t>
        </w:r>
      </w:ins>
    </w:p>
    <w:p w14:paraId="3689D215" w14:textId="77777777" w:rsidR="00E250F6" w:rsidRPr="00FE56D0" w:rsidRDefault="00E250F6" w:rsidP="00E250F6">
      <w:pPr>
        <w:shd w:val="clear" w:color="auto" w:fill="FFFFFF"/>
        <w:spacing w:line="240" w:lineRule="auto"/>
        <w:jc w:val="left"/>
        <w:rPr>
          <w:ins w:id="4462" w:author="Marco Petri" w:date="2020-12-22T22:05:00Z"/>
          <w:rFonts w:ascii="Courier New" w:eastAsia="Times New Roman" w:hAnsi="Courier New" w:cs="Courier New"/>
          <w:color w:val="000000"/>
          <w:sz w:val="16"/>
          <w:szCs w:val="16"/>
          <w:lang w:val="en-GB" w:eastAsia="en-GB"/>
          <w:rPrChange w:id="4463" w:author="Marco Petri" w:date="2020-12-22T22:07:00Z">
            <w:rPr>
              <w:ins w:id="4464" w:author="Marco Petri" w:date="2020-12-22T22:05:00Z"/>
              <w:rFonts w:ascii="Courier New" w:eastAsia="Times New Roman" w:hAnsi="Courier New" w:cs="Courier New"/>
              <w:color w:val="000000"/>
              <w:sz w:val="20"/>
              <w:szCs w:val="20"/>
              <w:lang w:val="en-GB" w:eastAsia="en-GB"/>
            </w:rPr>
          </w:rPrChange>
        </w:rPr>
      </w:pPr>
      <w:ins w:id="4465" w:author="Marco Petri" w:date="2020-12-22T22:05:00Z">
        <w:r w:rsidRPr="00FE56D0">
          <w:rPr>
            <w:rFonts w:ascii="Courier New" w:eastAsia="Times New Roman" w:hAnsi="Courier New" w:cs="Courier New"/>
            <w:color w:val="000000"/>
            <w:sz w:val="16"/>
            <w:szCs w:val="16"/>
            <w:lang w:val="en-GB" w:eastAsia="en-GB"/>
            <w:rPrChange w:id="4466" w:author="Marco Petri" w:date="2020-12-22T22:07:00Z">
              <w:rPr>
                <w:rFonts w:ascii="Courier New" w:eastAsia="Times New Roman" w:hAnsi="Courier New" w:cs="Courier New"/>
                <w:color w:val="000000"/>
                <w:sz w:val="20"/>
                <w:szCs w:val="20"/>
                <w:lang w:val="en-GB" w:eastAsia="en-GB"/>
              </w:rPr>
            </w:rPrChange>
          </w:rPr>
          <w:t xml:space="preserve">        b1.bookingDateTime = b2.bookingDateTime </w:t>
        </w:r>
        <w:r w:rsidRPr="00FE56D0">
          <w:rPr>
            <w:rFonts w:ascii="Courier New" w:eastAsia="Times New Roman" w:hAnsi="Courier New" w:cs="Courier New"/>
            <w:b/>
            <w:bCs/>
            <w:color w:val="0000FF"/>
            <w:sz w:val="16"/>
            <w:szCs w:val="16"/>
            <w:lang w:val="en-GB" w:eastAsia="en-GB"/>
            <w:rPrChange w:id="4467" w:author="Marco Petri" w:date="2020-12-22T22:07:00Z">
              <w:rPr>
                <w:rFonts w:ascii="Courier New" w:eastAsia="Times New Roman" w:hAnsi="Courier New" w:cs="Courier New"/>
                <w:b/>
                <w:bCs/>
                <w:color w:val="0000FF"/>
                <w:sz w:val="20"/>
                <w:szCs w:val="20"/>
                <w:lang w:val="en-GB" w:eastAsia="en-GB"/>
              </w:rPr>
            </w:rPrChange>
          </w:rPr>
          <w:t>and</w:t>
        </w:r>
      </w:ins>
    </w:p>
    <w:p w14:paraId="604D433F" w14:textId="77777777" w:rsidR="00E250F6" w:rsidRPr="00FE56D0" w:rsidRDefault="00E250F6" w:rsidP="00E250F6">
      <w:pPr>
        <w:shd w:val="clear" w:color="auto" w:fill="FFFFFF"/>
        <w:spacing w:line="240" w:lineRule="auto"/>
        <w:jc w:val="left"/>
        <w:rPr>
          <w:ins w:id="4468" w:author="Marco Petri" w:date="2020-12-22T22:05:00Z"/>
          <w:rFonts w:ascii="Courier New" w:eastAsia="Times New Roman" w:hAnsi="Courier New" w:cs="Courier New"/>
          <w:color w:val="000000"/>
          <w:sz w:val="16"/>
          <w:szCs w:val="16"/>
          <w:lang w:val="en-GB" w:eastAsia="en-GB"/>
          <w:rPrChange w:id="4469" w:author="Marco Petri" w:date="2020-12-22T22:07:00Z">
            <w:rPr>
              <w:ins w:id="4470" w:author="Marco Petri" w:date="2020-12-22T22:05:00Z"/>
              <w:rFonts w:ascii="Courier New" w:eastAsia="Times New Roman" w:hAnsi="Courier New" w:cs="Courier New"/>
              <w:color w:val="000000"/>
              <w:sz w:val="20"/>
              <w:szCs w:val="20"/>
              <w:lang w:val="en-GB" w:eastAsia="en-GB"/>
            </w:rPr>
          </w:rPrChange>
        </w:rPr>
      </w:pPr>
      <w:ins w:id="4471" w:author="Marco Petri" w:date="2020-12-22T22:05:00Z">
        <w:r w:rsidRPr="00FE56D0">
          <w:rPr>
            <w:rFonts w:ascii="Courier New" w:eastAsia="Times New Roman" w:hAnsi="Courier New" w:cs="Courier New"/>
            <w:color w:val="000000"/>
            <w:sz w:val="16"/>
            <w:szCs w:val="16"/>
            <w:lang w:val="en-GB" w:eastAsia="en-GB"/>
            <w:rPrChange w:id="4472" w:author="Marco Petri" w:date="2020-12-22T22:07:00Z">
              <w:rPr>
                <w:rFonts w:ascii="Courier New" w:eastAsia="Times New Roman" w:hAnsi="Courier New" w:cs="Courier New"/>
                <w:color w:val="000000"/>
                <w:sz w:val="20"/>
                <w:szCs w:val="20"/>
                <w:lang w:val="en-GB" w:eastAsia="en-GB"/>
              </w:rPr>
            </w:rPrChange>
          </w:rPr>
          <w:t xml:space="preserve">        b1.bookingTicket.ticketOwner = b2.bookingTicket.ticketOwner</w:t>
        </w:r>
      </w:ins>
    </w:p>
    <w:p w14:paraId="0F19BD01" w14:textId="77777777" w:rsidR="00E250F6" w:rsidRPr="00FE56D0" w:rsidRDefault="00E250F6" w:rsidP="00E250F6">
      <w:pPr>
        <w:shd w:val="clear" w:color="auto" w:fill="FFFFFF"/>
        <w:spacing w:line="240" w:lineRule="auto"/>
        <w:jc w:val="left"/>
        <w:rPr>
          <w:ins w:id="4473" w:author="Marco Petri" w:date="2020-12-22T22:05:00Z"/>
          <w:rFonts w:ascii="Courier New" w:eastAsia="Times New Roman" w:hAnsi="Courier New" w:cs="Courier New"/>
          <w:color w:val="000000"/>
          <w:sz w:val="16"/>
          <w:szCs w:val="16"/>
          <w:lang w:val="en-GB" w:eastAsia="en-GB"/>
          <w:rPrChange w:id="4474" w:author="Marco Petri" w:date="2020-12-22T22:07:00Z">
            <w:rPr>
              <w:ins w:id="4475" w:author="Marco Petri" w:date="2020-12-22T22:05:00Z"/>
              <w:rFonts w:ascii="Courier New" w:eastAsia="Times New Roman" w:hAnsi="Courier New" w:cs="Courier New"/>
              <w:color w:val="000000"/>
              <w:sz w:val="20"/>
              <w:szCs w:val="20"/>
              <w:lang w:val="en-GB" w:eastAsia="en-GB"/>
            </w:rPr>
          </w:rPrChange>
        </w:rPr>
      </w:pPr>
      <w:ins w:id="4476" w:author="Marco Petri" w:date="2020-12-22T22:05:00Z">
        <w:r w:rsidRPr="00FE56D0">
          <w:rPr>
            <w:rFonts w:ascii="Courier New" w:eastAsia="Times New Roman" w:hAnsi="Courier New" w:cs="Courier New"/>
            <w:color w:val="000000"/>
            <w:sz w:val="16"/>
            <w:szCs w:val="16"/>
            <w:lang w:val="en-GB" w:eastAsia="en-GB"/>
            <w:rPrChange w:id="4477" w:author="Marco Petri" w:date="2020-12-22T22:07:00Z">
              <w:rPr>
                <w:rFonts w:ascii="Courier New" w:eastAsia="Times New Roman" w:hAnsi="Courier New" w:cs="Courier New"/>
                <w:color w:val="000000"/>
                <w:sz w:val="20"/>
                <w:szCs w:val="20"/>
                <w:lang w:val="en-GB" w:eastAsia="en-GB"/>
              </w:rPr>
            </w:rPrChange>
          </w:rPr>
          <w:t>}</w:t>
        </w:r>
      </w:ins>
    </w:p>
    <w:p w14:paraId="69747F2A" w14:textId="77777777" w:rsidR="00E250F6" w:rsidRPr="00FE56D0" w:rsidRDefault="00E250F6" w:rsidP="00E250F6">
      <w:pPr>
        <w:shd w:val="clear" w:color="auto" w:fill="FFFFFF"/>
        <w:spacing w:line="240" w:lineRule="auto"/>
        <w:jc w:val="left"/>
        <w:rPr>
          <w:ins w:id="4478" w:author="Marco Petri" w:date="2020-12-22T22:05:00Z"/>
          <w:rFonts w:ascii="Courier New" w:eastAsia="Times New Roman" w:hAnsi="Courier New" w:cs="Courier New"/>
          <w:color w:val="000000"/>
          <w:sz w:val="16"/>
          <w:szCs w:val="16"/>
          <w:lang w:val="en-GB" w:eastAsia="en-GB"/>
          <w:rPrChange w:id="4479" w:author="Marco Petri" w:date="2020-12-22T22:07:00Z">
            <w:rPr>
              <w:ins w:id="4480" w:author="Marco Petri" w:date="2020-12-22T22:05:00Z"/>
              <w:rFonts w:ascii="Courier New" w:eastAsia="Times New Roman" w:hAnsi="Courier New" w:cs="Courier New"/>
              <w:color w:val="000000"/>
              <w:sz w:val="20"/>
              <w:szCs w:val="20"/>
              <w:lang w:val="en-GB" w:eastAsia="en-GB"/>
            </w:rPr>
          </w:rPrChange>
        </w:rPr>
      </w:pPr>
    </w:p>
    <w:p w14:paraId="353F6A1E" w14:textId="77777777" w:rsidR="00E250F6" w:rsidRPr="00FE56D0" w:rsidRDefault="00E250F6" w:rsidP="00E250F6">
      <w:pPr>
        <w:shd w:val="clear" w:color="auto" w:fill="FFFFFF"/>
        <w:spacing w:line="240" w:lineRule="auto"/>
        <w:jc w:val="left"/>
        <w:rPr>
          <w:ins w:id="4481" w:author="Marco Petri" w:date="2020-12-22T22:05:00Z"/>
          <w:rFonts w:ascii="Courier New" w:eastAsia="Times New Roman" w:hAnsi="Courier New" w:cs="Courier New"/>
          <w:color w:val="000000"/>
          <w:sz w:val="16"/>
          <w:szCs w:val="16"/>
          <w:lang w:val="en-GB" w:eastAsia="en-GB"/>
          <w:rPrChange w:id="4482" w:author="Marco Petri" w:date="2020-12-22T22:07:00Z">
            <w:rPr>
              <w:ins w:id="4483" w:author="Marco Petri" w:date="2020-12-22T22:05:00Z"/>
              <w:rFonts w:ascii="Courier New" w:eastAsia="Times New Roman" w:hAnsi="Courier New" w:cs="Courier New"/>
              <w:color w:val="000000"/>
              <w:sz w:val="20"/>
              <w:szCs w:val="20"/>
              <w:lang w:val="en-GB" w:eastAsia="en-GB"/>
            </w:rPr>
          </w:rPrChange>
        </w:rPr>
      </w:pPr>
      <w:ins w:id="4484" w:author="Marco Petri" w:date="2020-12-22T22:05:00Z">
        <w:r w:rsidRPr="00FE56D0">
          <w:rPr>
            <w:rFonts w:ascii="Courier New" w:eastAsia="Times New Roman" w:hAnsi="Courier New" w:cs="Courier New"/>
            <w:b/>
            <w:bCs/>
            <w:color w:val="0000FF"/>
            <w:sz w:val="16"/>
            <w:szCs w:val="16"/>
            <w:lang w:val="en-GB" w:eastAsia="en-GB"/>
            <w:rPrChange w:id="4485"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4486" w:author="Marco Petri" w:date="2020-12-22T22:07:00Z">
              <w:rPr>
                <w:rFonts w:ascii="Courier New" w:eastAsia="Times New Roman" w:hAnsi="Courier New" w:cs="Courier New"/>
                <w:color w:val="000000"/>
                <w:sz w:val="20"/>
                <w:szCs w:val="20"/>
                <w:lang w:val="en-GB" w:eastAsia="en-GB"/>
              </w:rPr>
            </w:rPrChange>
          </w:rPr>
          <w:t xml:space="preserve"> checkedInButNotOut[c:Customer, s:Store, t:Time]{</w:t>
        </w:r>
      </w:ins>
    </w:p>
    <w:p w14:paraId="5CD6BE0A" w14:textId="77777777" w:rsidR="00E250F6" w:rsidRPr="00FE56D0" w:rsidRDefault="00E250F6" w:rsidP="00E250F6">
      <w:pPr>
        <w:shd w:val="clear" w:color="auto" w:fill="FFFFFF"/>
        <w:spacing w:line="240" w:lineRule="auto"/>
        <w:jc w:val="left"/>
        <w:rPr>
          <w:ins w:id="4487" w:author="Marco Petri" w:date="2020-12-22T22:05:00Z"/>
          <w:rFonts w:ascii="Courier New" w:eastAsia="Times New Roman" w:hAnsi="Courier New" w:cs="Courier New"/>
          <w:color w:val="000000"/>
          <w:sz w:val="16"/>
          <w:szCs w:val="16"/>
          <w:lang w:val="en-GB" w:eastAsia="en-GB"/>
          <w:rPrChange w:id="4488" w:author="Marco Petri" w:date="2020-12-22T22:07:00Z">
            <w:rPr>
              <w:ins w:id="4489" w:author="Marco Petri" w:date="2020-12-22T22:05:00Z"/>
              <w:rFonts w:ascii="Courier New" w:eastAsia="Times New Roman" w:hAnsi="Courier New" w:cs="Courier New"/>
              <w:color w:val="000000"/>
              <w:sz w:val="20"/>
              <w:szCs w:val="20"/>
              <w:lang w:val="en-GB" w:eastAsia="en-GB"/>
            </w:rPr>
          </w:rPrChange>
        </w:rPr>
      </w:pPr>
      <w:ins w:id="4490" w:author="Marco Petri" w:date="2020-12-22T22:05:00Z">
        <w:r w:rsidRPr="00FE56D0">
          <w:rPr>
            <w:rFonts w:ascii="Courier New" w:eastAsia="Times New Roman" w:hAnsi="Courier New" w:cs="Courier New"/>
            <w:color w:val="000000"/>
            <w:sz w:val="16"/>
            <w:szCs w:val="16"/>
            <w:lang w:val="en-GB" w:eastAsia="en-GB"/>
            <w:rPrChange w:id="449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492" w:author="Marco Petri" w:date="2020-12-22T22:07:00Z">
              <w:rPr>
                <w:rFonts w:ascii="Courier New" w:eastAsia="Times New Roman" w:hAnsi="Courier New" w:cs="Courier New"/>
                <w:b/>
                <w:bCs/>
                <w:color w:val="0000FF"/>
                <w:sz w:val="20"/>
                <w:szCs w:val="20"/>
                <w:lang w:val="en-GB" w:eastAsia="en-GB"/>
              </w:rPr>
            </w:rPrChange>
          </w:rPr>
          <w:t>some</w:t>
        </w:r>
        <w:r w:rsidRPr="00FE56D0">
          <w:rPr>
            <w:rFonts w:ascii="Courier New" w:eastAsia="Times New Roman" w:hAnsi="Courier New" w:cs="Courier New"/>
            <w:color w:val="000000"/>
            <w:sz w:val="16"/>
            <w:szCs w:val="16"/>
            <w:lang w:val="en-GB" w:eastAsia="en-GB"/>
            <w:rPrChange w:id="4493" w:author="Marco Petri" w:date="2020-12-22T22:07:00Z">
              <w:rPr>
                <w:rFonts w:ascii="Courier New" w:eastAsia="Times New Roman" w:hAnsi="Courier New" w:cs="Courier New"/>
                <w:color w:val="000000"/>
                <w:sz w:val="20"/>
                <w:szCs w:val="20"/>
                <w:lang w:val="en-GB" w:eastAsia="en-GB"/>
              </w:rPr>
            </w:rPrChange>
          </w:rPr>
          <w:t xml:space="preserve"> tick:Ticket |</w:t>
        </w:r>
      </w:ins>
    </w:p>
    <w:p w14:paraId="354567DD" w14:textId="77777777" w:rsidR="00E250F6" w:rsidRPr="00FE56D0" w:rsidRDefault="00E250F6" w:rsidP="00E250F6">
      <w:pPr>
        <w:shd w:val="clear" w:color="auto" w:fill="FFFFFF"/>
        <w:spacing w:line="240" w:lineRule="auto"/>
        <w:jc w:val="left"/>
        <w:rPr>
          <w:ins w:id="4494" w:author="Marco Petri" w:date="2020-12-22T22:05:00Z"/>
          <w:rFonts w:ascii="Courier New" w:eastAsia="Times New Roman" w:hAnsi="Courier New" w:cs="Courier New"/>
          <w:color w:val="000000"/>
          <w:sz w:val="16"/>
          <w:szCs w:val="16"/>
          <w:lang w:val="en-GB" w:eastAsia="en-GB"/>
          <w:rPrChange w:id="4495" w:author="Marco Petri" w:date="2020-12-22T22:07:00Z">
            <w:rPr>
              <w:ins w:id="4496" w:author="Marco Petri" w:date="2020-12-22T22:05:00Z"/>
              <w:rFonts w:ascii="Courier New" w:eastAsia="Times New Roman" w:hAnsi="Courier New" w:cs="Courier New"/>
              <w:color w:val="000000"/>
              <w:sz w:val="20"/>
              <w:szCs w:val="20"/>
              <w:lang w:val="en-GB" w:eastAsia="en-GB"/>
            </w:rPr>
          </w:rPrChange>
        </w:rPr>
      </w:pPr>
      <w:ins w:id="4497" w:author="Marco Petri" w:date="2020-12-22T22:05:00Z">
        <w:r w:rsidRPr="00FE56D0">
          <w:rPr>
            <w:rFonts w:ascii="Courier New" w:eastAsia="Times New Roman" w:hAnsi="Courier New" w:cs="Courier New"/>
            <w:color w:val="000000"/>
            <w:sz w:val="16"/>
            <w:szCs w:val="16"/>
            <w:lang w:val="en-GB" w:eastAsia="en-GB"/>
            <w:rPrChange w:id="4498" w:author="Marco Petri" w:date="2020-12-22T22:07:00Z">
              <w:rPr>
                <w:rFonts w:ascii="Courier New" w:eastAsia="Times New Roman" w:hAnsi="Courier New" w:cs="Courier New"/>
                <w:color w:val="000000"/>
                <w:sz w:val="20"/>
                <w:szCs w:val="20"/>
                <w:lang w:val="en-GB" w:eastAsia="en-GB"/>
              </w:rPr>
            </w:rPrChange>
          </w:rPr>
          <w:t xml:space="preserve">        tick.ticketOwner = c </w:t>
        </w:r>
        <w:r w:rsidRPr="00FE56D0">
          <w:rPr>
            <w:rFonts w:ascii="Courier New" w:eastAsia="Times New Roman" w:hAnsi="Courier New" w:cs="Courier New"/>
            <w:b/>
            <w:bCs/>
            <w:color w:val="0000FF"/>
            <w:sz w:val="16"/>
            <w:szCs w:val="16"/>
            <w:lang w:val="en-GB" w:eastAsia="en-GB"/>
            <w:rPrChange w:id="4499" w:author="Marco Petri" w:date="2020-12-22T22:07:00Z">
              <w:rPr>
                <w:rFonts w:ascii="Courier New" w:eastAsia="Times New Roman" w:hAnsi="Courier New" w:cs="Courier New"/>
                <w:b/>
                <w:bCs/>
                <w:color w:val="0000FF"/>
                <w:sz w:val="20"/>
                <w:szCs w:val="20"/>
                <w:lang w:val="en-GB" w:eastAsia="en-GB"/>
              </w:rPr>
            </w:rPrChange>
          </w:rPr>
          <w:t>and</w:t>
        </w:r>
      </w:ins>
    </w:p>
    <w:p w14:paraId="42AE6825" w14:textId="77777777" w:rsidR="00E250F6" w:rsidRPr="00FE56D0" w:rsidRDefault="00E250F6" w:rsidP="00E250F6">
      <w:pPr>
        <w:shd w:val="clear" w:color="auto" w:fill="FFFFFF"/>
        <w:spacing w:line="240" w:lineRule="auto"/>
        <w:jc w:val="left"/>
        <w:rPr>
          <w:ins w:id="4500" w:author="Marco Petri" w:date="2020-12-22T22:05:00Z"/>
          <w:rFonts w:ascii="Courier New" w:eastAsia="Times New Roman" w:hAnsi="Courier New" w:cs="Courier New"/>
          <w:color w:val="000000"/>
          <w:sz w:val="16"/>
          <w:szCs w:val="16"/>
          <w:lang w:val="en-GB" w:eastAsia="en-GB"/>
          <w:rPrChange w:id="4501" w:author="Marco Petri" w:date="2020-12-22T22:07:00Z">
            <w:rPr>
              <w:ins w:id="4502" w:author="Marco Petri" w:date="2020-12-22T22:05:00Z"/>
              <w:rFonts w:ascii="Courier New" w:eastAsia="Times New Roman" w:hAnsi="Courier New" w:cs="Courier New"/>
              <w:color w:val="000000"/>
              <w:sz w:val="20"/>
              <w:szCs w:val="20"/>
              <w:lang w:val="en-GB" w:eastAsia="en-GB"/>
            </w:rPr>
          </w:rPrChange>
        </w:rPr>
      </w:pPr>
      <w:ins w:id="4503" w:author="Marco Petri" w:date="2020-12-22T22:05:00Z">
        <w:r w:rsidRPr="00FE56D0">
          <w:rPr>
            <w:rFonts w:ascii="Courier New" w:eastAsia="Times New Roman" w:hAnsi="Courier New" w:cs="Courier New"/>
            <w:color w:val="000000"/>
            <w:sz w:val="16"/>
            <w:szCs w:val="16"/>
            <w:lang w:val="en-GB" w:eastAsia="en-GB"/>
            <w:rPrChange w:id="4504"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450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506" w:author="Marco Petri" w:date="2020-12-22T22:07:00Z">
              <w:rPr>
                <w:rFonts w:ascii="Courier New" w:eastAsia="Times New Roman" w:hAnsi="Courier New" w:cs="Courier New"/>
                <w:color w:val="000000"/>
                <w:sz w:val="20"/>
                <w:szCs w:val="20"/>
                <w:lang w:val="en-GB" w:eastAsia="en-GB"/>
              </w:rPr>
            </w:rPrChange>
          </w:rPr>
          <w:t xml:space="preserve"> s.storeControllers.controllerCheckIns.t </w:t>
        </w:r>
        <w:r w:rsidRPr="00FE56D0">
          <w:rPr>
            <w:rFonts w:ascii="Courier New" w:eastAsia="Times New Roman" w:hAnsi="Courier New" w:cs="Courier New"/>
            <w:b/>
            <w:bCs/>
            <w:color w:val="0000FF"/>
            <w:sz w:val="16"/>
            <w:szCs w:val="16"/>
            <w:lang w:val="en-GB" w:eastAsia="en-GB"/>
            <w:rPrChange w:id="4507" w:author="Marco Petri" w:date="2020-12-22T22:07:00Z">
              <w:rPr>
                <w:rFonts w:ascii="Courier New" w:eastAsia="Times New Roman" w:hAnsi="Courier New" w:cs="Courier New"/>
                <w:b/>
                <w:bCs/>
                <w:color w:val="0000FF"/>
                <w:sz w:val="20"/>
                <w:szCs w:val="20"/>
                <w:lang w:val="en-GB" w:eastAsia="en-GB"/>
              </w:rPr>
            </w:rPrChange>
          </w:rPr>
          <w:t>and</w:t>
        </w:r>
      </w:ins>
    </w:p>
    <w:p w14:paraId="37DE2BA2" w14:textId="77777777" w:rsidR="00E250F6" w:rsidRPr="00FE56D0" w:rsidRDefault="00E250F6" w:rsidP="00E250F6">
      <w:pPr>
        <w:shd w:val="clear" w:color="auto" w:fill="FFFFFF"/>
        <w:spacing w:line="240" w:lineRule="auto"/>
        <w:jc w:val="left"/>
        <w:rPr>
          <w:ins w:id="4508" w:author="Marco Petri" w:date="2020-12-22T22:05:00Z"/>
          <w:rFonts w:ascii="Courier New" w:eastAsia="Times New Roman" w:hAnsi="Courier New" w:cs="Courier New"/>
          <w:color w:val="000000"/>
          <w:sz w:val="16"/>
          <w:szCs w:val="16"/>
          <w:lang w:val="en-GB" w:eastAsia="en-GB"/>
          <w:rPrChange w:id="4509" w:author="Marco Petri" w:date="2020-12-22T22:07:00Z">
            <w:rPr>
              <w:ins w:id="4510" w:author="Marco Petri" w:date="2020-12-22T22:05:00Z"/>
              <w:rFonts w:ascii="Courier New" w:eastAsia="Times New Roman" w:hAnsi="Courier New" w:cs="Courier New"/>
              <w:color w:val="000000"/>
              <w:sz w:val="20"/>
              <w:szCs w:val="20"/>
              <w:lang w:val="en-GB" w:eastAsia="en-GB"/>
            </w:rPr>
          </w:rPrChange>
        </w:rPr>
      </w:pPr>
      <w:ins w:id="4511" w:author="Marco Petri" w:date="2020-12-22T22:05:00Z">
        <w:r w:rsidRPr="00FE56D0">
          <w:rPr>
            <w:rFonts w:ascii="Courier New" w:eastAsia="Times New Roman" w:hAnsi="Courier New" w:cs="Courier New"/>
            <w:color w:val="000000"/>
            <w:sz w:val="16"/>
            <w:szCs w:val="16"/>
            <w:lang w:val="en-GB" w:eastAsia="en-GB"/>
            <w:rPrChange w:id="4512" w:author="Marco Petri" w:date="2020-12-22T22:07:00Z">
              <w:rPr>
                <w:rFonts w:ascii="Courier New" w:eastAsia="Times New Roman" w:hAnsi="Courier New" w:cs="Courier New"/>
                <w:color w:val="000000"/>
                <w:sz w:val="20"/>
                <w:szCs w:val="20"/>
                <w:lang w:val="en-GB" w:eastAsia="en-GB"/>
              </w:rPr>
            </w:rPrChange>
          </w:rPr>
          <w:t xml:space="preserve">        tick </w:t>
        </w:r>
        <w:r w:rsidRPr="00FE56D0">
          <w:rPr>
            <w:rFonts w:ascii="Courier New" w:eastAsia="Times New Roman" w:hAnsi="Courier New" w:cs="Courier New"/>
            <w:b/>
            <w:bCs/>
            <w:color w:val="0000FF"/>
            <w:sz w:val="16"/>
            <w:szCs w:val="16"/>
            <w:lang w:val="en-GB" w:eastAsia="en-GB"/>
            <w:rPrChange w:id="4513" w:author="Marco Petri" w:date="2020-12-22T22:07:00Z">
              <w:rPr>
                <w:rFonts w:ascii="Courier New" w:eastAsia="Times New Roman" w:hAnsi="Courier New" w:cs="Courier New"/>
                <w:b/>
                <w:bCs/>
                <w:color w:val="0000FF"/>
                <w:sz w:val="20"/>
                <w:szCs w:val="20"/>
                <w:lang w:val="en-GB" w:eastAsia="en-GB"/>
              </w:rPr>
            </w:rPrChange>
          </w:rPr>
          <w:t>not</w:t>
        </w:r>
        <w:r w:rsidRPr="00FE56D0">
          <w:rPr>
            <w:rFonts w:ascii="Courier New" w:eastAsia="Times New Roman" w:hAnsi="Courier New" w:cs="Courier New"/>
            <w:color w:val="000000"/>
            <w:sz w:val="16"/>
            <w:szCs w:val="16"/>
            <w:lang w:val="en-GB" w:eastAsia="en-GB"/>
            <w:rPrChange w:id="451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51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4516" w:author="Marco Petri" w:date="2020-12-22T22:07:00Z">
              <w:rPr>
                <w:rFonts w:ascii="Courier New" w:eastAsia="Times New Roman" w:hAnsi="Courier New" w:cs="Courier New"/>
                <w:color w:val="000000"/>
                <w:sz w:val="20"/>
                <w:szCs w:val="20"/>
                <w:lang w:val="en-GB" w:eastAsia="en-GB"/>
              </w:rPr>
            </w:rPrChange>
          </w:rPr>
          <w:t xml:space="preserve"> s.storeControllers.controllerCheckOuts.t</w:t>
        </w:r>
      </w:ins>
    </w:p>
    <w:p w14:paraId="613CB7AC" w14:textId="77777777" w:rsidR="00E250F6" w:rsidRPr="00FE56D0" w:rsidRDefault="00E250F6" w:rsidP="00E250F6">
      <w:pPr>
        <w:shd w:val="clear" w:color="auto" w:fill="FFFFFF"/>
        <w:spacing w:line="240" w:lineRule="auto"/>
        <w:jc w:val="left"/>
        <w:rPr>
          <w:ins w:id="4517" w:author="Marco Petri" w:date="2020-12-22T22:05:00Z"/>
          <w:rFonts w:ascii="Courier New" w:eastAsia="Times New Roman" w:hAnsi="Courier New" w:cs="Courier New"/>
          <w:color w:val="000000"/>
          <w:sz w:val="16"/>
          <w:szCs w:val="16"/>
          <w:lang w:val="en-GB" w:eastAsia="en-GB"/>
          <w:rPrChange w:id="4518" w:author="Marco Petri" w:date="2020-12-22T22:07:00Z">
            <w:rPr>
              <w:ins w:id="4519" w:author="Marco Petri" w:date="2020-12-22T22:05:00Z"/>
              <w:rFonts w:ascii="Courier New" w:eastAsia="Times New Roman" w:hAnsi="Courier New" w:cs="Courier New"/>
              <w:color w:val="000000"/>
              <w:sz w:val="20"/>
              <w:szCs w:val="20"/>
              <w:lang w:val="en-GB" w:eastAsia="en-GB"/>
            </w:rPr>
          </w:rPrChange>
        </w:rPr>
      </w:pPr>
      <w:ins w:id="4520" w:author="Marco Petri" w:date="2020-12-22T22:05:00Z">
        <w:r w:rsidRPr="00FE56D0">
          <w:rPr>
            <w:rFonts w:ascii="Courier New" w:eastAsia="Times New Roman" w:hAnsi="Courier New" w:cs="Courier New"/>
            <w:color w:val="000000"/>
            <w:sz w:val="16"/>
            <w:szCs w:val="16"/>
            <w:lang w:val="en-GB" w:eastAsia="en-GB"/>
            <w:rPrChange w:id="4521" w:author="Marco Petri" w:date="2020-12-22T22:07:00Z">
              <w:rPr>
                <w:rFonts w:ascii="Courier New" w:eastAsia="Times New Roman" w:hAnsi="Courier New" w:cs="Courier New"/>
                <w:color w:val="000000"/>
                <w:sz w:val="20"/>
                <w:szCs w:val="20"/>
                <w:lang w:val="en-GB" w:eastAsia="en-GB"/>
              </w:rPr>
            </w:rPrChange>
          </w:rPr>
          <w:t>}</w:t>
        </w:r>
      </w:ins>
    </w:p>
    <w:p w14:paraId="715F28CF" w14:textId="77777777" w:rsidR="00E250F6" w:rsidRPr="00FE56D0" w:rsidRDefault="00E250F6" w:rsidP="00E250F6">
      <w:pPr>
        <w:shd w:val="clear" w:color="auto" w:fill="FFFFFF"/>
        <w:spacing w:line="240" w:lineRule="auto"/>
        <w:jc w:val="left"/>
        <w:rPr>
          <w:ins w:id="4522" w:author="Marco Petri" w:date="2020-12-22T22:05:00Z"/>
          <w:rFonts w:ascii="Courier New" w:eastAsia="Times New Roman" w:hAnsi="Courier New" w:cs="Courier New"/>
          <w:color w:val="000000"/>
          <w:sz w:val="16"/>
          <w:szCs w:val="16"/>
          <w:lang w:val="en-GB" w:eastAsia="en-GB"/>
          <w:rPrChange w:id="4523" w:author="Marco Petri" w:date="2020-12-22T22:07:00Z">
            <w:rPr>
              <w:ins w:id="4524" w:author="Marco Petri" w:date="2020-12-22T22:05:00Z"/>
              <w:rFonts w:ascii="Courier New" w:eastAsia="Times New Roman" w:hAnsi="Courier New" w:cs="Courier New"/>
              <w:color w:val="000000"/>
              <w:sz w:val="20"/>
              <w:szCs w:val="20"/>
              <w:lang w:val="en-GB" w:eastAsia="en-GB"/>
            </w:rPr>
          </w:rPrChange>
        </w:rPr>
      </w:pPr>
    </w:p>
    <w:p w14:paraId="6AAD798B" w14:textId="77777777" w:rsidR="00E250F6" w:rsidRPr="00FE56D0" w:rsidRDefault="00E250F6" w:rsidP="00E250F6">
      <w:pPr>
        <w:shd w:val="clear" w:color="auto" w:fill="FFFFFF"/>
        <w:spacing w:line="240" w:lineRule="auto"/>
        <w:jc w:val="left"/>
        <w:rPr>
          <w:ins w:id="4525" w:author="Marco Petri" w:date="2020-12-22T22:05:00Z"/>
          <w:rFonts w:ascii="Courier New" w:eastAsia="Times New Roman" w:hAnsi="Courier New" w:cs="Courier New"/>
          <w:color w:val="008000"/>
          <w:sz w:val="16"/>
          <w:szCs w:val="16"/>
          <w:lang w:val="en-GB" w:eastAsia="en-GB"/>
          <w:rPrChange w:id="4526" w:author="Marco Petri" w:date="2020-12-22T22:07:00Z">
            <w:rPr>
              <w:ins w:id="4527" w:author="Marco Petri" w:date="2020-12-22T22:05:00Z"/>
              <w:rFonts w:ascii="Courier New" w:eastAsia="Times New Roman" w:hAnsi="Courier New" w:cs="Courier New"/>
              <w:color w:val="008000"/>
              <w:sz w:val="20"/>
              <w:szCs w:val="20"/>
              <w:lang w:val="en-GB" w:eastAsia="en-GB"/>
            </w:rPr>
          </w:rPrChange>
        </w:rPr>
      </w:pPr>
      <w:ins w:id="4528" w:author="Marco Petri" w:date="2020-12-22T22:05:00Z">
        <w:r w:rsidRPr="00FE56D0">
          <w:rPr>
            <w:rFonts w:ascii="Courier New" w:eastAsia="Times New Roman" w:hAnsi="Courier New" w:cs="Courier New"/>
            <w:color w:val="008000"/>
            <w:sz w:val="16"/>
            <w:szCs w:val="16"/>
            <w:lang w:val="en-GB" w:eastAsia="en-GB"/>
            <w:rPrChange w:id="4529" w:author="Marco Petri" w:date="2020-12-22T22:07:00Z">
              <w:rPr>
                <w:rFonts w:ascii="Courier New" w:eastAsia="Times New Roman" w:hAnsi="Courier New" w:cs="Courier New"/>
                <w:color w:val="008000"/>
                <w:sz w:val="20"/>
                <w:szCs w:val="20"/>
                <w:lang w:val="en-GB" w:eastAsia="en-GB"/>
              </w:rPr>
            </w:rPrChange>
          </w:rPr>
          <w:t>/************************</w:t>
        </w:r>
      </w:ins>
    </w:p>
    <w:p w14:paraId="1C1CBC83" w14:textId="77777777" w:rsidR="00E250F6" w:rsidRPr="00FE56D0" w:rsidRDefault="00E250F6" w:rsidP="00E250F6">
      <w:pPr>
        <w:shd w:val="clear" w:color="auto" w:fill="FFFFFF"/>
        <w:spacing w:line="240" w:lineRule="auto"/>
        <w:jc w:val="left"/>
        <w:rPr>
          <w:ins w:id="4530" w:author="Marco Petri" w:date="2020-12-22T22:05:00Z"/>
          <w:rFonts w:ascii="Courier New" w:eastAsia="Times New Roman" w:hAnsi="Courier New" w:cs="Courier New"/>
          <w:color w:val="008000"/>
          <w:sz w:val="16"/>
          <w:szCs w:val="16"/>
          <w:lang w:val="en-GB" w:eastAsia="en-GB"/>
          <w:rPrChange w:id="4531" w:author="Marco Petri" w:date="2020-12-22T22:07:00Z">
            <w:rPr>
              <w:ins w:id="4532" w:author="Marco Petri" w:date="2020-12-22T22:05:00Z"/>
              <w:rFonts w:ascii="Courier New" w:eastAsia="Times New Roman" w:hAnsi="Courier New" w:cs="Courier New"/>
              <w:color w:val="008000"/>
              <w:sz w:val="20"/>
              <w:szCs w:val="20"/>
              <w:lang w:val="en-GB" w:eastAsia="en-GB"/>
            </w:rPr>
          </w:rPrChange>
        </w:rPr>
      </w:pPr>
      <w:ins w:id="4533" w:author="Marco Petri" w:date="2020-12-22T22:05:00Z">
        <w:r w:rsidRPr="00FE56D0">
          <w:rPr>
            <w:rFonts w:ascii="Courier New" w:eastAsia="Times New Roman" w:hAnsi="Courier New" w:cs="Courier New"/>
            <w:color w:val="008000"/>
            <w:sz w:val="16"/>
            <w:szCs w:val="16"/>
            <w:lang w:val="en-GB" w:eastAsia="en-GB"/>
            <w:rPrChange w:id="4534" w:author="Marco Petri" w:date="2020-12-22T22:07:00Z">
              <w:rPr>
                <w:rFonts w:ascii="Courier New" w:eastAsia="Times New Roman" w:hAnsi="Courier New" w:cs="Courier New"/>
                <w:color w:val="008000"/>
                <w:sz w:val="20"/>
                <w:szCs w:val="20"/>
                <w:lang w:val="en-GB" w:eastAsia="en-GB"/>
              </w:rPr>
            </w:rPrChange>
          </w:rPr>
          <w:t xml:space="preserve"> *                      *</w:t>
        </w:r>
      </w:ins>
    </w:p>
    <w:p w14:paraId="1578C077" w14:textId="77777777" w:rsidR="00E250F6" w:rsidRPr="00FE56D0" w:rsidRDefault="00E250F6" w:rsidP="00E250F6">
      <w:pPr>
        <w:shd w:val="clear" w:color="auto" w:fill="FFFFFF"/>
        <w:spacing w:line="240" w:lineRule="auto"/>
        <w:jc w:val="left"/>
        <w:rPr>
          <w:ins w:id="4535" w:author="Marco Petri" w:date="2020-12-22T22:05:00Z"/>
          <w:rFonts w:ascii="Courier New" w:eastAsia="Times New Roman" w:hAnsi="Courier New" w:cs="Courier New"/>
          <w:color w:val="008000"/>
          <w:sz w:val="16"/>
          <w:szCs w:val="16"/>
          <w:lang w:val="en-GB" w:eastAsia="en-GB"/>
          <w:rPrChange w:id="4536" w:author="Marco Petri" w:date="2020-12-22T22:07:00Z">
            <w:rPr>
              <w:ins w:id="4537" w:author="Marco Petri" w:date="2020-12-22T22:05:00Z"/>
              <w:rFonts w:ascii="Courier New" w:eastAsia="Times New Roman" w:hAnsi="Courier New" w:cs="Courier New"/>
              <w:color w:val="008000"/>
              <w:sz w:val="20"/>
              <w:szCs w:val="20"/>
              <w:lang w:val="en-GB" w:eastAsia="en-GB"/>
            </w:rPr>
          </w:rPrChange>
        </w:rPr>
      </w:pPr>
      <w:ins w:id="4538" w:author="Marco Petri" w:date="2020-12-22T22:05:00Z">
        <w:r w:rsidRPr="00FE56D0">
          <w:rPr>
            <w:rFonts w:ascii="Courier New" w:eastAsia="Times New Roman" w:hAnsi="Courier New" w:cs="Courier New"/>
            <w:color w:val="008000"/>
            <w:sz w:val="16"/>
            <w:szCs w:val="16"/>
            <w:lang w:val="en-GB" w:eastAsia="en-GB"/>
            <w:rPrChange w:id="4539" w:author="Marco Petri" w:date="2020-12-22T22:07:00Z">
              <w:rPr>
                <w:rFonts w:ascii="Courier New" w:eastAsia="Times New Roman" w:hAnsi="Courier New" w:cs="Courier New"/>
                <w:color w:val="008000"/>
                <w:sz w:val="20"/>
                <w:szCs w:val="20"/>
                <w:lang w:val="en-GB" w:eastAsia="en-GB"/>
              </w:rPr>
            </w:rPrChange>
          </w:rPr>
          <w:t xml:space="preserve"> *                      *</w:t>
        </w:r>
      </w:ins>
    </w:p>
    <w:p w14:paraId="547C44A9" w14:textId="77777777" w:rsidR="00E250F6" w:rsidRPr="00FE56D0" w:rsidRDefault="00E250F6" w:rsidP="00E250F6">
      <w:pPr>
        <w:shd w:val="clear" w:color="auto" w:fill="FFFFFF"/>
        <w:spacing w:line="240" w:lineRule="auto"/>
        <w:jc w:val="left"/>
        <w:rPr>
          <w:ins w:id="4540" w:author="Marco Petri" w:date="2020-12-22T22:05:00Z"/>
          <w:rFonts w:ascii="Courier New" w:eastAsia="Times New Roman" w:hAnsi="Courier New" w:cs="Courier New"/>
          <w:color w:val="008000"/>
          <w:sz w:val="16"/>
          <w:szCs w:val="16"/>
          <w:lang w:val="en-GB" w:eastAsia="en-GB"/>
          <w:rPrChange w:id="4541" w:author="Marco Petri" w:date="2020-12-22T22:07:00Z">
            <w:rPr>
              <w:ins w:id="4542" w:author="Marco Petri" w:date="2020-12-22T22:05:00Z"/>
              <w:rFonts w:ascii="Courier New" w:eastAsia="Times New Roman" w:hAnsi="Courier New" w:cs="Courier New"/>
              <w:color w:val="008000"/>
              <w:sz w:val="20"/>
              <w:szCs w:val="20"/>
              <w:lang w:val="en-GB" w:eastAsia="en-GB"/>
            </w:rPr>
          </w:rPrChange>
        </w:rPr>
      </w:pPr>
      <w:ins w:id="4543" w:author="Marco Petri" w:date="2020-12-22T22:05:00Z">
        <w:r w:rsidRPr="00FE56D0">
          <w:rPr>
            <w:rFonts w:ascii="Courier New" w:eastAsia="Times New Roman" w:hAnsi="Courier New" w:cs="Courier New"/>
            <w:color w:val="008000"/>
            <w:sz w:val="16"/>
            <w:szCs w:val="16"/>
            <w:lang w:val="en-GB" w:eastAsia="en-GB"/>
            <w:rPrChange w:id="4544" w:author="Marco Petri" w:date="2020-12-22T22:07:00Z">
              <w:rPr>
                <w:rFonts w:ascii="Courier New" w:eastAsia="Times New Roman" w:hAnsi="Courier New" w:cs="Courier New"/>
                <w:color w:val="008000"/>
                <w:sz w:val="20"/>
                <w:szCs w:val="20"/>
                <w:lang w:val="en-GB" w:eastAsia="en-GB"/>
              </w:rPr>
            </w:rPrChange>
          </w:rPr>
          <w:t xml:space="preserve"> *      ASSERTIONS      *</w:t>
        </w:r>
      </w:ins>
    </w:p>
    <w:p w14:paraId="3E62E069" w14:textId="77777777" w:rsidR="00E250F6" w:rsidRPr="00FE56D0" w:rsidRDefault="00E250F6" w:rsidP="00E250F6">
      <w:pPr>
        <w:shd w:val="clear" w:color="auto" w:fill="FFFFFF"/>
        <w:spacing w:line="240" w:lineRule="auto"/>
        <w:jc w:val="left"/>
        <w:rPr>
          <w:ins w:id="4545" w:author="Marco Petri" w:date="2020-12-22T22:05:00Z"/>
          <w:rFonts w:ascii="Courier New" w:eastAsia="Times New Roman" w:hAnsi="Courier New" w:cs="Courier New"/>
          <w:color w:val="008000"/>
          <w:sz w:val="16"/>
          <w:szCs w:val="16"/>
          <w:lang w:val="en-GB" w:eastAsia="en-GB"/>
          <w:rPrChange w:id="4546" w:author="Marco Petri" w:date="2020-12-22T22:07:00Z">
            <w:rPr>
              <w:ins w:id="4547" w:author="Marco Petri" w:date="2020-12-22T22:05:00Z"/>
              <w:rFonts w:ascii="Courier New" w:eastAsia="Times New Roman" w:hAnsi="Courier New" w:cs="Courier New"/>
              <w:color w:val="008000"/>
              <w:sz w:val="20"/>
              <w:szCs w:val="20"/>
              <w:lang w:val="en-GB" w:eastAsia="en-GB"/>
            </w:rPr>
          </w:rPrChange>
        </w:rPr>
      </w:pPr>
      <w:ins w:id="4548" w:author="Marco Petri" w:date="2020-12-22T22:05:00Z">
        <w:r w:rsidRPr="00FE56D0">
          <w:rPr>
            <w:rFonts w:ascii="Courier New" w:eastAsia="Times New Roman" w:hAnsi="Courier New" w:cs="Courier New"/>
            <w:color w:val="008000"/>
            <w:sz w:val="16"/>
            <w:szCs w:val="16"/>
            <w:lang w:val="en-GB" w:eastAsia="en-GB"/>
            <w:rPrChange w:id="4549" w:author="Marco Petri" w:date="2020-12-22T22:07:00Z">
              <w:rPr>
                <w:rFonts w:ascii="Courier New" w:eastAsia="Times New Roman" w:hAnsi="Courier New" w:cs="Courier New"/>
                <w:color w:val="008000"/>
                <w:sz w:val="20"/>
                <w:szCs w:val="20"/>
                <w:lang w:val="en-GB" w:eastAsia="en-GB"/>
              </w:rPr>
            </w:rPrChange>
          </w:rPr>
          <w:t xml:space="preserve"> *                      *</w:t>
        </w:r>
      </w:ins>
    </w:p>
    <w:p w14:paraId="7247EDE3" w14:textId="77777777" w:rsidR="00E250F6" w:rsidRPr="00FE56D0" w:rsidRDefault="00E250F6" w:rsidP="00E250F6">
      <w:pPr>
        <w:shd w:val="clear" w:color="auto" w:fill="FFFFFF"/>
        <w:spacing w:line="240" w:lineRule="auto"/>
        <w:jc w:val="left"/>
        <w:rPr>
          <w:ins w:id="4550" w:author="Marco Petri" w:date="2020-12-22T22:05:00Z"/>
          <w:rFonts w:ascii="Courier New" w:eastAsia="Times New Roman" w:hAnsi="Courier New" w:cs="Courier New"/>
          <w:color w:val="008000"/>
          <w:sz w:val="16"/>
          <w:szCs w:val="16"/>
          <w:lang w:val="en-GB" w:eastAsia="en-GB"/>
          <w:rPrChange w:id="4551" w:author="Marco Petri" w:date="2020-12-22T22:07:00Z">
            <w:rPr>
              <w:ins w:id="4552" w:author="Marco Petri" w:date="2020-12-22T22:05:00Z"/>
              <w:rFonts w:ascii="Courier New" w:eastAsia="Times New Roman" w:hAnsi="Courier New" w:cs="Courier New"/>
              <w:color w:val="008000"/>
              <w:sz w:val="20"/>
              <w:szCs w:val="20"/>
              <w:lang w:val="en-GB" w:eastAsia="en-GB"/>
            </w:rPr>
          </w:rPrChange>
        </w:rPr>
      </w:pPr>
      <w:ins w:id="4553" w:author="Marco Petri" w:date="2020-12-22T22:05:00Z">
        <w:r w:rsidRPr="00FE56D0">
          <w:rPr>
            <w:rFonts w:ascii="Courier New" w:eastAsia="Times New Roman" w:hAnsi="Courier New" w:cs="Courier New"/>
            <w:color w:val="008000"/>
            <w:sz w:val="16"/>
            <w:szCs w:val="16"/>
            <w:lang w:val="en-GB" w:eastAsia="en-GB"/>
            <w:rPrChange w:id="4554" w:author="Marco Petri" w:date="2020-12-22T22:07:00Z">
              <w:rPr>
                <w:rFonts w:ascii="Courier New" w:eastAsia="Times New Roman" w:hAnsi="Courier New" w:cs="Courier New"/>
                <w:color w:val="008000"/>
                <w:sz w:val="20"/>
                <w:szCs w:val="20"/>
                <w:lang w:val="en-GB" w:eastAsia="en-GB"/>
              </w:rPr>
            </w:rPrChange>
          </w:rPr>
          <w:t xml:space="preserve"> *                      *</w:t>
        </w:r>
      </w:ins>
    </w:p>
    <w:p w14:paraId="4C7E242F" w14:textId="77777777" w:rsidR="00E250F6" w:rsidRPr="00FE56D0" w:rsidRDefault="00E250F6" w:rsidP="00E250F6">
      <w:pPr>
        <w:shd w:val="clear" w:color="auto" w:fill="FFFFFF"/>
        <w:spacing w:line="240" w:lineRule="auto"/>
        <w:jc w:val="left"/>
        <w:rPr>
          <w:ins w:id="4555" w:author="Marco Petri" w:date="2020-12-22T22:05:00Z"/>
          <w:rFonts w:ascii="Courier New" w:eastAsia="Times New Roman" w:hAnsi="Courier New" w:cs="Courier New"/>
          <w:color w:val="000000"/>
          <w:sz w:val="16"/>
          <w:szCs w:val="16"/>
          <w:lang w:val="en-GB" w:eastAsia="en-GB"/>
          <w:rPrChange w:id="4556" w:author="Marco Petri" w:date="2020-12-22T22:07:00Z">
            <w:rPr>
              <w:ins w:id="4557" w:author="Marco Petri" w:date="2020-12-22T22:05:00Z"/>
              <w:rFonts w:ascii="Courier New" w:eastAsia="Times New Roman" w:hAnsi="Courier New" w:cs="Courier New"/>
              <w:color w:val="000000"/>
              <w:sz w:val="20"/>
              <w:szCs w:val="20"/>
              <w:lang w:val="en-GB" w:eastAsia="en-GB"/>
            </w:rPr>
          </w:rPrChange>
        </w:rPr>
      </w:pPr>
      <w:ins w:id="4558" w:author="Marco Petri" w:date="2020-12-22T22:05:00Z">
        <w:r w:rsidRPr="00FE56D0">
          <w:rPr>
            <w:rFonts w:ascii="Courier New" w:eastAsia="Times New Roman" w:hAnsi="Courier New" w:cs="Courier New"/>
            <w:color w:val="008000"/>
            <w:sz w:val="16"/>
            <w:szCs w:val="16"/>
            <w:lang w:val="en-GB" w:eastAsia="en-GB"/>
            <w:rPrChange w:id="4559" w:author="Marco Petri" w:date="2020-12-22T22:07:00Z">
              <w:rPr>
                <w:rFonts w:ascii="Courier New" w:eastAsia="Times New Roman" w:hAnsi="Courier New" w:cs="Courier New"/>
                <w:color w:val="008000"/>
                <w:sz w:val="20"/>
                <w:szCs w:val="20"/>
                <w:lang w:val="en-GB" w:eastAsia="en-GB"/>
              </w:rPr>
            </w:rPrChange>
          </w:rPr>
          <w:t xml:space="preserve"> ************************/</w:t>
        </w:r>
      </w:ins>
    </w:p>
    <w:p w14:paraId="1E3F0FB2" w14:textId="77777777" w:rsidR="00E250F6" w:rsidRPr="00FE56D0" w:rsidRDefault="00E250F6" w:rsidP="00E250F6">
      <w:pPr>
        <w:shd w:val="clear" w:color="auto" w:fill="FFFFFF"/>
        <w:spacing w:line="240" w:lineRule="auto"/>
        <w:jc w:val="left"/>
        <w:rPr>
          <w:ins w:id="4560" w:author="Marco Petri" w:date="2020-12-22T22:05:00Z"/>
          <w:rFonts w:ascii="Courier New" w:eastAsia="Times New Roman" w:hAnsi="Courier New" w:cs="Courier New"/>
          <w:color w:val="008000"/>
          <w:sz w:val="16"/>
          <w:szCs w:val="16"/>
          <w:lang w:val="en-GB" w:eastAsia="en-GB"/>
          <w:rPrChange w:id="4561" w:author="Marco Petri" w:date="2020-12-22T22:07:00Z">
            <w:rPr>
              <w:ins w:id="4562" w:author="Marco Petri" w:date="2020-12-22T22:05:00Z"/>
              <w:rFonts w:ascii="Courier New" w:eastAsia="Times New Roman" w:hAnsi="Courier New" w:cs="Courier New"/>
              <w:color w:val="008000"/>
              <w:sz w:val="20"/>
              <w:szCs w:val="20"/>
              <w:lang w:val="en-GB" w:eastAsia="en-GB"/>
            </w:rPr>
          </w:rPrChange>
        </w:rPr>
      </w:pPr>
      <w:ins w:id="4563" w:author="Marco Petri" w:date="2020-12-22T22:05:00Z">
        <w:r w:rsidRPr="00FE56D0">
          <w:rPr>
            <w:rFonts w:ascii="Courier New" w:eastAsia="Times New Roman" w:hAnsi="Courier New" w:cs="Courier New"/>
            <w:color w:val="008000"/>
            <w:sz w:val="16"/>
            <w:szCs w:val="16"/>
            <w:lang w:val="en-GB" w:eastAsia="en-GB"/>
            <w:rPrChange w:id="4564" w:author="Marco Petri" w:date="2020-12-22T22:07:00Z">
              <w:rPr>
                <w:rFonts w:ascii="Courier New" w:eastAsia="Times New Roman" w:hAnsi="Courier New" w:cs="Courier New"/>
                <w:color w:val="008000"/>
                <w:sz w:val="20"/>
                <w:szCs w:val="20"/>
                <w:lang w:val="en-GB" w:eastAsia="en-GB"/>
              </w:rPr>
            </w:rPrChange>
          </w:rPr>
          <w:t>/* Our assertions are aimed at proving that the operations that were defined</w:t>
        </w:r>
      </w:ins>
    </w:p>
    <w:p w14:paraId="7449D35D" w14:textId="77777777" w:rsidR="00E250F6" w:rsidRPr="00FE56D0" w:rsidRDefault="00E250F6" w:rsidP="00E250F6">
      <w:pPr>
        <w:shd w:val="clear" w:color="auto" w:fill="FFFFFF"/>
        <w:spacing w:line="240" w:lineRule="auto"/>
        <w:jc w:val="left"/>
        <w:rPr>
          <w:ins w:id="4565" w:author="Marco Petri" w:date="2020-12-22T22:05:00Z"/>
          <w:rFonts w:ascii="Courier New" w:eastAsia="Times New Roman" w:hAnsi="Courier New" w:cs="Courier New"/>
          <w:color w:val="008000"/>
          <w:sz w:val="16"/>
          <w:szCs w:val="16"/>
          <w:lang w:val="en-GB" w:eastAsia="en-GB"/>
          <w:rPrChange w:id="4566" w:author="Marco Petri" w:date="2020-12-22T22:07:00Z">
            <w:rPr>
              <w:ins w:id="4567" w:author="Marco Petri" w:date="2020-12-22T22:05:00Z"/>
              <w:rFonts w:ascii="Courier New" w:eastAsia="Times New Roman" w:hAnsi="Courier New" w:cs="Courier New"/>
              <w:color w:val="008000"/>
              <w:sz w:val="20"/>
              <w:szCs w:val="20"/>
              <w:lang w:val="en-GB" w:eastAsia="en-GB"/>
            </w:rPr>
          </w:rPrChange>
        </w:rPr>
      </w:pPr>
      <w:ins w:id="4568" w:author="Marco Petri" w:date="2020-12-22T22:05:00Z">
        <w:r w:rsidRPr="00FE56D0">
          <w:rPr>
            <w:rFonts w:ascii="Courier New" w:eastAsia="Times New Roman" w:hAnsi="Courier New" w:cs="Courier New"/>
            <w:color w:val="008000"/>
            <w:sz w:val="16"/>
            <w:szCs w:val="16"/>
            <w:lang w:val="en-GB" w:eastAsia="en-GB"/>
            <w:rPrChange w:id="4569" w:author="Marco Petri" w:date="2020-12-22T22:07:00Z">
              <w:rPr>
                <w:rFonts w:ascii="Courier New" w:eastAsia="Times New Roman" w:hAnsi="Courier New" w:cs="Courier New"/>
                <w:color w:val="008000"/>
                <w:sz w:val="20"/>
                <w:szCs w:val="20"/>
                <w:lang w:val="en-GB" w:eastAsia="en-GB"/>
              </w:rPr>
            </w:rPrChange>
          </w:rPr>
          <w:t xml:space="preserve">    in the predicates do not alter the consistency of a state.</w:t>
        </w:r>
      </w:ins>
    </w:p>
    <w:p w14:paraId="4F3E7D5D" w14:textId="77777777" w:rsidR="00E250F6" w:rsidRPr="00FE56D0" w:rsidRDefault="00E250F6" w:rsidP="00E250F6">
      <w:pPr>
        <w:shd w:val="clear" w:color="auto" w:fill="FFFFFF"/>
        <w:spacing w:line="240" w:lineRule="auto"/>
        <w:jc w:val="left"/>
        <w:rPr>
          <w:ins w:id="4570" w:author="Marco Petri" w:date="2020-12-22T22:05:00Z"/>
          <w:rFonts w:ascii="Courier New" w:eastAsia="Times New Roman" w:hAnsi="Courier New" w:cs="Courier New"/>
          <w:color w:val="008000"/>
          <w:sz w:val="16"/>
          <w:szCs w:val="16"/>
          <w:lang w:val="en-GB" w:eastAsia="en-GB"/>
          <w:rPrChange w:id="4571" w:author="Marco Petri" w:date="2020-12-22T22:07:00Z">
            <w:rPr>
              <w:ins w:id="4572" w:author="Marco Petri" w:date="2020-12-22T22:05:00Z"/>
              <w:rFonts w:ascii="Courier New" w:eastAsia="Times New Roman" w:hAnsi="Courier New" w:cs="Courier New"/>
              <w:color w:val="008000"/>
              <w:sz w:val="20"/>
              <w:szCs w:val="20"/>
              <w:lang w:val="en-GB" w:eastAsia="en-GB"/>
            </w:rPr>
          </w:rPrChange>
        </w:rPr>
      </w:pPr>
      <w:ins w:id="4573" w:author="Marco Petri" w:date="2020-12-22T22:05:00Z">
        <w:r w:rsidRPr="00FE56D0">
          <w:rPr>
            <w:rFonts w:ascii="Courier New" w:eastAsia="Times New Roman" w:hAnsi="Courier New" w:cs="Courier New"/>
            <w:color w:val="008000"/>
            <w:sz w:val="16"/>
            <w:szCs w:val="16"/>
            <w:lang w:val="en-GB" w:eastAsia="en-GB"/>
            <w:rPrChange w:id="4574" w:author="Marco Petri" w:date="2020-12-22T22:07:00Z">
              <w:rPr>
                <w:rFonts w:ascii="Courier New" w:eastAsia="Times New Roman" w:hAnsi="Courier New" w:cs="Courier New"/>
                <w:color w:val="008000"/>
                <w:sz w:val="20"/>
                <w:szCs w:val="20"/>
                <w:lang w:val="en-GB" w:eastAsia="en-GB"/>
              </w:rPr>
            </w:rPrChange>
          </w:rPr>
          <w:t xml:space="preserve">    At first, we prove that the chosen property is respected in a basic case.</w:t>
        </w:r>
      </w:ins>
    </w:p>
    <w:p w14:paraId="2B5C25E3" w14:textId="77777777" w:rsidR="00E250F6" w:rsidRPr="00FE56D0" w:rsidRDefault="00E250F6" w:rsidP="00E250F6">
      <w:pPr>
        <w:shd w:val="clear" w:color="auto" w:fill="FFFFFF"/>
        <w:spacing w:line="240" w:lineRule="auto"/>
        <w:jc w:val="left"/>
        <w:rPr>
          <w:ins w:id="4575" w:author="Marco Petri" w:date="2020-12-22T22:05:00Z"/>
          <w:rFonts w:ascii="Courier New" w:eastAsia="Times New Roman" w:hAnsi="Courier New" w:cs="Courier New"/>
          <w:color w:val="008000"/>
          <w:sz w:val="16"/>
          <w:szCs w:val="16"/>
          <w:lang w:val="en-GB" w:eastAsia="en-GB"/>
          <w:rPrChange w:id="4576" w:author="Marco Petri" w:date="2020-12-22T22:07:00Z">
            <w:rPr>
              <w:ins w:id="4577" w:author="Marco Petri" w:date="2020-12-22T22:05:00Z"/>
              <w:rFonts w:ascii="Courier New" w:eastAsia="Times New Roman" w:hAnsi="Courier New" w:cs="Courier New"/>
              <w:color w:val="008000"/>
              <w:sz w:val="20"/>
              <w:szCs w:val="20"/>
              <w:lang w:val="en-GB" w:eastAsia="en-GB"/>
            </w:rPr>
          </w:rPrChange>
        </w:rPr>
      </w:pPr>
      <w:ins w:id="4578" w:author="Marco Petri" w:date="2020-12-22T22:05:00Z">
        <w:r w:rsidRPr="00FE56D0">
          <w:rPr>
            <w:rFonts w:ascii="Courier New" w:eastAsia="Times New Roman" w:hAnsi="Courier New" w:cs="Courier New"/>
            <w:color w:val="008000"/>
            <w:sz w:val="16"/>
            <w:szCs w:val="16"/>
            <w:lang w:val="en-GB" w:eastAsia="en-GB"/>
            <w:rPrChange w:id="4579" w:author="Marco Petri" w:date="2020-12-22T22:07:00Z">
              <w:rPr>
                <w:rFonts w:ascii="Courier New" w:eastAsia="Times New Roman" w:hAnsi="Courier New" w:cs="Courier New"/>
                <w:color w:val="008000"/>
                <w:sz w:val="20"/>
                <w:szCs w:val="20"/>
                <w:lang w:val="en-GB" w:eastAsia="en-GB"/>
              </w:rPr>
            </w:rPrChange>
          </w:rPr>
          <w:t xml:space="preserve">    Then, we show that if we are in a state that respects the property, and</w:t>
        </w:r>
      </w:ins>
    </w:p>
    <w:p w14:paraId="09264BC9" w14:textId="77777777" w:rsidR="00E250F6" w:rsidRPr="00FE56D0" w:rsidRDefault="00E250F6" w:rsidP="00E250F6">
      <w:pPr>
        <w:shd w:val="clear" w:color="auto" w:fill="FFFFFF"/>
        <w:spacing w:line="240" w:lineRule="auto"/>
        <w:jc w:val="left"/>
        <w:rPr>
          <w:ins w:id="4580" w:author="Marco Petri" w:date="2020-12-22T22:05:00Z"/>
          <w:rFonts w:ascii="Courier New" w:eastAsia="Times New Roman" w:hAnsi="Courier New" w:cs="Courier New"/>
          <w:color w:val="008000"/>
          <w:sz w:val="16"/>
          <w:szCs w:val="16"/>
          <w:lang w:val="en-GB" w:eastAsia="en-GB"/>
          <w:rPrChange w:id="4581" w:author="Marco Petri" w:date="2020-12-22T22:07:00Z">
            <w:rPr>
              <w:ins w:id="4582" w:author="Marco Petri" w:date="2020-12-22T22:05:00Z"/>
              <w:rFonts w:ascii="Courier New" w:eastAsia="Times New Roman" w:hAnsi="Courier New" w:cs="Courier New"/>
              <w:color w:val="008000"/>
              <w:sz w:val="20"/>
              <w:szCs w:val="20"/>
              <w:lang w:val="en-GB" w:eastAsia="en-GB"/>
            </w:rPr>
          </w:rPrChange>
        </w:rPr>
      </w:pPr>
      <w:ins w:id="4583" w:author="Marco Petri" w:date="2020-12-22T22:05:00Z">
        <w:r w:rsidRPr="00FE56D0">
          <w:rPr>
            <w:rFonts w:ascii="Courier New" w:eastAsia="Times New Roman" w:hAnsi="Courier New" w:cs="Courier New"/>
            <w:color w:val="008000"/>
            <w:sz w:val="16"/>
            <w:szCs w:val="16"/>
            <w:lang w:val="en-GB" w:eastAsia="en-GB"/>
            <w:rPrChange w:id="4584" w:author="Marco Petri" w:date="2020-12-22T22:07:00Z">
              <w:rPr>
                <w:rFonts w:ascii="Courier New" w:eastAsia="Times New Roman" w:hAnsi="Courier New" w:cs="Courier New"/>
                <w:color w:val="008000"/>
                <w:sz w:val="20"/>
                <w:szCs w:val="20"/>
                <w:lang w:val="en-GB" w:eastAsia="en-GB"/>
              </w:rPr>
            </w:rPrChange>
          </w:rPr>
          <w:t xml:space="preserve">    we perform some operation on the entity we are working with, the state in</w:t>
        </w:r>
      </w:ins>
    </w:p>
    <w:p w14:paraId="1D361B17" w14:textId="77777777" w:rsidR="00E250F6" w:rsidRPr="00FE56D0" w:rsidRDefault="00E250F6" w:rsidP="00E250F6">
      <w:pPr>
        <w:shd w:val="clear" w:color="auto" w:fill="FFFFFF"/>
        <w:spacing w:line="240" w:lineRule="auto"/>
        <w:jc w:val="left"/>
        <w:rPr>
          <w:ins w:id="4585" w:author="Marco Petri" w:date="2020-12-22T22:05:00Z"/>
          <w:rFonts w:ascii="Courier New" w:eastAsia="Times New Roman" w:hAnsi="Courier New" w:cs="Courier New"/>
          <w:color w:val="008000"/>
          <w:sz w:val="16"/>
          <w:szCs w:val="16"/>
          <w:lang w:val="en-GB" w:eastAsia="en-GB"/>
          <w:rPrChange w:id="4586" w:author="Marco Petri" w:date="2020-12-22T22:07:00Z">
            <w:rPr>
              <w:ins w:id="4587" w:author="Marco Petri" w:date="2020-12-22T22:05:00Z"/>
              <w:rFonts w:ascii="Courier New" w:eastAsia="Times New Roman" w:hAnsi="Courier New" w:cs="Courier New"/>
              <w:color w:val="008000"/>
              <w:sz w:val="20"/>
              <w:szCs w:val="20"/>
              <w:lang w:val="en-GB" w:eastAsia="en-GB"/>
            </w:rPr>
          </w:rPrChange>
        </w:rPr>
      </w:pPr>
      <w:ins w:id="4588" w:author="Marco Petri" w:date="2020-12-22T22:05:00Z">
        <w:r w:rsidRPr="00FE56D0">
          <w:rPr>
            <w:rFonts w:ascii="Courier New" w:eastAsia="Times New Roman" w:hAnsi="Courier New" w:cs="Courier New"/>
            <w:color w:val="008000"/>
            <w:sz w:val="16"/>
            <w:szCs w:val="16"/>
            <w:lang w:val="en-GB" w:eastAsia="en-GB"/>
            <w:rPrChange w:id="4589" w:author="Marco Petri" w:date="2020-12-22T22:07:00Z">
              <w:rPr>
                <w:rFonts w:ascii="Courier New" w:eastAsia="Times New Roman" w:hAnsi="Courier New" w:cs="Courier New"/>
                <w:color w:val="008000"/>
                <w:sz w:val="20"/>
                <w:szCs w:val="20"/>
                <w:lang w:val="en-GB" w:eastAsia="en-GB"/>
              </w:rPr>
            </w:rPrChange>
          </w:rPr>
          <w:t xml:space="preserve">    the following time will also respect such property.</w:t>
        </w:r>
      </w:ins>
    </w:p>
    <w:p w14:paraId="3FB9F641" w14:textId="77777777" w:rsidR="00E250F6" w:rsidRPr="00FE56D0" w:rsidRDefault="00E250F6" w:rsidP="00E250F6">
      <w:pPr>
        <w:shd w:val="clear" w:color="auto" w:fill="FFFFFF"/>
        <w:spacing w:line="240" w:lineRule="auto"/>
        <w:jc w:val="left"/>
        <w:rPr>
          <w:ins w:id="4590" w:author="Marco Petri" w:date="2020-12-22T22:05:00Z"/>
          <w:rFonts w:ascii="Courier New" w:eastAsia="Times New Roman" w:hAnsi="Courier New" w:cs="Courier New"/>
          <w:color w:val="008000"/>
          <w:sz w:val="16"/>
          <w:szCs w:val="16"/>
          <w:lang w:val="en-GB" w:eastAsia="en-GB"/>
          <w:rPrChange w:id="4591" w:author="Marco Petri" w:date="2020-12-22T22:07:00Z">
            <w:rPr>
              <w:ins w:id="4592" w:author="Marco Petri" w:date="2020-12-22T22:05:00Z"/>
              <w:rFonts w:ascii="Courier New" w:eastAsia="Times New Roman" w:hAnsi="Courier New" w:cs="Courier New"/>
              <w:color w:val="008000"/>
              <w:sz w:val="20"/>
              <w:szCs w:val="20"/>
              <w:lang w:val="en-GB" w:eastAsia="en-GB"/>
            </w:rPr>
          </w:rPrChange>
        </w:rPr>
      </w:pPr>
      <w:ins w:id="4593" w:author="Marco Petri" w:date="2020-12-22T22:05:00Z">
        <w:r w:rsidRPr="00FE56D0">
          <w:rPr>
            <w:rFonts w:ascii="Courier New" w:eastAsia="Times New Roman" w:hAnsi="Courier New" w:cs="Courier New"/>
            <w:color w:val="008000"/>
            <w:sz w:val="16"/>
            <w:szCs w:val="16"/>
            <w:lang w:val="en-GB" w:eastAsia="en-GB"/>
            <w:rPrChange w:id="4594" w:author="Marco Petri" w:date="2020-12-22T22:07:00Z">
              <w:rPr>
                <w:rFonts w:ascii="Courier New" w:eastAsia="Times New Roman" w:hAnsi="Courier New" w:cs="Courier New"/>
                <w:color w:val="008000"/>
                <w:sz w:val="20"/>
                <w:szCs w:val="20"/>
                <w:lang w:val="en-GB" w:eastAsia="en-GB"/>
              </w:rPr>
            </w:rPrChange>
          </w:rPr>
          <w:t xml:space="preserve">    For more details, please check the reference section.</w:t>
        </w:r>
      </w:ins>
    </w:p>
    <w:p w14:paraId="5C28FE98" w14:textId="77777777" w:rsidR="00E250F6" w:rsidRPr="00FE56D0" w:rsidRDefault="00E250F6" w:rsidP="00E250F6">
      <w:pPr>
        <w:shd w:val="clear" w:color="auto" w:fill="FFFFFF"/>
        <w:spacing w:line="240" w:lineRule="auto"/>
        <w:jc w:val="left"/>
        <w:rPr>
          <w:ins w:id="4595" w:author="Marco Petri" w:date="2020-12-22T22:05:00Z"/>
          <w:rFonts w:ascii="Courier New" w:eastAsia="Times New Roman" w:hAnsi="Courier New" w:cs="Courier New"/>
          <w:color w:val="000000"/>
          <w:sz w:val="16"/>
          <w:szCs w:val="16"/>
          <w:lang w:val="en-GB" w:eastAsia="en-GB"/>
          <w:rPrChange w:id="4596" w:author="Marco Petri" w:date="2020-12-22T22:07:00Z">
            <w:rPr>
              <w:ins w:id="4597" w:author="Marco Petri" w:date="2020-12-22T22:05:00Z"/>
              <w:rFonts w:ascii="Courier New" w:eastAsia="Times New Roman" w:hAnsi="Courier New" w:cs="Courier New"/>
              <w:color w:val="000000"/>
              <w:sz w:val="20"/>
              <w:szCs w:val="20"/>
              <w:lang w:val="en-GB" w:eastAsia="en-GB"/>
            </w:rPr>
          </w:rPrChange>
        </w:rPr>
      </w:pPr>
      <w:ins w:id="4598" w:author="Marco Petri" w:date="2020-12-22T22:05:00Z">
        <w:r w:rsidRPr="00FE56D0">
          <w:rPr>
            <w:rFonts w:ascii="Courier New" w:eastAsia="Times New Roman" w:hAnsi="Courier New" w:cs="Courier New"/>
            <w:color w:val="008000"/>
            <w:sz w:val="16"/>
            <w:szCs w:val="16"/>
            <w:lang w:val="en-GB" w:eastAsia="en-GB"/>
            <w:rPrChange w:id="4599" w:author="Marco Petri" w:date="2020-12-22T22:07:00Z">
              <w:rPr>
                <w:rFonts w:ascii="Courier New" w:eastAsia="Times New Roman" w:hAnsi="Courier New" w:cs="Courier New"/>
                <w:color w:val="008000"/>
                <w:sz w:val="20"/>
                <w:szCs w:val="20"/>
                <w:lang w:val="en-GB" w:eastAsia="en-GB"/>
              </w:rPr>
            </w:rPrChange>
          </w:rPr>
          <w:t>*/</w:t>
        </w:r>
      </w:ins>
    </w:p>
    <w:p w14:paraId="2BBBE509" w14:textId="77777777" w:rsidR="00E250F6" w:rsidRPr="00FE56D0" w:rsidRDefault="00E250F6" w:rsidP="00E250F6">
      <w:pPr>
        <w:shd w:val="clear" w:color="auto" w:fill="FFFFFF"/>
        <w:spacing w:line="240" w:lineRule="auto"/>
        <w:jc w:val="left"/>
        <w:rPr>
          <w:ins w:id="4600" w:author="Marco Petri" w:date="2020-12-22T22:05:00Z"/>
          <w:rFonts w:ascii="Courier New" w:eastAsia="Times New Roman" w:hAnsi="Courier New" w:cs="Courier New"/>
          <w:color w:val="000000"/>
          <w:sz w:val="16"/>
          <w:szCs w:val="16"/>
          <w:lang w:val="en-GB" w:eastAsia="en-GB"/>
          <w:rPrChange w:id="4601" w:author="Marco Petri" w:date="2020-12-22T22:07:00Z">
            <w:rPr>
              <w:ins w:id="4602" w:author="Marco Petri" w:date="2020-12-22T22:05:00Z"/>
              <w:rFonts w:ascii="Courier New" w:eastAsia="Times New Roman" w:hAnsi="Courier New" w:cs="Courier New"/>
              <w:color w:val="000000"/>
              <w:sz w:val="20"/>
              <w:szCs w:val="20"/>
              <w:lang w:val="en-GB" w:eastAsia="en-GB"/>
            </w:rPr>
          </w:rPrChange>
        </w:rPr>
      </w:pPr>
    </w:p>
    <w:p w14:paraId="624E5F9C" w14:textId="77777777" w:rsidR="00E250F6" w:rsidRPr="00FE56D0" w:rsidRDefault="00E250F6" w:rsidP="00E250F6">
      <w:pPr>
        <w:shd w:val="clear" w:color="auto" w:fill="FFFFFF"/>
        <w:spacing w:line="240" w:lineRule="auto"/>
        <w:jc w:val="left"/>
        <w:rPr>
          <w:ins w:id="4603" w:author="Marco Petri" w:date="2020-12-22T22:05:00Z"/>
          <w:rFonts w:ascii="Courier New" w:eastAsia="Times New Roman" w:hAnsi="Courier New" w:cs="Courier New"/>
          <w:color w:val="008000"/>
          <w:sz w:val="16"/>
          <w:szCs w:val="16"/>
          <w:lang w:val="en-GB" w:eastAsia="en-GB"/>
          <w:rPrChange w:id="4604" w:author="Marco Petri" w:date="2020-12-22T22:07:00Z">
            <w:rPr>
              <w:ins w:id="4605" w:author="Marco Petri" w:date="2020-12-22T22:05:00Z"/>
              <w:rFonts w:ascii="Courier New" w:eastAsia="Times New Roman" w:hAnsi="Courier New" w:cs="Courier New"/>
              <w:color w:val="008000"/>
              <w:sz w:val="20"/>
              <w:szCs w:val="20"/>
              <w:lang w:val="en-GB" w:eastAsia="en-GB"/>
            </w:rPr>
          </w:rPrChange>
        </w:rPr>
      </w:pPr>
      <w:ins w:id="4606" w:author="Marco Petri" w:date="2020-12-22T22:05:00Z">
        <w:r w:rsidRPr="00FE56D0">
          <w:rPr>
            <w:rFonts w:ascii="Courier New" w:eastAsia="Times New Roman" w:hAnsi="Courier New" w:cs="Courier New"/>
            <w:color w:val="008000"/>
            <w:sz w:val="16"/>
            <w:szCs w:val="16"/>
            <w:lang w:val="en-GB" w:eastAsia="en-GB"/>
            <w:rPrChange w:id="4607" w:author="Marco Petri" w:date="2020-12-22T22:07:00Z">
              <w:rPr>
                <w:rFonts w:ascii="Courier New" w:eastAsia="Times New Roman" w:hAnsi="Courier New" w:cs="Courier New"/>
                <w:color w:val="008000"/>
                <w:sz w:val="20"/>
                <w:szCs w:val="20"/>
                <w:lang w:val="en-GB" w:eastAsia="en-GB"/>
              </w:rPr>
            </w:rPrChange>
          </w:rPr>
          <w:t>/*This assertion proves that at any time and for every controller, the</w:t>
        </w:r>
      </w:ins>
    </w:p>
    <w:p w14:paraId="73B6DF9A" w14:textId="77777777" w:rsidR="00E250F6" w:rsidRPr="00FE56D0" w:rsidRDefault="00E250F6" w:rsidP="00E250F6">
      <w:pPr>
        <w:shd w:val="clear" w:color="auto" w:fill="FFFFFF"/>
        <w:spacing w:line="240" w:lineRule="auto"/>
        <w:jc w:val="left"/>
        <w:rPr>
          <w:ins w:id="4608" w:author="Marco Petri" w:date="2020-12-22T22:05:00Z"/>
          <w:rFonts w:ascii="Courier New" w:eastAsia="Times New Roman" w:hAnsi="Courier New" w:cs="Courier New"/>
          <w:color w:val="000000"/>
          <w:sz w:val="16"/>
          <w:szCs w:val="16"/>
          <w:lang w:val="en-GB" w:eastAsia="en-GB"/>
          <w:rPrChange w:id="4609" w:author="Marco Petri" w:date="2020-12-22T22:07:00Z">
            <w:rPr>
              <w:ins w:id="4610" w:author="Marco Petri" w:date="2020-12-22T22:05:00Z"/>
              <w:rFonts w:ascii="Courier New" w:eastAsia="Times New Roman" w:hAnsi="Courier New" w:cs="Courier New"/>
              <w:color w:val="000000"/>
              <w:sz w:val="20"/>
              <w:szCs w:val="20"/>
              <w:lang w:val="en-GB" w:eastAsia="en-GB"/>
            </w:rPr>
          </w:rPrChange>
        </w:rPr>
      </w:pPr>
      <w:ins w:id="4611" w:author="Marco Petri" w:date="2020-12-22T22:05:00Z">
        <w:r w:rsidRPr="00FE56D0">
          <w:rPr>
            <w:rFonts w:ascii="Courier New" w:eastAsia="Times New Roman" w:hAnsi="Courier New" w:cs="Courier New"/>
            <w:color w:val="008000"/>
            <w:sz w:val="16"/>
            <w:szCs w:val="16"/>
            <w:lang w:val="en-GB" w:eastAsia="en-GB"/>
            <w:rPrChange w:id="4612" w:author="Marco Petri" w:date="2020-12-22T22:07:00Z">
              <w:rPr>
                <w:rFonts w:ascii="Courier New" w:eastAsia="Times New Roman" w:hAnsi="Courier New" w:cs="Courier New"/>
                <w:color w:val="008000"/>
                <w:sz w:val="20"/>
                <w:szCs w:val="20"/>
                <w:lang w:val="en-GB" w:eastAsia="en-GB"/>
              </w:rPr>
            </w:rPrChange>
          </w:rPr>
          <w:t xml:space="preserve">    tickets that they checkedOut are a subset of those they checkedIn */</w:t>
        </w:r>
      </w:ins>
    </w:p>
    <w:p w14:paraId="49AD016B" w14:textId="77777777" w:rsidR="00E250F6" w:rsidRPr="00FE56D0" w:rsidRDefault="00E250F6" w:rsidP="00E250F6">
      <w:pPr>
        <w:shd w:val="clear" w:color="auto" w:fill="FFFFFF"/>
        <w:spacing w:line="240" w:lineRule="auto"/>
        <w:jc w:val="left"/>
        <w:rPr>
          <w:ins w:id="4613" w:author="Marco Petri" w:date="2020-12-22T22:05:00Z"/>
          <w:rFonts w:ascii="Courier New" w:eastAsia="Times New Roman" w:hAnsi="Courier New" w:cs="Courier New"/>
          <w:color w:val="000000"/>
          <w:sz w:val="16"/>
          <w:szCs w:val="16"/>
          <w:lang w:val="en-GB" w:eastAsia="en-GB"/>
          <w:rPrChange w:id="4614" w:author="Marco Petri" w:date="2020-12-22T22:07:00Z">
            <w:rPr>
              <w:ins w:id="4615" w:author="Marco Petri" w:date="2020-12-22T22:05:00Z"/>
              <w:rFonts w:ascii="Courier New" w:eastAsia="Times New Roman" w:hAnsi="Courier New" w:cs="Courier New"/>
              <w:color w:val="000000"/>
              <w:sz w:val="20"/>
              <w:szCs w:val="20"/>
              <w:lang w:val="en-GB" w:eastAsia="en-GB"/>
            </w:rPr>
          </w:rPrChange>
        </w:rPr>
      </w:pPr>
      <w:ins w:id="4616" w:author="Marco Petri" w:date="2020-12-22T22:05:00Z">
        <w:r w:rsidRPr="00FE56D0">
          <w:rPr>
            <w:rFonts w:ascii="Courier New" w:eastAsia="Times New Roman" w:hAnsi="Courier New" w:cs="Courier New"/>
            <w:b/>
            <w:bCs/>
            <w:color w:val="0000FF"/>
            <w:sz w:val="16"/>
            <w:szCs w:val="16"/>
            <w:lang w:val="en-GB" w:eastAsia="en-GB"/>
            <w:rPrChange w:id="4617"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4618" w:author="Marco Petri" w:date="2020-12-22T22:07:00Z">
              <w:rPr>
                <w:rFonts w:ascii="Courier New" w:eastAsia="Times New Roman" w:hAnsi="Courier New" w:cs="Courier New"/>
                <w:color w:val="000000"/>
                <w:sz w:val="20"/>
                <w:szCs w:val="20"/>
                <w:lang w:val="en-GB" w:eastAsia="en-GB"/>
              </w:rPr>
            </w:rPrChange>
          </w:rPr>
          <w:t xml:space="preserve"> CheckoutSubsetCheckin{</w:t>
        </w:r>
      </w:ins>
    </w:p>
    <w:p w14:paraId="0D1C440F" w14:textId="77777777" w:rsidR="00E250F6" w:rsidRPr="00FE56D0" w:rsidRDefault="00E250F6" w:rsidP="00E250F6">
      <w:pPr>
        <w:shd w:val="clear" w:color="auto" w:fill="FFFFFF"/>
        <w:spacing w:line="240" w:lineRule="auto"/>
        <w:jc w:val="left"/>
        <w:rPr>
          <w:ins w:id="4619" w:author="Marco Petri" w:date="2020-12-22T22:05:00Z"/>
          <w:rFonts w:ascii="Courier New" w:eastAsia="Times New Roman" w:hAnsi="Courier New" w:cs="Courier New"/>
          <w:color w:val="000000"/>
          <w:sz w:val="16"/>
          <w:szCs w:val="16"/>
          <w:lang w:val="en-GB" w:eastAsia="en-GB"/>
          <w:rPrChange w:id="4620" w:author="Marco Petri" w:date="2020-12-22T22:07:00Z">
            <w:rPr>
              <w:ins w:id="4621" w:author="Marco Petri" w:date="2020-12-22T22:05:00Z"/>
              <w:rFonts w:ascii="Courier New" w:eastAsia="Times New Roman" w:hAnsi="Courier New" w:cs="Courier New"/>
              <w:color w:val="000000"/>
              <w:sz w:val="20"/>
              <w:szCs w:val="20"/>
              <w:lang w:val="en-GB" w:eastAsia="en-GB"/>
            </w:rPr>
          </w:rPrChange>
        </w:rPr>
      </w:pPr>
      <w:ins w:id="4622" w:author="Marco Petri" w:date="2020-12-22T22:05:00Z">
        <w:r w:rsidRPr="00FE56D0">
          <w:rPr>
            <w:rFonts w:ascii="Courier New" w:eastAsia="Times New Roman" w:hAnsi="Courier New" w:cs="Courier New"/>
            <w:color w:val="000000"/>
            <w:sz w:val="16"/>
            <w:szCs w:val="16"/>
            <w:lang w:val="en-GB" w:eastAsia="en-GB"/>
            <w:rPrChange w:id="462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624" w:author="Marco Petri" w:date="2020-12-22T22:07:00Z">
              <w:rPr>
                <w:rFonts w:ascii="Courier New" w:eastAsia="Times New Roman" w:hAnsi="Courier New" w:cs="Courier New"/>
                <w:color w:val="008000"/>
                <w:sz w:val="20"/>
                <w:szCs w:val="20"/>
                <w:lang w:val="en-GB" w:eastAsia="en-GB"/>
              </w:rPr>
            </w:rPrChange>
          </w:rPr>
          <w:t>/*Base Case: if no one was controlled for a store S, the property holds*/</w:t>
        </w:r>
      </w:ins>
    </w:p>
    <w:p w14:paraId="106BB34B" w14:textId="77777777" w:rsidR="00E250F6" w:rsidRPr="00FE56D0" w:rsidRDefault="00E250F6" w:rsidP="00E250F6">
      <w:pPr>
        <w:shd w:val="clear" w:color="auto" w:fill="FFFFFF"/>
        <w:spacing w:line="240" w:lineRule="auto"/>
        <w:jc w:val="left"/>
        <w:rPr>
          <w:ins w:id="4625" w:author="Marco Petri" w:date="2020-12-22T22:05:00Z"/>
          <w:rFonts w:ascii="Courier New" w:eastAsia="Times New Roman" w:hAnsi="Courier New" w:cs="Courier New"/>
          <w:color w:val="000000"/>
          <w:sz w:val="16"/>
          <w:szCs w:val="16"/>
          <w:lang w:val="en-GB" w:eastAsia="en-GB"/>
          <w:rPrChange w:id="4626" w:author="Marco Petri" w:date="2020-12-22T22:07:00Z">
            <w:rPr>
              <w:ins w:id="4627" w:author="Marco Petri" w:date="2020-12-22T22:05:00Z"/>
              <w:rFonts w:ascii="Courier New" w:eastAsia="Times New Roman" w:hAnsi="Courier New" w:cs="Courier New"/>
              <w:color w:val="000000"/>
              <w:sz w:val="20"/>
              <w:szCs w:val="20"/>
              <w:lang w:val="en-GB" w:eastAsia="en-GB"/>
            </w:rPr>
          </w:rPrChange>
        </w:rPr>
      </w:pPr>
      <w:ins w:id="4628" w:author="Marco Petri" w:date="2020-12-22T22:05:00Z">
        <w:r w:rsidRPr="00FE56D0">
          <w:rPr>
            <w:rFonts w:ascii="Courier New" w:eastAsia="Times New Roman" w:hAnsi="Courier New" w:cs="Courier New"/>
            <w:color w:val="000000"/>
            <w:sz w:val="16"/>
            <w:szCs w:val="16"/>
            <w:lang w:val="en-GB" w:eastAsia="en-GB"/>
            <w:rPrChange w:id="462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63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631"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0EC9EE6F" w14:textId="77777777" w:rsidR="00E250F6" w:rsidRPr="00FE56D0" w:rsidRDefault="00E250F6" w:rsidP="00E250F6">
      <w:pPr>
        <w:shd w:val="clear" w:color="auto" w:fill="FFFFFF"/>
        <w:spacing w:line="240" w:lineRule="auto"/>
        <w:jc w:val="left"/>
        <w:rPr>
          <w:ins w:id="4632" w:author="Marco Petri" w:date="2020-12-22T22:05:00Z"/>
          <w:rFonts w:ascii="Courier New" w:eastAsia="Times New Roman" w:hAnsi="Courier New" w:cs="Courier New"/>
          <w:color w:val="000000"/>
          <w:sz w:val="16"/>
          <w:szCs w:val="16"/>
          <w:lang w:val="en-GB" w:eastAsia="en-GB"/>
          <w:rPrChange w:id="4633" w:author="Marco Petri" w:date="2020-12-22T22:07:00Z">
            <w:rPr>
              <w:ins w:id="4634" w:author="Marco Petri" w:date="2020-12-22T22:05:00Z"/>
              <w:rFonts w:ascii="Courier New" w:eastAsia="Times New Roman" w:hAnsi="Courier New" w:cs="Courier New"/>
              <w:color w:val="000000"/>
              <w:sz w:val="20"/>
              <w:szCs w:val="20"/>
              <w:lang w:val="en-GB" w:eastAsia="en-GB"/>
            </w:rPr>
          </w:rPrChange>
        </w:rPr>
      </w:pPr>
      <w:ins w:id="4635" w:author="Marco Petri" w:date="2020-12-22T22:05:00Z">
        <w:r w:rsidRPr="00FE56D0">
          <w:rPr>
            <w:rFonts w:ascii="Courier New" w:eastAsia="Times New Roman" w:hAnsi="Courier New" w:cs="Courier New"/>
            <w:color w:val="000000"/>
            <w:sz w:val="16"/>
            <w:szCs w:val="16"/>
            <w:lang w:val="en-GB" w:eastAsia="en-GB"/>
            <w:rPrChange w:id="4636" w:author="Marco Petri" w:date="2020-12-22T22:07:00Z">
              <w:rPr>
                <w:rFonts w:ascii="Courier New" w:eastAsia="Times New Roman" w:hAnsi="Courier New" w:cs="Courier New"/>
                <w:color w:val="000000"/>
                <w:sz w:val="20"/>
                <w:szCs w:val="20"/>
                <w:lang w:val="en-GB" w:eastAsia="en-GB"/>
              </w:rPr>
            </w:rPrChange>
          </w:rPr>
          <w:t xml:space="preserve">        #s.storeControllers.controllerCheckOuts.t = </w:t>
        </w:r>
        <w:r w:rsidRPr="00FE56D0">
          <w:rPr>
            <w:rFonts w:ascii="Courier New" w:eastAsia="Times New Roman" w:hAnsi="Courier New" w:cs="Courier New"/>
            <w:color w:val="FF0000"/>
            <w:sz w:val="16"/>
            <w:szCs w:val="16"/>
            <w:lang w:val="en-GB" w:eastAsia="en-GB"/>
            <w:rPrChange w:id="4637" w:author="Marco Petri" w:date="2020-12-22T22:07:00Z">
              <w:rPr>
                <w:rFonts w:ascii="Courier New" w:eastAsia="Times New Roman" w:hAnsi="Courier New" w:cs="Courier New"/>
                <w:color w:val="FF0000"/>
                <w:sz w:val="20"/>
                <w:szCs w:val="20"/>
                <w:lang w:val="en-GB" w:eastAsia="en-GB"/>
              </w:rPr>
            </w:rPrChange>
          </w:rPr>
          <w:t>0</w:t>
        </w:r>
        <w:r w:rsidRPr="00FE56D0">
          <w:rPr>
            <w:rFonts w:ascii="Courier New" w:eastAsia="Times New Roman" w:hAnsi="Courier New" w:cs="Courier New"/>
            <w:color w:val="000000"/>
            <w:sz w:val="16"/>
            <w:szCs w:val="16"/>
            <w:lang w:val="en-GB" w:eastAsia="en-GB"/>
            <w:rPrChange w:id="463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639" w:author="Marco Petri" w:date="2020-12-22T22:07:00Z">
              <w:rPr>
                <w:rFonts w:ascii="Courier New" w:eastAsia="Times New Roman" w:hAnsi="Courier New" w:cs="Courier New"/>
                <w:b/>
                <w:bCs/>
                <w:color w:val="0000FF"/>
                <w:sz w:val="20"/>
                <w:szCs w:val="20"/>
                <w:lang w:val="en-GB" w:eastAsia="en-GB"/>
              </w:rPr>
            </w:rPrChange>
          </w:rPr>
          <w:t>and</w:t>
        </w:r>
      </w:ins>
    </w:p>
    <w:p w14:paraId="73CCD5EA" w14:textId="77777777" w:rsidR="00E250F6" w:rsidRPr="00FE56D0" w:rsidRDefault="00E250F6" w:rsidP="00E250F6">
      <w:pPr>
        <w:shd w:val="clear" w:color="auto" w:fill="FFFFFF"/>
        <w:spacing w:line="240" w:lineRule="auto"/>
        <w:jc w:val="left"/>
        <w:rPr>
          <w:ins w:id="4640" w:author="Marco Petri" w:date="2020-12-22T22:05:00Z"/>
          <w:rFonts w:ascii="Courier New" w:eastAsia="Times New Roman" w:hAnsi="Courier New" w:cs="Courier New"/>
          <w:color w:val="000000"/>
          <w:sz w:val="16"/>
          <w:szCs w:val="16"/>
          <w:lang w:val="en-GB" w:eastAsia="en-GB"/>
          <w:rPrChange w:id="4641" w:author="Marco Petri" w:date="2020-12-22T22:07:00Z">
            <w:rPr>
              <w:ins w:id="4642" w:author="Marco Petri" w:date="2020-12-22T22:05:00Z"/>
              <w:rFonts w:ascii="Courier New" w:eastAsia="Times New Roman" w:hAnsi="Courier New" w:cs="Courier New"/>
              <w:color w:val="000000"/>
              <w:sz w:val="20"/>
              <w:szCs w:val="20"/>
              <w:lang w:val="en-GB" w:eastAsia="en-GB"/>
            </w:rPr>
          </w:rPrChange>
        </w:rPr>
      </w:pPr>
      <w:ins w:id="4643" w:author="Marco Petri" w:date="2020-12-22T22:05:00Z">
        <w:r w:rsidRPr="00FE56D0">
          <w:rPr>
            <w:rFonts w:ascii="Courier New" w:eastAsia="Times New Roman" w:hAnsi="Courier New" w:cs="Courier New"/>
            <w:color w:val="000000"/>
            <w:sz w:val="16"/>
            <w:szCs w:val="16"/>
            <w:lang w:val="en-GB" w:eastAsia="en-GB"/>
            <w:rPrChange w:id="4644" w:author="Marco Petri" w:date="2020-12-22T22:07:00Z">
              <w:rPr>
                <w:rFonts w:ascii="Courier New" w:eastAsia="Times New Roman" w:hAnsi="Courier New" w:cs="Courier New"/>
                <w:color w:val="000000"/>
                <w:sz w:val="20"/>
                <w:szCs w:val="20"/>
                <w:lang w:val="en-GB" w:eastAsia="en-GB"/>
              </w:rPr>
            </w:rPrChange>
          </w:rPr>
          <w:t xml:space="preserve">        #s.storeControllers.controllerCheckIns.t = </w:t>
        </w:r>
        <w:r w:rsidRPr="00FE56D0">
          <w:rPr>
            <w:rFonts w:ascii="Courier New" w:eastAsia="Times New Roman" w:hAnsi="Courier New" w:cs="Courier New"/>
            <w:color w:val="FF0000"/>
            <w:sz w:val="16"/>
            <w:szCs w:val="16"/>
            <w:lang w:val="en-GB" w:eastAsia="en-GB"/>
            <w:rPrChange w:id="4645" w:author="Marco Petri" w:date="2020-12-22T22:07:00Z">
              <w:rPr>
                <w:rFonts w:ascii="Courier New" w:eastAsia="Times New Roman" w:hAnsi="Courier New" w:cs="Courier New"/>
                <w:color w:val="FF0000"/>
                <w:sz w:val="20"/>
                <w:szCs w:val="20"/>
                <w:lang w:val="en-GB" w:eastAsia="en-GB"/>
              </w:rPr>
            </w:rPrChange>
          </w:rPr>
          <w:t>0</w:t>
        </w:r>
      </w:ins>
    </w:p>
    <w:p w14:paraId="143757B0" w14:textId="77777777" w:rsidR="00E250F6" w:rsidRPr="00FE56D0" w:rsidRDefault="00E250F6" w:rsidP="00E250F6">
      <w:pPr>
        <w:shd w:val="clear" w:color="auto" w:fill="FFFFFF"/>
        <w:spacing w:line="240" w:lineRule="auto"/>
        <w:jc w:val="left"/>
        <w:rPr>
          <w:ins w:id="4646" w:author="Marco Petri" w:date="2020-12-22T22:05:00Z"/>
          <w:rFonts w:ascii="Courier New" w:eastAsia="Times New Roman" w:hAnsi="Courier New" w:cs="Courier New"/>
          <w:color w:val="000000"/>
          <w:sz w:val="16"/>
          <w:szCs w:val="16"/>
          <w:lang w:val="en-GB" w:eastAsia="en-GB"/>
          <w:rPrChange w:id="4647" w:author="Marco Petri" w:date="2020-12-22T22:07:00Z">
            <w:rPr>
              <w:ins w:id="4648" w:author="Marco Petri" w:date="2020-12-22T22:05:00Z"/>
              <w:rFonts w:ascii="Courier New" w:eastAsia="Times New Roman" w:hAnsi="Courier New" w:cs="Courier New"/>
              <w:color w:val="000000"/>
              <w:sz w:val="20"/>
              <w:szCs w:val="20"/>
              <w:lang w:val="en-GB" w:eastAsia="en-GB"/>
            </w:rPr>
          </w:rPrChange>
        </w:rPr>
      </w:pPr>
      <w:ins w:id="4649" w:author="Marco Petri" w:date="2020-12-22T22:05:00Z">
        <w:r w:rsidRPr="00FE56D0">
          <w:rPr>
            <w:rFonts w:ascii="Courier New" w:eastAsia="Times New Roman" w:hAnsi="Courier New" w:cs="Courier New"/>
            <w:color w:val="000000"/>
            <w:sz w:val="16"/>
            <w:szCs w:val="16"/>
            <w:lang w:val="en-GB" w:eastAsia="en-GB"/>
            <w:rPrChange w:id="465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651" w:author="Marco Petri" w:date="2020-12-22T22:07:00Z">
              <w:rPr>
                <w:rFonts w:ascii="Courier New" w:eastAsia="Times New Roman" w:hAnsi="Courier New" w:cs="Courier New"/>
                <w:b/>
                <w:bCs/>
                <w:color w:val="0000FF"/>
                <w:sz w:val="20"/>
                <w:szCs w:val="20"/>
                <w:lang w:val="en-GB" w:eastAsia="en-GB"/>
              </w:rPr>
            </w:rPrChange>
          </w:rPr>
          <w:t>implies</w:t>
        </w:r>
      </w:ins>
    </w:p>
    <w:p w14:paraId="2A2BC126" w14:textId="77777777" w:rsidR="00E250F6" w:rsidRPr="00FE56D0" w:rsidRDefault="00E250F6" w:rsidP="00E250F6">
      <w:pPr>
        <w:shd w:val="clear" w:color="auto" w:fill="FFFFFF"/>
        <w:spacing w:line="240" w:lineRule="auto"/>
        <w:jc w:val="left"/>
        <w:rPr>
          <w:ins w:id="4652" w:author="Marco Petri" w:date="2020-12-22T22:05:00Z"/>
          <w:rFonts w:ascii="Courier New" w:eastAsia="Times New Roman" w:hAnsi="Courier New" w:cs="Courier New"/>
          <w:color w:val="000000"/>
          <w:sz w:val="16"/>
          <w:szCs w:val="16"/>
          <w:lang w:val="en-GB" w:eastAsia="en-GB"/>
          <w:rPrChange w:id="4653" w:author="Marco Petri" w:date="2020-12-22T22:07:00Z">
            <w:rPr>
              <w:ins w:id="4654" w:author="Marco Petri" w:date="2020-12-22T22:05:00Z"/>
              <w:rFonts w:ascii="Courier New" w:eastAsia="Times New Roman" w:hAnsi="Courier New" w:cs="Courier New"/>
              <w:color w:val="000000"/>
              <w:sz w:val="20"/>
              <w:szCs w:val="20"/>
              <w:lang w:val="en-GB" w:eastAsia="en-GB"/>
            </w:rPr>
          </w:rPrChange>
        </w:rPr>
      </w:pPr>
      <w:ins w:id="4655" w:author="Marco Petri" w:date="2020-12-22T22:05:00Z">
        <w:r w:rsidRPr="00FE56D0">
          <w:rPr>
            <w:rFonts w:ascii="Courier New" w:eastAsia="Times New Roman" w:hAnsi="Courier New" w:cs="Courier New"/>
            <w:color w:val="000000"/>
            <w:sz w:val="16"/>
            <w:szCs w:val="16"/>
            <w:lang w:val="en-GB" w:eastAsia="en-GB"/>
            <w:rPrChange w:id="4656" w:author="Marco Petri" w:date="2020-12-22T22:07:00Z">
              <w:rPr>
                <w:rFonts w:ascii="Courier New" w:eastAsia="Times New Roman" w:hAnsi="Courier New" w:cs="Courier New"/>
                <w:color w:val="000000"/>
                <w:sz w:val="20"/>
                <w:szCs w:val="20"/>
                <w:lang w:val="en-GB" w:eastAsia="en-GB"/>
              </w:rPr>
            </w:rPrChange>
          </w:rPr>
          <w:t xml:space="preserve">        storeOutSubsetIns[s,t]</w:t>
        </w:r>
      </w:ins>
    </w:p>
    <w:p w14:paraId="6B9D89D9" w14:textId="77777777" w:rsidR="00E250F6" w:rsidRPr="00FE56D0" w:rsidRDefault="00E250F6" w:rsidP="00E250F6">
      <w:pPr>
        <w:shd w:val="clear" w:color="auto" w:fill="FFFFFF"/>
        <w:spacing w:line="240" w:lineRule="auto"/>
        <w:jc w:val="left"/>
        <w:rPr>
          <w:ins w:id="4657" w:author="Marco Petri" w:date="2020-12-22T22:05:00Z"/>
          <w:rFonts w:ascii="Courier New" w:eastAsia="Times New Roman" w:hAnsi="Courier New" w:cs="Courier New"/>
          <w:color w:val="000000"/>
          <w:sz w:val="16"/>
          <w:szCs w:val="16"/>
          <w:lang w:val="en-GB" w:eastAsia="en-GB"/>
          <w:rPrChange w:id="4658" w:author="Marco Petri" w:date="2020-12-22T22:07:00Z">
            <w:rPr>
              <w:ins w:id="4659" w:author="Marco Petri" w:date="2020-12-22T22:05:00Z"/>
              <w:rFonts w:ascii="Courier New" w:eastAsia="Times New Roman" w:hAnsi="Courier New" w:cs="Courier New"/>
              <w:color w:val="000000"/>
              <w:sz w:val="20"/>
              <w:szCs w:val="20"/>
              <w:lang w:val="en-GB" w:eastAsia="en-GB"/>
            </w:rPr>
          </w:rPrChange>
        </w:rPr>
      </w:pPr>
    </w:p>
    <w:p w14:paraId="15BE28C5" w14:textId="77777777" w:rsidR="00E250F6" w:rsidRPr="00FE56D0" w:rsidRDefault="00E250F6" w:rsidP="00E250F6">
      <w:pPr>
        <w:shd w:val="clear" w:color="auto" w:fill="FFFFFF"/>
        <w:spacing w:line="240" w:lineRule="auto"/>
        <w:jc w:val="left"/>
        <w:rPr>
          <w:ins w:id="4660" w:author="Marco Petri" w:date="2020-12-22T22:05:00Z"/>
          <w:rFonts w:ascii="Courier New" w:eastAsia="Times New Roman" w:hAnsi="Courier New" w:cs="Courier New"/>
          <w:color w:val="008000"/>
          <w:sz w:val="16"/>
          <w:szCs w:val="16"/>
          <w:lang w:val="en-GB" w:eastAsia="en-GB"/>
          <w:rPrChange w:id="4661" w:author="Marco Petri" w:date="2020-12-22T22:07:00Z">
            <w:rPr>
              <w:ins w:id="4662" w:author="Marco Petri" w:date="2020-12-22T22:05:00Z"/>
              <w:rFonts w:ascii="Courier New" w:eastAsia="Times New Roman" w:hAnsi="Courier New" w:cs="Courier New"/>
              <w:color w:val="008000"/>
              <w:sz w:val="20"/>
              <w:szCs w:val="20"/>
              <w:lang w:val="en-GB" w:eastAsia="en-GB"/>
            </w:rPr>
          </w:rPrChange>
        </w:rPr>
      </w:pPr>
      <w:ins w:id="4663" w:author="Marco Petri" w:date="2020-12-22T22:05:00Z">
        <w:r w:rsidRPr="00FE56D0">
          <w:rPr>
            <w:rFonts w:ascii="Courier New" w:eastAsia="Times New Roman" w:hAnsi="Courier New" w:cs="Courier New"/>
            <w:color w:val="000000"/>
            <w:sz w:val="16"/>
            <w:szCs w:val="16"/>
            <w:lang w:val="en-GB" w:eastAsia="en-GB"/>
            <w:rPrChange w:id="466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665" w:author="Marco Petri" w:date="2020-12-22T22:07:00Z">
              <w:rPr>
                <w:rFonts w:ascii="Courier New" w:eastAsia="Times New Roman" w:hAnsi="Courier New" w:cs="Courier New"/>
                <w:color w:val="008000"/>
                <w:sz w:val="20"/>
                <w:szCs w:val="20"/>
                <w:lang w:val="en-GB" w:eastAsia="en-GB"/>
              </w:rPr>
            </w:rPrChange>
          </w:rPr>
          <w:t>/*Inductive Steps: if we start from a consistent state, and some</w:t>
        </w:r>
      </w:ins>
    </w:p>
    <w:p w14:paraId="3B2EC670" w14:textId="77777777" w:rsidR="00E250F6" w:rsidRPr="00FE56D0" w:rsidRDefault="00E250F6" w:rsidP="00E250F6">
      <w:pPr>
        <w:shd w:val="clear" w:color="auto" w:fill="FFFFFF"/>
        <w:spacing w:line="240" w:lineRule="auto"/>
        <w:jc w:val="left"/>
        <w:rPr>
          <w:ins w:id="4666" w:author="Marco Petri" w:date="2020-12-22T22:05:00Z"/>
          <w:rFonts w:ascii="Courier New" w:eastAsia="Times New Roman" w:hAnsi="Courier New" w:cs="Courier New"/>
          <w:color w:val="000000"/>
          <w:sz w:val="16"/>
          <w:szCs w:val="16"/>
          <w:lang w:val="en-GB" w:eastAsia="en-GB"/>
          <w:rPrChange w:id="4667" w:author="Marco Petri" w:date="2020-12-22T22:07:00Z">
            <w:rPr>
              <w:ins w:id="4668" w:author="Marco Petri" w:date="2020-12-22T22:05:00Z"/>
              <w:rFonts w:ascii="Courier New" w:eastAsia="Times New Roman" w:hAnsi="Courier New" w:cs="Courier New"/>
              <w:color w:val="000000"/>
              <w:sz w:val="20"/>
              <w:szCs w:val="20"/>
              <w:lang w:val="en-GB" w:eastAsia="en-GB"/>
            </w:rPr>
          </w:rPrChange>
        </w:rPr>
      </w:pPr>
      <w:ins w:id="4669" w:author="Marco Petri" w:date="2020-12-22T22:05:00Z">
        <w:r w:rsidRPr="00FE56D0">
          <w:rPr>
            <w:rFonts w:ascii="Courier New" w:eastAsia="Times New Roman" w:hAnsi="Courier New" w:cs="Courier New"/>
            <w:color w:val="008000"/>
            <w:sz w:val="16"/>
            <w:szCs w:val="16"/>
            <w:lang w:val="en-GB" w:eastAsia="en-GB"/>
            <w:rPrChange w:id="4670" w:author="Marco Petri" w:date="2020-12-22T22:07:00Z">
              <w:rPr>
                <w:rFonts w:ascii="Courier New" w:eastAsia="Times New Roman" w:hAnsi="Courier New" w:cs="Courier New"/>
                <w:color w:val="008000"/>
                <w:sz w:val="20"/>
                <w:szCs w:val="20"/>
                <w:lang w:val="en-GB" w:eastAsia="en-GB"/>
              </w:rPr>
            </w:rPrChange>
          </w:rPr>
          <w:t xml:space="preserve">    customer enters the Store or leaves it, the property still holds*/</w:t>
        </w:r>
      </w:ins>
    </w:p>
    <w:p w14:paraId="0C7F8B5C" w14:textId="77777777" w:rsidR="00E250F6" w:rsidRPr="00FE56D0" w:rsidRDefault="00E250F6" w:rsidP="00E250F6">
      <w:pPr>
        <w:shd w:val="clear" w:color="auto" w:fill="FFFFFF"/>
        <w:spacing w:line="240" w:lineRule="auto"/>
        <w:jc w:val="left"/>
        <w:rPr>
          <w:ins w:id="4671" w:author="Marco Petri" w:date="2020-12-22T22:05:00Z"/>
          <w:rFonts w:ascii="Courier New" w:eastAsia="Times New Roman" w:hAnsi="Courier New" w:cs="Courier New"/>
          <w:color w:val="000000"/>
          <w:sz w:val="16"/>
          <w:szCs w:val="16"/>
          <w:lang w:val="en-GB" w:eastAsia="en-GB"/>
          <w:rPrChange w:id="4672" w:author="Marco Petri" w:date="2020-12-22T22:07:00Z">
            <w:rPr>
              <w:ins w:id="4673" w:author="Marco Petri" w:date="2020-12-22T22:05:00Z"/>
              <w:rFonts w:ascii="Courier New" w:eastAsia="Times New Roman" w:hAnsi="Courier New" w:cs="Courier New"/>
              <w:color w:val="000000"/>
              <w:sz w:val="20"/>
              <w:szCs w:val="20"/>
              <w:lang w:val="en-GB" w:eastAsia="en-GB"/>
            </w:rPr>
          </w:rPrChange>
        </w:rPr>
      </w:pPr>
      <w:ins w:id="4674" w:author="Marco Petri" w:date="2020-12-22T22:05:00Z">
        <w:r w:rsidRPr="00FE56D0">
          <w:rPr>
            <w:rFonts w:ascii="Courier New" w:eastAsia="Times New Roman" w:hAnsi="Courier New" w:cs="Courier New"/>
            <w:color w:val="000000"/>
            <w:sz w:val="16"/>
            <w:szCs w:val="16"/>
            <w:lang w:val="en-GB" w:eastAsia="en-GB"/>
            <w:rPrChange w:id="467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67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677"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141205A4" w14:textId="77777777" w:rsidR="00E250F6" w:rsidRPr="00FE56D0" w:rsidRDefault="00E250F6" w:rsidP="00E250F6">
      <w:pPr>
        <w:shd w:val="clear" w:color="auto" w:fill="FFFFFF"/>
        <w:spacing w:line="240" w:lineRule="auto"/>
        <w:jc w:val="left"/>
        <w:rPr>
          <w:ins w:id="4678" w:author="Marco Petri" w:date="2020-12-22T22:05:00Z"/>
          <w:rFonts w:ascii="Courier New" w:eastAsia="Times New Roman" w:hAnsi="Courier New" w:cs="Courier New"/>
          <w:color w:val="000000"/>
          <w:sz w:val="16"/>
          <w:szCs w:val="16"/>
          <w:lang w:val="en-GB" w:eastAsia="en-GB"/>
          <w:rPrChange w:id="4679" w:author="Marco Petri" w:date="2020-12-22T22:07:00Z">
            <w:rPr>
              <w:ins w:id="4680" w:author="Marco Petri" w:date="2020-12-22T22:05:00Z"/>
              <w:rFonts w:ascii="Courier New" w:eastAsia="Times New Roman" w:hAnsi="Courier New" w:cs="Courier New"/>
              <w:color w:val="000000"/>
              <w:sz w:val="20"/>
              <w:szCs w:val="20"/>
              <w:lang w:val="en-GB" w:eastAsia="en-GB"/>
            </w:rPr>
          </w:rPrChange>
        </w:rPr>
      </w:pPr>
      <w:ins w:id="4681" w:author="Marco Petri" w:date="2020-12-22T22:05:00Z">
        <w:r w:rsidRPr="00FE56D0">
          <w:rPr>
            <w:rFonts w:ascii="Courier New" w:eastAsia="Times New Roman" w:hAnsi="Courier New" w:cs="Courier New"/>
            <w:color w:val="000000"/>
            <w:sz w:val="16"/>
            <w:szCs w:val="16"/>
            <w:lang w:val="en-GB" w:eastAsia="en-GB"/>
            <w:rPrChange w:id="4682" w:author="Marco Petri" w:date="2020-12-22T22:07:00Z">
              <w:rPr>
                <w:rFonts w:ascii="Courier New" w:eastAsia="Times New Roman" w:hAnsi="Courier New" w:cs="Courier New"/>
                <w:color w:val="000000"/>
                <w:sz w:val="20"/>
                <w:szCs w:val="20"/>
                <w:lang w:val="en-GB" w:eastAsia="en-GB"/>
              </w:rPr>
            </w:rPrChange>
          </w:rPr>
          <w:t xml:space="preserve">        storeOutSubsetIns[s,t] </w:t>
        </w:r>
        <w:r w:rsidRPr="00FE56D0">
          <w:rPr>
            <w:rFonts w:ascii="Courier New" w:eastAsia="Times New Roman" w:hAnsi="Courier New" w:cs="Courier New"/>
            <w:b/>
            <w:bCs/>
            <w:color w:val="0000FF"/>
            <w:sz w:val="16"/>
            <w:szCs w:val="16"/>
            <w:lang w:val="en-GB" w:eastAsia="en-GB"/>
            <w:rPrChange w:id="4683" w:author="Marco Petri" w:date="2020-12-22T22:07:00Z">
              <w:rPr>
                <w:rFonts w:ascii="Courier New" w:eastAsia="Times New Roman" w:hAnsi="Courier New" w:cs="Courier New"/>
                <w:b/>
                <w:bCs/>
                <w:color w:val="0000FF"/>
                <w:sz w:val="20"/>
                <w:szCs w:val="20"/>
                <w:lang w:val="en-GB" w:eastAsia="en-GB"/>
              </w:rPr>
            </w:rPrChange>
          </w:rPr>
          <w:t>and</w:t>
        </w:r>
      </w:ins>
    </w:p>
    <w:p w14:paraId="126F276B" w14:textId="77777777" w:rsidR="00E250F6" w:rsidRPr="00FE56D0" w:rsidRDefault="00E250F6" w:rsidP="00E250F6">
      <w:pPr>
        <w:shd w:val="clear" w:color="auto" w:fill="FFFFFF"/>
        <w:spacing w:line="240" w:lineRule="auto"/>
        <w:jc w:val="left"/>
        <w:rPr>
          <w:ins w:id="4684" w:author="Marco Petri" w:date="2020-12-22T22:05:00Z"/>
          <w:rFonts w:ascii="Courier New" w:eastAsia="Times New Roman" w:hAnsi="Courier New" w:cs="Courier New"/>
          <w:color w:val="000000"/>
          <w:sz w:val="16"/>
          <w:szCs w:val="16"/>
          <w:lang w:val="en-GB" w:eastAsia="en-GB"/>
          <w:rPrChange w:id="4685" w:author="Marco Petri" w:date="2020-12-22T22:07:00Z">
            <w:rPr>
              <w:ins w:id="4686" w:author="Marco Petri" w:date="2020-12-22T22:05:00Z"/>
              <w:rFonts w:ascii="Courier New" w:eastAsia="Times New Roman" w:hAnsi="Courier New" w:cs="Courier New"/>
              <w:color w:val="000000"/>
              <w:sz w:val="20"/>
              <w:szCs w:val="20"/>
              <w:lang w:val="en-GB" w:eastAsia="en-GB"/>
            </w:rPr>
          </w:rPrChange>
        </w:rPr>
      </w:pPr>
      <w:ins w:id="4687" w:author="Marco Petri" w:date="2020-12-22T22:05:00Z">
        <w:r w:rsidRPr="00FE56D0">
          <w:rPr>
            <w:rFonts w:ascii="Courier New" w:eastAsia="Times New Roman" w:hAnsi="Courier New" w:cs="Courier New"/>
            <w:color w:val="000000"/>
            <w:sz w:val="16"/>
            <w:szCs w:val="16"/>
            <w:lang w:val="en-GB" w:eastAsia="en-GB"/>
            <w:rPrChange w:id="4688" w:author="Marco Petri" w:date="2020-12-22T22:07:00Z">
              <w:rPr>
                <w:rFonts w:ascii="Courier New" w:eastAsia="Times New Roman" w:hAnsi="Courier New" w:cs="Courier New"/>
                <w:color w:val="000000"/>
                <w:sz w:val="20"/>
                <w:szCs w:val="20"/>
                <w:lang w:val="en-GB" w:eastAsia="en-GB"/>
              </w:rPr>
            </w:rPrChange>
          </w:rPr>
          <w:t xml:space="preserve">        (some qt:QueueTicket | enterStoreQueue[s,qt,t])</w:t>
        </w:r>
      </w:ins>
    </w:p>
    <w:p w14:paraId="4D47E83F" w14:textId="77777777" w:rsidR="00E250F6" w:rsidRPr="00FE56D0" w:rsidRDefault="00E250F6" w:rsidP="00E250F6">
      <w:pPr>
        <w:shd w:val="clear" w:color="auto" w:fill="FFFFFF"/>
        <w:spacing w:line="240" w:lineRule="auto"/>
        <w:jc w:val="left"/>
        <w:rPr>
          <w:ins w:id="4689" w:author="Marco Petri" w:date="2020-12-22T22:05:00Z"/>
          <w:rFonts w:ascii="Courier New" w:eastAsia="Times New Roman" w:hAnsi="Courier New" w:cs="Courier New"/>
          <w:color w:val="000000"/>
          <w:sz w:val="16"/>
          <w:szCs w:val="16"/>
          <w:lang w:val="en-GB" w:eastAsia="en-GB"/>
          <w:rPrChange w:id="4690" w:author="Marco Petri" w:date="2020-12-22T22:07:00Z">
            <w:rPr>
              <w:ins w:id="4691" w:author="Marco Petri" w:date="2020-12-22T22:05:00Z"/>
              <w:rFonts w:ascii="Courier New" w:eastAsia="Times New Roman" w:hAnsi="Courier New" w:cs="Courier New"/>
              <w:color w:val="000000"/>
              <w:sz w:val="20"/>
              <w:szCs w:val="20"/>
              <w:lang w:val="en-GB" w:eastAsia="en-GB"/>
            </w:rPr>
          </w:rPrChange>
        </w:rPr>
      </w:pPr>
      <w:ins w:id="4692" w:author="Marco Petri" w:date="2020-12-22T22:05:00Z">
        <w:r w:rsidRPr="00FE56D0">
          <w:rPr>
            <w:rFonts w:ascii="Courier New" w:eastAsia="Times New Roman" w:hAnsi="Courier New" w:cs="Courier New"/>
            <w:color w:val="000000"/>
            <w:sz w:val="16"/>
            <w:szCs w:val="16"/>
            <w:lang w:val="en-GB" w:eastAsia="en-GB"/>
            <w:rPrChange w:id="469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694" w:author="Marco Petri" w:date="2020-12-22T22:07:00Z">
              <w:rPr>
                <w:rFonts w:ascii="Courier New" w:eastAsia="Times New Roman" w:hAnsi="Courier New" w:cs="Courier New"/>
                <w:b/>
                <w:bCs/>
                <w:color w:val="0000FF"/>
                <w:sz w:val="20"/>
                <w:szCs w:val="20"/>
                <w:lang w:val="en-GB" w:eastAsia="en-GB"/>
              </w:rPr>
            </w:rPrChange>
          </w:rPr>
          <w:t>implies</w:t>
        </w:r>
      </w:ins>
    </w:p>
    <w:p w14:paraId="5AA59173" w14:textId="77777777" w:rsidR="00E250F6" w:rsidRPr="00FE56D0" w:rsidRDefault="00E250F6" w:rsidP="00E250F6">
      <w:pPr>
        <w:shd w:val="clear" w:color="auto" w:fill="FFFFFF"/>
        <w:spacing w:line="240" w:lineRule="auto"/>
        <w:jc w:val="left"/>
        <w:rPr>
          <w:ins w:id="4695" w:author="Marco Petri" w:date="2020-12-22T22:05:00Z"/>
          <w:rFonts w:ascii="Courier New" w:eastAsia="Times New Roman" w:hAnsi="Courier New" w:cs="Courier New"/>
          <w:color w:val="000000"/>
          <w:sz w:val="16"/>
          <w:szCs w:val="16"/>
          <w:lang w:val="en-GB" w:eastAsia="en-GB"/>
          <w:rPrChange w:id="4696" w:author="Marco Petri" w:date="2020-12-22T22:07:00Z">
            <w:rPr>
              <w:ins w:id="4697" w:author="Marco Petri" w:date="2020-12-22T22:05:00Z"/>
              <w:rFonts w:ascii="Courier New" w:eastAsia="Times New Roman" w:hAnsi="Courier New" w:cs="Courier New"/>
              <w:color w:val="000000"/>
              <w:sz w:val="20"/>
              <w:szCs w:val="20"/>
              <w:lang w:val="en-GB" w:eastAsia="en-GB"/>
            </w:rPr>
          </w:rPrChange>
        </w:rPr>
      </w:pPr>
      <w:ins w:id="4698" w:author="Marco Petri" w:date="2020-12-22T22:05:00Z">
        <w:r w:rsidRPr="00FE56D0">
          <w:rPr>
            <w:rFonts w:ascii="Courier New" w:eastAsia="Times New Roman" w:hAnsi="Courier New" w:cs="Courier New"/>
            <w:color w:val="000000"/>
            <w:sz w:val="16"/>
            <w:szCs w:val="16"/>
            <w:lang w:val="en-GB" w:eastAsia="en-GB"/>
            <w:rPrChange w:id="4699" w:author="Marco Petri" w:date="2020-12-22T22:07:00Z">
              <w:rPr>
                <w:rFonts w:ascii="Courier New" w:eastAsia="Times New Roman" w:hAnsi="Courier New" w:cs="Courier New"/>
                <w:color w:val="000000"/>
                <w:sz w:val="20"/>
                <w:szCs w:val="20"/>
                <w:lang w:val="en-GB" w:eastAsia="en-GB"/>
              </w:rPr>
            </w:rPrChange>
          </w:rPr>
          <w:t xml:space="preserve">        storeOutSubsetIns[s,t.next]</w:t>
        </w:r>
      </w:ins>
    </w:p>
    <w:p w14:paraId="1CC9DD71" w14:textId="77777777" w:rsidR="00E250F6" w:rsidRPr="00FE56D0" w:rsidRDefault="00E250F6" w:rsidP="00E250F6">
      <w:pPr>
        <w:shd w:val="clear" w:color="auto" w:fill="FFFFFF"/>
        <w:spacing w:line="240" w:lineRule="auto"/>
        <w:jc w:val="left"/>
        <w:rPr>
          <w:ins w:id="4700" w:author="Marco Petri" w:date="2020-12-22T22:05:00Z"/>
          <w:rFonts w:ascii="Courier New" w:eastAsia="Times New Roman" w:hAnsi="Courier New" w:cs="Courier New"/>
          <w:color w:val="000000"/>
          <w:sz w:val="16"/>
          <w:szCs w:val="16"/>
          <w:lang w:val="en-GB" w:eastAsia="en-GB"/>
          <w:rPrChange w:id="4701" w:author="Marco Petri" w:date="2020-12-22T22:07:00Z">
            <w:rPr>
              <w:ins w:id="4702" w:author="Marco Petri" w:date="2020-12-22T22:05:00Z"/>
              <w:rFonts w:ascii="Courier New" w:eastAsia="Times New Roman" w:hAnsi="Courier New" w:cs="Courier New"/>
              <w:color w:val="000000"/>
              <w:sz w:val="20"/>
              <w:szCs w:val="20"/>
              <w:lang w:val="en-GB" w:eastAsia="en-GB"/>
            </w:rPr>
          </w:rPrChange>
        </w:rPr>
      </w:pPr>
      <w:ins w:id="4703" w:author="Marco Petri" w:date="2020-12-22T22:05:00Z">
        <w:r w:rsidRPr="00FE56D0">
          <w:rPr>
            <w:rFonts w:ascii="Courier New" w:eastAsia="Times New Roman" w:hAnsi="Courier New" w:cs="Courier New"/>
            <w:color w:val="000000"/>
            <w:sz w:val="16"/>
            <w:szCs w:val="16"/>
            <w:lang w:val="en-GB" w:eastAsia="en-GB"/>
            <w:rPrChange w:id="470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705"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706"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07410AC7" w14:textId="77777777" w:rsidR="00E250F6" w:rsidRPr="00FE56D0" w:rsidRDefault="00E250F6" w:rsidP="00E250F6">
      <w:pPr>
        <w:shd w:val="clear" w:color="auto" w:fill="FFFFFF"/>
        <w:spacing w:line="240" w:lineRule="auto"/>
        <w:jc w:val="left"/>
        <w:rPr>
          <w:ins w:id="4707" w:author="Marco Petri" w:date="2020-12-22T22:05:00Z"/>
          <w:rFonts w:ascii="Courier New" w:eastAsia="Times New Roman" w:hAnsi="Courier New" w:cs="Courier New"/>
          <w:color w:val="000000"/>
          <w:sz w:val="16"/>
          <w:szCs w:val="16"/>
          <w:lang w:val="en-GB" w:eastAsia="en-GB"/>
          <w:rPrChange w:id="4708" w:author="Marco Petri" w:date="2020-12-22T22:07:00Z">
            <w:rPr>
              <w:ins w:id="4709" w:author="Marco Petri" w:date="2020-12-22T22:05:00Z"/>
              <w:rFonts w:ascii="Courier New" w:eastAsia="Times New Roman" w:hAnsi="Courier New" w:cs="Courier New"/>
              <w:color w:val="000000"/>
              <w:sz w:val="20"/>
              <w:szCs w:val="20"/>
              <w:lang w:val="en-GB" w:eastAsia="en-GB"/>
            </w:rPr>
          </w:rPrChange>
        </w:rPr>
      </w:pPr>
      <w:ins w:id="4710" w:author="Marco Petri" w:date="2020-12-22T22:05:00Z">
        <w:r w:rsidRPr="00FE56D0">
          <w:rPr>
            <w:rFonts w:ascii="Courier New" w:eastAsia="Times New Roman" w:hAnsi="Courier New" w:cs="Courier New"/>
            <w:color w:val="000000"/>
            <w:sz w:val="16"/>
            <w:szCs w:val="16"/>
            <w:lang w:val="en-GB" w:eastAsia="en-GB"/>
            <w:rPrChange w:id="4711" w:author="Marco Petri" w:date="2020-12-22T22:07:00Z">
              <w:rPr>
                <w:rFonts w:ascii="Courier New" w:eastAsia="Times New Roman" w:hAnsi="Courier New" w:cs="Courier New"/>
                <w:color w:val="000000"/>
                <w:sz w:val="20"/>
                <w:szCs w:val="20"/>
                <w:lang w:val="en-GB" w:eastAsia="en-GB"/>
              </w:rPr>
            </w:rPrChange>
          </w:rPr>
          <w:t xml:space="preserve">        storeOutSubsetIns[s,t] </w:t>
        </w:r>
        <w:r w:rsidRPr="00FE56D0">
          <w:rPr>
            <w:rFonts w:ascii="Courier New" w:eastAsia="Times New Roman" w:hAnsi="Courier New" w:cs="Courier New"/>
            <w:b/>
            <w:bCs/>
            <w:color w:val="0000FF"/>
            <w:sz w:val="16"/>
            <w:szCs w:val="16"/>
            <w:lang w:val="en-GB" w:eastAsia="en-GB"/>
            <w:rPrChange w:id="4712" w:author="Marco Petri" w:date="2020-12-22T22:07:00Z">
              <w:rPr>
                <w:rFonts w:ascii="Courier New" w:eastAsia="Times New Roman" w:hAnsi="Courier New" w:cs="Courier New"/>
                <w:b/>
                <w:bCs/>
                <w:color w:val="0000FF"/>
                <w:sz w:val="20"/>
                <w:szCs w:val="20"/>
                <w:lang w:val="en-GB" w:eastAsia="en-GB"/>
              </w:rPr>
            </w:rPrChange>
          </w:rPr>
          <w:t>and</w:t>
        </w:r>
      </w:ins>
    </w:p>
    <w:p w14:paraId="654715C9" w14:textId="77777777" w:rsidR="00E250F6" w:rsidRPr="00FE56D0" w:rsidRDefault="00E250F6" w:rsidP="00E250F6">
      <w:pPr>
        <w:shd w:val="clear" w:color="auto" w:fill="FFFFFF"/>
        <w:spacing w:line="240" w:lineRule="auto"/>
        <w:jc w:val="left"/>
        <w:rPr>
          <w:ins w:id="4713" w:author="Marco Petri" w:date="2020-12-22T22:05:00Z"/>
          <w:rFonts w:ascii="Courier New" w:eastAsia="Times New Roman" w:hAnsi="Courier New" w:cs="Courier New"/>
          <w:color w:val="000000"/>
          <w:sz w:val="16"/>
          <w:szCs w:val="16"/>
          <w:lang w:val="en-GB" w:eastAsia="en-GB"/>
          <w:rPrChange w:id="4714" w:author="Marco Petri" w:date="2020-12-22T22:07:00Z">
            <w:rPr>
              <w:ins w:id="4715" w:author="Marco Petri" w:date="2020-12-22T22:05:00Z"/>
              <w:rFonts w:ascii="Courier New" w:eastAsia="Times New Roman" w:hAnsi="Courier New" w:cs="Courier New"/>
              <w:color w:val="000000"/>
              <w:sz w:val="20"/>
              <w:szCs w:val="20"/>
              <w:lang w:val="en-GB" w:eastAsia="en-GB"/>
            </w:rPr>
          </w:rPrChange>
        </w:rPr>
      </w:pPr>
      <w:ins w:id="4716" w:author="Marco Petri" w:date="2020-12-22T22:05:00Z">
        <w:r w:rsidRPr="00FE56D0">
          <w:rPr>
            <w:rFonts w:ascii="Courier New" w:eastAsia="Times New Roman" w:hAnsi="Courier New" w:cs="Courier New"/>
            <w:color w:val="000000"/>
            <w:sz w:val="16"/>
            <w:szCs w:val="16"/>
            <w:lang w:val="en-GB" w:eastAsia="en-GB"/>
            <w:rPrChange w:id="4717" w:author="Marco Petri" w:date="2020-12-22T22:07:00Z">
              <w:rPr>
                <w:rFonts w:ascii="Courier New" w:eastAsia="Times New Roman" w:hAnsi="Courier New" w:cs="Courier New"/>
                <w:color w:val="000000"/>
                <w:sz w:val="20"/>
                <w:szCs w:val="20"/>
                <w:lang w:val="en-GB" w:eastAsia="en-GB"/>
              </w:rPr>
            </w:rPrChange>
          </w:rPr>
          <w:t xml:space="preserve">        (some b:Booking| enterStoreBooking[s,b,t])</w:t>
        </w:r>
      </w:ins>
    </w:p>
    <w:p w14:paraId="731BA146" w14:textId="77777777" w:rsidR="00E250F6" w:rsidRPr="00FE56D0" w:rsidRDefault="00E250F6" w:rsidP="00E250F6">
      <w:pPr>
        <w:shd w:val="clear" w:color="auto" w:fill="FFFFFF"/>
        <w:spacing w:line="240" w:lineRule="auto"/>
        <w:jc w:val="left"/>
        <w:rPr>
          <w:ins w:id="4718" w:author="Marco Petri" w:date="2020-12-22T22:05:00Z"/>
          <w:rFonts w:ascii="Courier New" w:eastAsia="Times New Roman" w:hAnsi="Courier New" w:cs="Courier New"/>
          <w:color w:val="000000"/>
          <w:sz w:val="16"/>
          <w:szCs w:val="16"/>
          <w:lang w:val="en-GB" w:eastAsia="en-GB"/>
          <w:rPrChange w:id="4719" w:author="Marco Petri" w:date="2020-12-22T22:07:00Z">
            <w:rPr>
              <w:ins w:id="4720" w:author="Marco Petri" w:date="2020-12-22T22:05:00Z"/>
              <w:rFonts w:ascii="Courier New" w:eastAsia="Times New Roman" w:hAnsi="Courier New" w:cs="Courier New"/>
              <w:color w:val="000000"/>
              <w:sz w:val="20"/>
              <w:szCs w:val="20"/>
              <w:lang w:val="en-GB" w:eastAsia="en-GB"/>
            </w:rPr>
          </w:rPrChange>
        </w:rPr>
      </w:pPr>
      <w:ins w:id="4721" w:author="Marco Petri" w:date="2020-12-22T22:05:00Z">
        <w:r w:rsidRPr="00FE56D0">
          <w:rPr>
            <w:rFonts w:ascii="Courier New" w:eastAsia="Times New Roman" w:hAnsi="Courier New" w:cs="Courier New"/>
            <w:color w:val="000000"/>
            <w:sz w:val="16"/>
            <w:szCs w:val="16"/>
            <w:lang w:val="en-GB" w:eastAsia="en-GB"/>
            <w:rPrChange w:id="472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723" w:author="Marco Petri" w:date="2020-12-22T22:07:00Z">
              <w:rPr>
                <w:rFonts w:ascii="Courier New" w:eastAsia="Times New Roman" w:hAnsi="Courier New" w:cs="Courier New"/>
                <w:b/>
                <w:bCs/>
                <w:color w:val="0000FF"/>
                <w:sz w:val="20"/>
                <w:szCs w:val="20"/>
                <w:lang w:val="en-GB" w:eastAsia="en-GB"/>
              </w:rPr>
            </w:rPrChange>
          </w:rPr>
          <w:t>implies</w:t>
        </w:r>
      </w:ins>
    </w:p>
    <w:p w14:paraId="0606F1CB" w14:textId="77777777" w:rsidR="00E250F6" w:rsidRPr="00FE56D0" w:rsidRDefault="00E250F6" w:rsidP="00E250F6">
      <w:pPr>
        <w:shd w:val="clear" w:color="auto" w:fill="FFFFFF"/>
        <w:spacing w:line="240" w:lineRule="auto"/>
        <w:jc w:val="left"/>
        <w:rPr>
          <w:ins w:id="4724" w:author="Marco Petri" w:date="2020-12-22T22:05:00Z"/>
          <w:rFonts w:ascii="Courier New" w:eastAsia="Times New Roman" w:hAnsi="Courier New" w:cs="Courier New"/>
          <w:color w:val="000000"/>
          <w:sz w:val="16"/>
          <w:szCs w:val="16"/>
          <w:lang w:val="en-GB" w:eastAsia="en-GB"/>
          <w:rPrChange w:id="4725" w:author="Marco Petri" w:date="2020-12-22T22:07:00Z">
            <w:rPr>
              <w:ins w:id="4726" w:author="Marco Petri" w:date="2020-12-22T22:05:00Z"/>
              <w:rFonts w:ascii="Courier New" w:eastAsia="Times New Roman" w:hAnsi="Courier New" w:cs="Courier New"/>
              <w:color w:val="000000"/>
              <w:sz w:val="20"/>
              <w:szCs w:val="20"/>
              <w:lang w:val="en-GB" w:eastAsia="en-GB"/>
            </w:rPr>
          </w:rPrChange>
        </w:rPr>
      </w:pPr>
      <w:ins w:id="4727" w:author="Marco Petri" w:date="2020-12-22T22:05:00Z">
        <w:r w:rsidRPr="00FE56D0">
          <w:rPr>
            <w:rFonts w:ascii="Courier New" w:eastAsia="Times New Roman" w:hAnsi="Courier New" w:cs="Courier New"/>
            <w:color w:val="000000"/>
            <w:sz w:val="16"/>
            <w:szCs w:val="16"/>
            <w:lang w:val="en-GB" w:eastAsia="en-GB"/>
            <w:rPrChange w:id="4728" w:author="Marco Petri" w:date="2020-12-22T22:07:00Z">
              <w:rPr>
                <w:rFonts w:ascii="Courier New" w:eastAsia="Times New Roman" w:hAnsi="Courier New" w:cs="Courier New"/>
                <w:color w:val="000000"/>
                <w:sz w:val="20"/>
                <w:szCs w:val="20"/>
                <w:lang w:val="en-GB" w:eastAsia="en-GB"/>
              </w:rPr>
            </w:rPrChange>
          </w:rPr>
          <w:t xml:space="preserve">        storeOutSubsetIns[s,t.next]</w:t>
        </w:r>
      </w:ins>
    </w:p>
    <w:p w14:paraId="5376B9DC" w14:textId="77777777" w:rsidR="00E250F6" w:rsidRPr="00FE56D0" w:rsidRDefault="00E250F6" w:rsidP="00E250F6">
      <w:pPr>
        <w:shd w:val="clear" w:color="auto" w:fill="FFFFFF"/>
        <w:spacing w:line="240" w:lineRule="auto"/>
        <w:jc w:val="left"/>
        <w:rPr>
          <w:ins w:id="4729" w:author="Marco Petri" w:date="2020-12-22T22:05:00Z"/>
          <w:rFonts w:ascii="Courier New" w:eastAsia="Times New Roman" w:hAnsi="Courier New" w:cs="Courier New"/>
          <w:color w:val="000000"/>
          <w:sz w:val="16"/>
          <w:szCs w:val="16"/>
          <w:lang w:val="en-GB" w:eastAsia="en-GB"/>
          <w:rPrChange w:id="4730" w:author="Marco Petri" w:date="2020-12-22T22:07:00Z">
            <w:rPr>
              <w:ins w:id="4731" w:author="Marco Petri" w:date="2020-12-22T22:05:00Z"/>
              <w:rFonts w:ascii="Courier New" w:eastAsia="Times New Roman" w:hAnsi="Courier New" w:cs="Courier New"/>
              <w:color w:val="000000"/>
              <w:sz w:val="20"/>
              <w:szCs w:val="20"/>
              <w:lang w:val="en-GB" w:eastAsia="en-GB"/>
            </w:rPr>
          </w:rPrChange>
        </w:rPr>
      </w:pPr>
      <w:ins w:id="4732" w:author="Marco Petri" w:date="2020-12-22T22:05:00Z">
        <w:r w:rsidRPr="00FE56D0">
          <w:rPr>
            <w:rFonts w:ascii="Courier New" w:eastAsia="Times New Roman" w:hAnsi="Courier New" w:cs="Courier New"/>
            <w:color w:val="000000"/>
            <w:sz w:val="16"/>
            <w:szCs w:val="16"/>
            <w:lang w:val="en-GB" w:eastAsia="en-GB"/>
            <w:rPrChange w:id="473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73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735"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0CC500D8" w14:textId="77777777" w:rsidR="00E250F6" w:rsidRPr="00FE56D0" w:rsidRDefault="00E250F6" w:rsidP="00E250F6">
      <w:pPr>
        <w:shd w:val="clear" w:color="auto" w:fill="FFFFFF"/>
        <w:spacing w:line="240" w:lineRule="auto"/>
        <w:jc w:val="left"/>
        <w:rPr>
          <w:ins w:id="4736" w:author="Marco Petri" w:date="2020-12-22T22:05:00Z"/>
          <w:rFonts w:ascii="Courier New" w:eastAsia="Times New Roman" w:hAnsi="Courier New" w:cs="Courier New"/>
          <w:color w:val="000000"/>
          <w:sz w:val="16"/>
          <w:szCs w:val="16"/>
          <w:lang w:val="en-GB" w:eastAsia="en-GB"/>
          <w:rPrChange w:id="4737" w:author="Marco Petri" w:date="2020-12-22T22:07:00Z">
            <w:rPr>
              <w:ins w:id="4738" w:author="Marco Petri" w:date="2020-12-22T22:05:00Z"/>
              <w:rFonts w:ascii="Courier New" w:eastAsia="Times New Roman" w:hAnsi="Courier New" w:cs="Courier New"/>
              <w:color w:val="000000"/>
              <w:sz w:val="20"/>
              <w:szCs w:val="20"/>
              <w:lang w:val="en-GB" w:eastAsia="en-GB"/>
            </w:rPr>
          </w:rPrChange>
        </w:rPr>
      </w:pPr>
      <w:ins w:id="4739" w:author="Marco Petri" w:date="2020-12-22T22:05:00Z">
        <w:r w:rsidRPr="00FE56D0">
          <w:rPr>
            <w:rFonts w:ascii="Courier New" w:eastAsia="Times New Roman" w:hAnsi="Courier New" w:cs="Courier New"/>
            <w:color w:val="000000"/>
            <w:sz w:val="16"/>
            <w:szCs w:val="16"/>
            <w:lang w:val="en-GB" w:eastAsia="en-GB"/>
            <w:rPrChange w:id="4740" w:author="Marco Petri" w:date="2020-12-22T22:07:00Z">
              <w:rPr>
                <w:rFonts w:ascii="Courier New" w:eastAsia="Times New Roman" w:hAnsi="Courier New" w:cs="Courier New"/>
                <w:color w:val="000000"/>
                <w:sz w:val="20"/>
                <w:szCs w:val="20"/>
                <w:lang w:val="en-GB" w:eastAsia="en-GB"/>
              </w:rPr>
            </w:rPrChange>
          </w:rPr>
          <w:t xml:space="preserve">        storeOutSubsetIns[s,t] </w:t>
        </w:r>
        <w:r w:rsidRPr="00FE56D0">
          <w:rPr>
            <w:rFonts w:ascii="Courier New" w:eastAsia="Times New Roman" w:hAnsi="Courier New" w:cs="Courier New"/>
            <w:b/>
            <w:bCs/>
            <w:color w:val="0000FF"/>
            <w:sz w:val="16"/>
            <w:szCs w:val="16"/>
            <w:lang w:val="en-GB" w:eastAsia="en-GB"/>
            <w:rPrChange w:id="4741" w:author="Marco Petri" w:date="2020-12-22T22:07:00Z">
              <w:rPr>
                <w:rFonts w:ascii="Courier New" w:eastAsia="Times New Roman" w:hAnsi="Courier New" w:cs="Courier New"/>
                <w:b/>
                <w:bCs/>
                <w:color w:val="0000FF"/>
                <w:sz w:val="20"/>
                <w:szCs w:val="20"/>
                <w:lang w:val="en-GB" w:eastAsia="en-GB"/>
              </w:rPr>
            </w:rPrChange>
          </w:rPr>
          <w:t>and</w:t>
        </w:r>
      </w:ins>
    </w:p>
    <w:p w14:paraId="7CBE22BA" w14:textId="77777777" w:rsidR="00E250F6" w:rsidRPr="00FE56D0" w:rsidRDefault="00E250F6" w:rsidP="00E250F6">
      <w:pPr>
        <w:shd w:val="clear" w:color="auto" w:fill="FFFFFF"/>
        <w:spacing w:line="240" w:lineRule="auto"/>
        <w:jc w:val="left"/>
        <w:rPr>
          <w:ins w:id="4742" w:author="Marco Petri" w:date="2020-12-22T22:05:00Z"/>
          <w:rFonts w:ascii="Courier New" w:eastAsia="Times New Roman" w:hAnsi="Courier New" w:cs="Courier New"/>
          <w:color w:val="000000"/>
          <w:sz w:val="16"/>
          <w:szCs w:val="16"/>
          <w:lang w:val="en-GB" w:eastAsia="en-GB"/>
          <w:rPrChange w:id="4743" w:author="Marco Petri" w:date="2020-12-22T22:07:00Z">
            <w:rPr>
              <w:ins w:id="4744" w:author="Marco Petri" w:date="2020-12-22T22:05:00Z"/>
              <w:rFonts w:ascii="Courier New" w:eastAsia="Times New Roman" w:hAnsi="Courier New" w:cs="Courier New"/>
              <w:color w:val="000000"/>
              <w:sz w:val="20"/>
              <w:szCs w:val="20"/>
              <w:lang w:val="en-GB" w:eastAsia="en-GB"/>
            </w:rPr>
          </w:rPrChange>
        </w:rPr>
      </w:pPr>
      <w:ins w:id="4745" w:author="Marco Petri" w:date="2020-12-22T22:05:00Z">
        <w:r w:rsidRPr="00FE56D0">
          <w:rPr>
            <w:rFonts w:ascii="Courier New" w:eastAsia="Times New Roman" w:hAnsi="Courier New" w:cs="Courier New"/>
            <w:color w:val="000000"/>
            <w:sz w:val="16"/>
            <w:szCs w:val="16"/>
            <w:lang w:val="en-GB" w:eastAsia="en-GB"/>
            <w:rPrChange w:id="4746" w:author="Marco Petri" w:date="2020-12-22T22:07:00Z">
              <w:rPr>
                <w:rFonts w:ascii="Courier New" w:eastAsia="Times New Roman" w:hAnsi="Courier New" w:cs="Courier New"/>
                <w:color w:val="000000"/>
                <w:sz w:val="20"/>
                <w:szCs w:val="20"/>
                <w:lang w:val="en-GB" w:eastAsia="en-GB"/>
              </w:rPr>
            </w:rPrChange>
          </w:rPr>
          <w:t xml:space="preserve">        (some tick:Ticket | leaveStore[s,tick,t])</w:t>
        </w:r>
      </w:ins>
    </w:p>
    <w:p w14:paraId="2547259E" w14:textId="77777777" w:rsidR="00E250F6" w:rsidRPr="00FE56D0" w:rsidRDefault="00E250F6" w:rsidP="00E250F6">
      <w:pPr>
        <w:shd w:val="clear" w:color="auto" w:fill="FFFFFF"/>
        <w:spacing w:line="240" w:lineRule="auto"/>
        <w:jc w:val="left"/>
        <w:rPr>
          <w:ins w:id="4747" w:author="Marco Petri" w:date="2020-12-22T22:05:00Z"/>
          <w:rFonts w:ascii="Courier New" w:eastAsia="Times New Roman" w:hAnsi="Courier New" w:cs="Courier New"/>
          <w:color w:val="000000"/>
          <w:sz w:val="16"/>
          <w:szCs w:val="16"/>
          <w:lang w:val="en-GB" w:eastAsia="en-GB"/>
          <w:rPrChange w:id="4748" w:author="Marco Petri" w:date="2020-12-22T22:07:00Z">
            <w:rPr>
              <w:ins w:id="4749" w:author="Marco Petri" w:date="2020-12-22T22:05:00Z"/>
              <w:rFonts w:ascii="Courier New" w:eastAsia="Times New Roman" w:hAnsi="Courier New" w:cs="Courier New"/>
              <w:color w:val="000000"/>
              <w:sz w:val="20"/>
              <w:szCs w:val="20"/>
              <w:lang w:val="en-GB" w:eastAsia="en-GB"/>
            </w:rPr>
          </w:rPrChange>
        </w:rPr>
      </w:pPr>
      <w:ins w:id="4750" w:author="Marco Petri" w:date="2020-12-22T22:05:00Z">
        <w:r w:rsidRPr="00FE56D0">
          <w:rPr>
            <w:rFonts w:ascii="Courier New" w:eastAsia="Times New Roman" w:hAnsi="Courier New" w:cs="Courier New"/>
            <w:color w:val="000000"/>
            <w:sz w:val="16"/>
            <w:szCs w:val="16"/>
            <w:lang w:val="en-GB" w:eastAsia="en-GB"/>
            <w:rPrChange w:id="47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752" w:author="Marco Petri" w:date="2020-12-22T22:07:00Z">
              <w:rPr>
                <w:rFonts w:ascii="Courier New" w:eastAsia="Times New Roman" w:hAnsi="Courier New" w:cs="Courier New"/>
                <w:b/>
                <w:bCs/>
                <w:color w:val="0000FF"/>
                <w:sz w:val="20"/>
                <w:szCs w:val="20"/>
                <w:lang w:val="en-GB" w:eastAsia="en-GB"/>
              </w:rPr>
            </w:rPrChange>
          </w:rPr>
          <w:t>implies</w:t>
        </w:r>
      </w:ins>
    </w:p>
    <w:p w14:paraId="357AF58A" w14:textId="77777777" w:rsidR="00E250F6" w:rsidRPr="00FE56D0" w:rsidRDefault="00E250F6" w:rsidP="00E250F6">
      <w:pPr>
        <w:shd w:val="clear" w:color="auto" w:fill="FFFFFF"/>
        <w:spacing w:line="240" w:lineRule="auto"/>
        <w:jc w:val="left"/>
        <w:rPr>
          <w:ins w:id="4753" w:author="Marco Petri" w:date="2020-12-22T22:05:00Z"/>
          <w:rFonts w:ascii="Courier New" w:eastAsia="Times New Roman" w:hAnsi="Courier New" w:cs="Courier New"/>
          <w:color w:val="000000"/>
          <w:sz w:val="16"/>
          <w:szCs w:val="16"/>
          <w:lang w:val="en-GB" w:eastAsia="en-GB"/>
          <w:rPrChange w:id="4754" w:author="Marco Petri" w:date="2020-12-22T22:07:00Z">
            <w:rPr>
              <w:ins w:id="4755" w:author="Marco Petri" w:date="2020-12-22T22:05:00Z"/>
              <w:rFonts w:ascii="Courier New" w:eastAsia="Times New Roman" w:hAnsi="Courier New" w:cs="Courier New"/>
              <w:color w:val="000000"/>
              <w:sz w:val="20"/>
              <w:szCs w:val="20"/>
              <w:lang w:val="en-GB" w:eastAsia="en-GB"/>
            </w:rPr>
          </w:rPrChange>
        </w:rPr>
      </w:pPr>
      <w:ins w:id="4756" w:author="Marco Petri" w:date="2020-12-22T22:05:00Z">
        <w:r w:rsidRPr="00FE56D0">
          <w:rPr>
            <w:rFonts w:ascii="Courier New" w:eastAsia="Times New Roman" w:hAnsi="Courier New" w:cs="Courier New"/>
            <w:color w:val="000000"/>
            <w:sz w:val="16"/>
            <w:szCs w:val="16"/>
            <w:lang w:val="en-GB" w:eastAsia="en-GB"/>
            <w:rPrChange w:id="4757" w:author="Marco Petri" w:date="2020-12-22T22:07:00Z">
              <w:rPr>
                <w:rFonts w:ascii="Courier New" w:eastAsia="Times New Roman" w:hAnsi="Courier New" w:cs="Courier New"/>
                <w:color w:val="000000"/>
                <w:sz w:val="20"/>
                <w:szCs w:val="20"/>
                <w:lang w:val="en-GB" w:eastAsia="en-GB"/>
              </w:rPr>
            </w:rPrChange>
          </w:rPr>
          <w:t xml:space="preserve">        storeOutSubsetIns[s,t.next]</w:t>
        </w:r>
      </w:ins>
    </w:p>
    <w:p w14:paraId="492A927D" w14:textId="77777777" w:rsidR="00E250F6" w:rsidRPr="00FE56D0" w:rsidRDefault="00E250F6" w:rsidP="00E250F6">
      <w:pPr>
        <w:shd w:val="clear" w:color="auto" w:fill="FFFFFF"/>
        <w:spacing w:line="240" w:lineRule="auto"/>
        <w:jc w:val="left"/>
        <w:rPr>
          <w:ins w:id="4758" w:author="Marco Petri" w:date="2020-12-22T22:05:00Z"/>
          <w:rFonts w:ascii="Courier New" w:eastAsia="Times New Roman" w:hAnsi="Courier New" w:cs="Courier New"/>
          <w:color w:val="000000"/>
          <w:sz w:val="16"/>
          <w:szCs w:val="16"/>
          <w:lang w:val="en-GB" w:eastAsia="en-GB"/>
          <w:rPrChange w:id="4759" w:author="Marco Petri" w:date="2020-12-22T22:07:00Z">
            <w:rPr>
              <w:ins w:id="4760" w:author="Marco Petri" w:date="2020-12-22T22:05:00Z"/>
              <w:rFonts w:ascii="Courier New" w:eastAsia="Times New Roman" w:hAnsi="Courier New" w:cs="Courier New"/>
              <w:color w:val="000000"/>
              <w:sz w:val="20"/>
              <w:szCs w:val="20"/>
              <w:lang w:val="en-GB" w:eastAsia="en-GB"/>
            </w:rPr>
          </w:rPrChange>
        </w:rPr>
      </w:pPr>
      <w:ins w:id="4761" w:author="Marco Petri" w:date="2020-12-22T22:05:00Z">
        <w:r w:rsidRPr="00FE56D0">
          <w:rPr>
            <w:rFonts w:ascii="Courier New" w:eastAsia="Times New Roman" w:hAnsi="Courier New" w:cs="Courier New"/>
            <w:color w:val="000000"/>
            <w:sz w:val="16"/>
            <w:szCs w:val="16"/>
            <w:lang w:val="en-GB" w:eastAsia="en-GB"/>
            <w:rPrChange w:id="4762" w:author="Marco Petri" w:date="2020-12-22T22:07:00Z">
              <w:rPr>
                <w:rFonts w:ascii="Courier New" w:eastAsia="Times New Roman" w:hAnsi="Courier New" w:cs="Courier New"/>
                <w:color w:val="000000"/>
                <w:sz w:val="20"/>
                <w:szCs w:val="20"/>
                <w:lang w:val="en-GB" w:eastAsia="en-GB"/>
              </w:rPr>
            </w:rPrChange>
          </w:rPr>
          <w:t>}</w:t>
        </w:r>
      </w:ins>
    </w:p>
    <w:p w14:paraId="014299B5" w14:textId="77777777" w:rsidR="00E250F6" w:rsidRPr="00FE56D0" w:rsidRDefault="00E250F6" w:rsidP="00E250F6">
      <w:pPr>
        <w:shd w:val="clear" w:color="auto" w:fill="FFFFFF"/>
        <w:spacing w:line="240" w:lineRule="auto"/>
        <w:jc w:val="left"/>
        <w:rPr>
          <w:ins w:id="4763" w:author="Marco Petri" w:date="2020-12-22T22:05:00Z"/>
          <w:rFonts w:ascii="Courier New" w:eastAsia="Times New Roman" w:hAnsi="Courier New" w:cs="Courier New"/>
          <w:color w:val="000000"/>
          <w:sz w:val="16"/>
          <w:szCs w:val="16"/>
          <w:lang w:val="en-GB" w:eastAsia="en-GB"/>
          <w:rPrChange w:id="4764" w:author="Marco Petri" w:date="2020-12-22T22:07:00Z">
            <w:rPr>
              <w:ins w:id="4765" w:author="Marco Petri" w:date="2020-12-22T22:05:00Z"/>
              <w:rFonts w:ascii="Courier New" w:eastAsia="Times New Roman" w:hAnsi="Courier New" w:cs="Courier New"/>
              <w:color w:val="000000"/>
              <w:sz w:val="20"/>
              <w:szCs w:val="20"/>
              <w:lang w:val="en-GB" w:eastAsia="en-GB"/>
            </w:rPr>
          </w:rPrChange>
        </w:rPr>
      </w:pPr>
    </w:p>
    <w:p w14:paraId="730F757D" w14:textId="77777777" w:rsidR="00E250F6" w:rsidRPr="00FE56D0" w:rsidRDefault="00E250F6" w:rsidP="00E250F6">
      <w:pPr>
        <w:shd w:val="clear" w:color="auto" w:fill="FFFFFF"/>
        <w:spacing w:line="240" w:lineRule="auto"/>
        <w:jc w:val="left"/>
        <w:rPr>
          <w:ins w:id="4766" w:author="Marco Petri" w:date="2020-12-22T22:05:00Z"/>
          <w:rFonts w:ascii="Courier New" w:eastAsia="Times New Roman" w:hAnsi="Courier New" w:cs="Courier New"/>
          <w:color w:val="008000"/>
          <w:sz w:val="16"/>
          <w:szCs w:val="16"/>
          <w:lang w:val="en-GB" w:eastAsia="en-GB"/>
          <w:rPrChange w:id="4767" w:author="Marco Petri" w:date="2020-12-22T22:07:00Z">
            <w:rPr>
              <w:ins w:id="4768" w:author="Marco Petri" w:date="2020-12-22T22:05:00Z"/>
              <w:rFonts w:ascii="Courier New" w:eastAsia="Times New Roman" w:hAnsi="Courier New" w:cs="Courier New"/>
              <w:color w:val="008000"/>
              <w:sz w:val="20"/>
              <w:szCs w:val="20"/>
              <w:lang w:val="en-GB" w:eastAsia="en-GB"/>
            </w:rPr>
          </w:rPrChange>
        </w:rPr>
      </w:pPr>
      <w:ins w:id="4769" w:author="Marco Petri" w:date="2020-12-22T22:05:00Z">
        <w:r w:rsidRPr="00FE56D0">
          <w:rPr>
            <w:rFonts w:ascii="Courier New" w:eastAsia="Times New Roman" w:hAnsi="Courier New" w:cs="Courier New"/>
            <w:color w:val="008000"/>
            <w:sz w:val="16"/>
            <w:szCs w:val="16"/>
            <w:lang w:val="en-GB" w:eastAsia="en-GB"/>
            <w:rPrChange w:id="4770" w:author="Marco Petri" w:date="2020-12-22T22:07:00Z">
              <w:rPr>
                <w:rFonts w:ascii="Courier New" w:eastAsia="Times New Roman" w:hAnsi="Courier New" w:cs="Courier New"/>
                <w:color w:val="008000"/>
                <w:sz w:val="20"/>
                <w:szCs w:val="20"/>
                <w:lang w:val="en-GB" w:eastAsia="en-GB"/>
              </w:rPr>
            </w:rPrChange>
          </w:rPr>
          <w:t>//This assertion proves that no customer can appear twice in the same queue</w:t>
        </w:r>
      </w:ins>
    </w:p>
    <w:p w14:paraId="331B3A38" w14:textId="77777777" w:rsidR="00E250F6" w:rsidRPr="00FE56D0" w:rsidRDefault="00E250F6" w:rsidP="00E250F6">
      <w:pPr>
        <w:shd w:val="clear" w:color="auto" w:fill="FFFFFF"/>
        <w:spacing w:line="240" w:lineRule="auto"/>
        <w:jc w:val="left"/>
        <w:rPr>
          <w:ins w:id="4771" w:author="Marco Petri" w:date="2020-12-22T22:05:00Z"/>
          <w:rFonts w:ascii="Courier New" w:eastAsia="Times New Roman" w:hAnsi="Courier New" w:cs="Courier New"/>
          <w:color w:val="000000"/>
          <w:sz w:val="16"/>
          <w:szCs w:val="16"/>
          <w:lang w:val="en-GB" w:eastAsia="en-GB"/>
          <w:rPrChange w:id="4772" w:author="Marco Petri" w:date="2020-12-22T22:07:00Z">
            <w:rPr>
              <w:ins w:id="4773" w:author="Marco Petri" w:date="2020-12-22T22:05:00Z"/>
              <w:rFonts w:ascii="Courier New" w:eastAsia="Times New Roman" w:hAnsi="Courier New" w:cs="Courier New"/>
              <w:color w:val="000000"/>
              <w:sz w:val="20"/>
              <w:szCs w:val="20"/>
              <w:lang w:val="en-GB" w:eastAsia="en-GB"/>
            </w:rPr>
          </w:rPrChange>
        </w:rPr>
      </w:pPr>
      <w:ins w:id="4774" w:author="Marco Petri" w:date="2020-12-22T22:05:00Z">
        <w:r w:rsidRPr="00FE56D0">
          <w:rPr>
            <w:rFonts w:ascii="Courier New" w:eastAsia="Times New Roman" w:hAnsi="Courier New" w:cs="Courier New"/>
            <w:b/>
            <w:bCs/>
            <w:color w:val="0000FF"/>
            <w:sz w:val="16"/>
            <w:szCs w:val="16"/>
            <w:lang w:val="en-GB" w:eastAsia="en-GB"/>
            <w:rPrChange w:id="4775"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4776" w:author="Marco Petri" w:date="2020-12-22T22:07:00Z">
              <w:rPr>
                <w:rFonts w:ascii="Courier New" w:eastAsia="Times New Roman" w:hAnsi="Courier New" w:cs="Courier New"/>
                <w:color w:val="000000"/>
                <w:sz w:val="20"/>
                <w:szCs w:val="20"/>
                <w:lang w:val="en-GB" w:eastAsia="en-GB"/>
              </w:rPr>
            </w:rPrChange>
          </w:rPr>
          <w:t xml:space="preserve"> NoCustomerTwiceSameQueue{</w:t>
        </w:r>
      </w:ins>
    </w:p>
    <w:p w14:paraId="36953476" w14:textId="77777777" w:rsidR="00E250F6" w:rsidRPr="00FE56D0" w:rsidRDefault="00E250F6" w:rsidP="00E250F6">
      <w:pPr>
        <w:shd w:val="clear" w:color="auto" w:fill="FFFFFF"/>
        <w:spacing w:line="240" w:lineRule="auto"/>
        <w:jc w:val="left"/>
        <w:rPr>
          <w:ins w:id="4777" w:author="Marco Petri" w:date="2020-12-22T22:05:00Z"/>
          <w:rFonts w:ascii="Courier New" w:eastAsia="Times New Roman" w:hAnsi="Courier New" w:cs="Courier New"/>
          <w:color w:val="000000"/>
          <w:sz w:val="16"/>
          <w:szCs w:val="16"/>
          <w:lang w:val="en-GB" w:eastAsia="en-GB"/>
          <w:rPrChange w:id="4778" w:author="Marco Petri" w:date="2020-12-22T22:07:00Z">
            <w:rPr>
              <w:ins w:id="4779" w:author="Marco Petri" w:date="2020-12-22T22:05:00Z"/>
              <w:rFonts w:ascii="Courier New" w:eastAsia="Times New Roman" w:hAnsi="Courier New" w:cs="Courier New"/>
              <w:color w:val="000000"/>
              <w:sz w:val="20"/>
              <w:szCs w:val="20"/>
              <w:lang w:val="en-GB" w:eastAsia="en-GB"/>
            </w:rPr>
          </w:rPrChange>
        </w:rPr>
      </w:pPr>
      <w:ins w:id="4780" w:author="Marco Petri" w:date="2020-12-22T22:05:00Z">
        <w:r w:rsidRPr="00FE56D0">
          <w:rPr>
            <w:rFonts w:ascii="Courier New" w:eastAsia="Times New Roman" w:hAnsi="Courier New" w:cs="Courier New"/>
            <w:color w:val="000000"/>
            <w:sz w:val="16"/>
            <w:szCs w:val="16"/>
            <w:lang w:val="en-GB" w:eastAsia="en-GB"/>
            <w:rPrChange w:id="478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782" w:author="Marco Petri" w:date="2020-12-22T22:07:00Z">
              <w:rPr>
                <w:rFonts w:ascii="Courier New" w:eastAsia="Times New Roman" w:hAnsi="Courier New" w:cs="Courier New"/>
                <w:color w:val="008000"/>
                <w:sz w:val="20"/>
                <w:szCs w:val="20"/>
                <w:lang w:val="en-GB" w:eastAsia="en-GB"/>
              </w:rPr>
            </w:rPrChange>
          </w:rPr>
          <w:t>/*Base Case: the property holds for an empty queue*/</w:t>
        </w:r>
      </w:ins>
    </w:p>
    <w:p w14:paraId="150A5C99" w14:textId="77777777" w:rsidR="00E250F6" w:rsidRPr="00FE56D0" w:rsidRDefault="00E250F6" w:rsidP="00E250F6">
      <w:pPr>
        <w:shd w:val="clear" w:color="auto" w:fill="FFFFFF"/>
        <w:spacing w:line="240" w:lineRule="auto"/>
        <w:jc w:val="left"/>
        <w:rPr>
          <w:ins w:id="4783" w:author="Marco Petri" w:date="2020-12-22T22:05:00Z"/>
          <w:rFonts w:ascii="Courier New" w:eastAsia="Times New Roman" w:hAnsi="Courier New" w:cs="Courier New"/>
          <w:color w:val="000000"/>
          <w:sz w:val="16"/>
          <w:szCs w:val="16"/>
          <w:lang w:val="en-GB" w:eastAsia="en-GB"/>
          <w:rPrChange w:id="4784" w:author="Marco Petri" w:date="2020-12-22T22:07:00Z">
            <w:rPr>
              <w:ins w:id="4785" w:author="Marco Petri" w:date="2020-12-22T22:05:00Z"/>
              <w:rFonts w:ascii="Courier New" w:eastAsia="Times New Roman" w:hAnsi="Courier New" w:cs="Courier New"/>
              <w:color w:val="000000"/>
              <w:sz w:val="20"/>
              <w:szCs w:val="20"/>
              <w:lang w:val="en-GB" w:eastAsia="en-GB"/>
            </w:rPr>
          </w:rPrChange>
        </w:rPr>
      </w:pPr>
      <w:ins w:id="4786" w:author="Marco Petri" w:date="2020-12-22T22:05:00Z">
        <w:r w:rsidRPr="00FE56D0">
          <w:rPr>
            <w:rFonts w:ascii="Courier New" w:eastAsia="Times New Roman" w:hAnsi="Courier New" w:cs="Courier New"/>
            <w:color w:val="000000"/>
            <w:sz w:val="16"/>
            <w:szCs w:val="16"/>
            <w:lang w:val="en-GB" w:eastAsia="en-GB"/>
            <w:rPrChange w:id="478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788"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789" w:author="Marco Petri" w:date="2020-12-22T22:07:00Z">
              <w:rPr>
                <w:rFonts w:ascii="Courier New" w:eastAsia="Times New Roman" w:hAnsi="Courier New" w:cs="Courier New"/>
                <w:color w:val="000000"/>
                <w:sz w:val="20"/>
                <w:szCs w:val="20"/>
                <w:lang w:val="en-GB" w:eastAsia="en-GB"/>
              </w:rPr>
            </w:rPrChange>
          </w:rPr>
          <w:t xml:space="preserve"> q:Queue, t:Time |</w:t>
        </w:r>
      </w:ins>
    </w:p>
    <w:p w14:paraId="498F293B" w14:textId="77777777" w:rsidR="00E250F6" w:rsidRPr="00FE56D0" w:rsidRDefault="00E250F6" w:rsidP="00E250F6">
      <w:pPr>
        <w:shd w:val="clear" w:color="auto" w:fill="FFFFFF"/>
        <w:spacing w:line="240" w:lineRule="auto"/>
        <w:jc w:val="left"/>
        <w:rPr>
          <w:ins w:id="4790" w:author="Marco Petri" w:date="2020-12-22T22:05:00Z"/>
          <w:rFonts w:ascii="Courier New" w:eastAsia="Times New Roman" w:hAnsi="Courier New" w:cs="Courier New"/>
          <w:color w:val="000000"/>
          <w:sz w:val="16"/>
          <w:szCs w:val="16"/>
          <w:lang w:val="en-GB" w:eastAsia="en-GB"/>
          <w:rPrChange w:id="4791" w:author="Marco Petri" w:date="2020-12-22T22:07:00Z">
            <w:rPr>
              <w:ins w:id="4792" w:author="Marco Petri" w:date="2020-12-22T22:05:00Z"/>
              <w:rFonts w:ascii="Courier New" w:eastAsia="Times New Roman" w:hAnsi="Courier New" w:cs="Courier New"/>
              <w:color w:val="000000"/>
              <w:sz w:val="20"/>
              <w:szCs w:val="20"/>
              <w:lang w:val="en-GB" w:eastAsia="en-GB"/>
            </w:rPr>
          </w:rPrChange>
        </w:rPr>
      </w:pPr>
      <w:ins w:id="4793" w:author="Marco Petri" w:date="2020-12-22T22:05:00Z">
        <w:r w:rsidRPr="00FE56D0">
          <w:rPr>
            <w:rFonts w:ascii="Courier New" w:eastAsia="Times New Roman" w:hAnsi="Courier New" w:cs="Courier New"/>
            <w:color w:val="000000"/>
            <w:sz w:val="16"/>
            <w:szCs w:val="16"/>
            <w:lang w:val="en-GB" w:eastAsia="en-GB"/>
            <w:rPrChange w:id="4794" w:author="Marco Petri" w:date="2020-12-22T22:07:00Z">
              <w:rPr>
                <w:rFonts w:ascii="Courier New" w:eastAsia="Times New Roman" w:hAnsi="Courier New" w:cs="Courier New"/>
                <w:color w:val="000000"/>
                <w:sz w:val="20"/>
                <w:szCs w:val="20"/>
                <w:lang w:val="en-GB" w:eastAsia="en-GB"/>
              </w:rPr>
            </w:rPrChange>
          </w:rPr>
          <w:t xml:space="preserve">        #q.queueTickets.t = </w:t>
        </w:r>
        <w:r w:rsidRPr="00FE56D0">
          <w:rPr>
            <w:rFonts w:ascii="Courier New" w:eastAsia="Times New Roman" w:hAnsi="Courier New" w:cs="Courier New"/>
            <w:color w:val="FF0000"/>
            <w:sz w:val="16"/>
            <w:szCs w:val="16"/>
            <w:lang w:val="en-GB" w:eastAsia="en-GB"/>
            <w:rPrChange w:id="4795" w:author="Marco Petri" w:date="2020-12-22T22:07:00Z">
              <w:rPr>
                <w:rFonts w:ascii="Courier New" w:eastAsia="Times New Roman" w:hAnsi="Courier New" w:cs="Courier New"/>
                <w:color w:val="FF0000"/>
                <w:sz w:val="20"/>
                <w:szCs w:val="20"/>
                <w:lang w:val="en-GB" w:eastAsia="en-GB"/>
              </w:rPr>
            </w:rPrChange>
          </w:rPr>
          <w:t>0</w:t>
        </w:r>
      </w:ins>
    </w:p>
    <w:p w14:paraId="142D997F" w14:textId="77777777" w:rsidR="00E250F6" w:rsidRPr="00FE56D0" w:rsidRDefault="00E250F6" w:rsidP="00E250F6">
      <w:pPr>
        <w:shd w:val="clear" w:color="auto" w:fill="FFFFFF"/>
        <w:spacing w:line="240" w:lineRule="auto"/>
        <w:jc w:val="left"/>
        <w:rPr>
          <w:ins w:id="4796" w:author="Marco Petri" w:date="2020-12-22T22:05:00Z"/>
          <w:rFonts w:ascii="Courier New" w:eastAsia="Times New Roman" w:hAnsi="Courier New" w:cs="Courier New"/>
          <w:color w:val="000000"/>
          <w:sz w:val="16"/>
          <w:szCs w:val="16"/>
          <w:lang w:val="en-GB" w:eastAsia="en-GB"/>
          <w:rPrChange w:id="4797" w:author="Marco Petri" w:date="2020-12-22T22:07:00Z">
            <w:rPr>
              <w:ins w:id="4798" w:author="Marco Petri" w:date="2020-12-22T22:05:00Z"/>
              <w:rFonts w:ascii="Courier New" w:eastAsia="Times New Roman" w:hAnsi="Courier New" w:cs="Courier New"/>
              <w:color w:val="000000"/>
              <w:sz w:val="20"/>
              <w:szCs w:val="20"/>
              <w:lang w:val="en-GB" w:eastAsia="en-GB"/>
            </w:rPr>
          </w:rPrChange>
        </w:rPr>
      </w:pPr>
      <w:ins w:id="4799" w:author="Marco Petri" w:date="2020-12-22T22:05:00Z">
        <w:r w:rsidRPr="00FE56D0">
          <w:rPr>
            <w:rFonts w:ascii="Courier New" w:eastAsia="Times New Roman" w:hAnsi="Courier New" w:cs="Courier New"/>
            <w:color w:val="000000"/>
            <w:sz w:val="16"/>
            <w:szCs w:val="16"/>
            <w:lang w:val="en-GB" w:eastAsia="en-GB"/>
            <w:rPrChange w:id="480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801" w:author="Marco Petri" w:date="2020-12-22T22:07:00Z">
              <w:rPr>
                <w:rFonts w:ascii="Courier New" w:eastAsia="Times New Roman" w:hAnsi="Courier New" w:cs="Courier New"/>
                <w:b/>
                <w:bCs/>
                <w:color w:val="0000FF"/>
                <w:sz w:val="20"/>
                <w:szCs w:val="20"/>
                <w:lang w:val="en-GB" w:eastAsia="en-GB"/>
              </w:rPr>
            </w:rPrChange>
          </w:rPr>
          <w:t>implies</w:t>
        </w:r>
      </w:ins>
    </w:p>
    <w:p w14:paraId="3466678B" w14:textId="77777777" w:rsidR="00E250F6" w:rsidRPr="00FE56D0" w:rsidRDefault="00E250F6" w:rsidP="00E250F6">
      <w:pPr>
        <w:shd w:val="clear" w:color="auto" w:fill="FFFFFF"/>
        <w:spacing w:line="240" w:lineRule="auto"/>
        <w:jc w:val="left"/>
        <w:rPr>
          <w:ins w:id="4802" w:author="Marco Petri" w:date="2020-12-22T22:05:00Z"/>
          <w:rFonts w:ascii="Courier New" w:eastAsia="Times New Roman" w:hAnsi="Courier New" w:cs="Courier New"/>
          <w:color w:val="000000"/>
          <w:sz w:val="16"/>
          <w:szCs w:val="16"/>
          <w:lang w:val="en-GB" w:eastAsia="en-GB"/>
          <w:rPrChange w:id="4803" w:author="Marco Petri" w:date="2020-12-22T22:07:00Z">
            <w:rPr>
              <w:ins w:id="4804" w:author="Marco Petri" w:date="2020-12-22T22:05:00Z"/>
              <w:rFonts w:ascii="Courier New" w:eastAsia="Times New Roman" w:hAnsi="Courier New" w:cs="Courier New"/>
              <w:color w:val="000000"/>
              <w:sz w:val="20"/>
              <w:szCs w:val="20"/>
              <w:lang w:val="en-GB" w:eastAsia="en-GB"/>
            </w:rPr>
          </w:rPrChange>
        </w:rPr>
      </w:pPr>
      <w:ins w:id="4805" w:author="Marco Petri" w:date="2020-12-22T22:05:00Z">
        <w:r w:rsidRPr="00FE56D0">
          <w:rPr>
            <w:rFonts w:ascii="Courier New" w:eastAsia="Times New Roman" w:hAnsi="Courier New" w:cs="Courier New"/>
            <w:color w:val="000000"/>
            <w:sz w:val="16"/>
            <w:szCs w:val="16"/>
            <w:lang w:val="en-GB" w:eastAsia="en-GB"/>
            <w:rPrChange w:id="4806" w:author="Marco Petri" w:date="2020-12-22T22:07:00Z">
              <w:rPr>
                <w:rFonts w:ascii="Courier New" w:eastAsia="Times New Roman" w:hAnsi="Courier New" w:cs="Courier New"/>
                <w:color w:val="000000"/>
                <w:sz w:val="20"/>
                <w:szCs w:val="20"/>
                <w:lang w:val="en-GB" w:eastAsia="en-GB"/>
              </w:rPr>
            </w:rPrChange>
          </w:rPr>
          <w:t xml:space="preserve">        noCustomerAppearsTwice[q,t]</w:t>
        </w:r>
      </w:ins>
    </w:p>
    <w:p w14:paraId="579F0122" w14:textId="77777777" w:rsidR="00E250F6" w:rsidRPr="00FE56D0" w:rsidRDefault="00E250F6" w:rsidP="00E250F6">
      <w:pPr>
        <w:shd w:val="clear" w:color="auto" w:fill="FFFFFF"/>
        <w:spacing w:line="240" w:lineRule="auto"/>
        <w:jc w:val="left"/>
        <w:rPr>
          <w:ins w:id="4807" w:author="Marco Petri" w:date="2020-12-22T22:05:00Z"/>
          <w:rFonts w:ascii="Courier New" w:eastAsia="Times New Roman" w:hAnsi="Courier New" w:cs="Courier New"/>
          <w:color w:val="000000"/>
          <w:sz w:val="16"/>
          <w:szCs w:val="16"/>
          <w:lang w:val="en-GB" w:eastAsia="en-GB"/>
          <w:rPrChange w:id="4808" w:author="Marco Petri" w:date="2020-12-22T22:07:00Z">
            <w:rPr>
              <w:ins w:id="4809" w:author="Marco Petri" w:date="2020-12-22T22:05:00Z"/>
              <w:rFonts w:ascii="Courier New" w:eastAsia="Times New Roman" w:hAnsi="Courier New" w:cs="Courier New"/>
              <w:color w:val="000000"/>
              <w:sz w:val="20"/>
              <w:szCs w:val="20"/>
              <w:lang w:val="en-GB" w:eastAsia="en-GB"/>
            </w:rPr>
          </w:rPrChange>
        </w:rPr>
      </w:pPr>
    </w:p>
    <w:p w14:paraId="09FB53B1" w14:textId="77777777" w:rsidR="00E250F6" w:rsidRPr="00FE56D0" w:rsidRDefault="00E250F6" w:rsidP="00E250F6">
      <w:pPr>
        <w:shd w:val="clear" w:color="auto" w:fill="FFFFFF"/>
        <w:spacing w:line="240" w:lineRule="auto"/>
        <w:jc w:val="left"/>
        <w:rPr>
          <w:ins w:id="4810" w:author="Marco Petri" w:date="2020-12-22T22:05:00Z"/>
          <w:rFonts w:ascii="Courier New" w:eastAsia="Times New Roman" w:hAnsi="Courier New" w:cs="Courier New"/>
          <w:color w:val="008000"/>
          <w:sz w:val="16"/>
          <w:szCs w:val="16"/>
          <w:lang w:val="en-GB" w:eastAsia="en-GB"/>
          <w:rPrChange w:id="4811" w:author="Marco Petri" w:date="2020-12-22T22:07:00Z">
            <w:rPr>
              <w:ins w:id="4812" w:author="Marco Petri" w:date="2020-12-22T22:05:00Z"/>
              <w:rFonts w:ascii="Courier New" w:eastAsia="Times New Roman" w:hAnsi="Courier New" w:cs="Courier New"/>
              <w:color w:val="008000"/>
              <w:sz w:val="20"/>
              <w:szCs w:val="20"/>
              <w:lang w:val="en-GB" w:eastAsia="en-GB"/>
            </w:rPr>
          </w:rPrChange>
        </w:rPr>
      </w:pPr>
      <w:ins w:id="4813" w:author="Marco Petri" w:date="2020-12-22T22:05:00Z">
        <w:r w:rsidRPr="00FE56D0">
          <w:rPr>
            <w:rFonts w:ascii="Courier New" w:eastAsia="Times New Roman" w:hAnsi="Courier New" w:cs="Courier New"/>
            <w:color w:val="000000"/>
            <w:sz w:val="16"/>
            <w:szCs w:val="16"/>
            <w:lang w:val="en-GB" w:eastAsia="en-GB"/>
            <w:rPrChange w:id="481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815" w:author="Marco Petri" w:date="2020-12-22T22:07:00Z">
              <w:rPr>
                <w:rFonts w:ascii="Courier New" w:eastAsia="Times New Roman" w:hAnsi="Courier New" w:cs="Courier New"/>
                <w:color w:val="008000"/>
                <w:sz w:val="20"/>
                <w:szCs w:val="20"/>
                <w:lang w:val="en-GB" w:eastAsia="en-GB"/>
              </w:rPr>
            </w:rPrChange>
          </w:rPr>
          <w:t>/*Inductive Steps: if we start from a consistent queue and some customer</w:t>
        </w:r>
      </w:ins>
    </w:p>
    <w:p w14:paraId="09C654B7" w14:textId="77777777" w:rsidR="00E250F6" w:rsidRPr="00FE56D0" w:rsidRDefault="00E250F6" w:rsidP="00E250F6">
      <w:pPr>
        <w:shd w:val="clear" w:color="auto" w:fill="FFFFFF"/>
        <w:spacing w:line="240" w:lineRule="auto"/>
        <w:jc w:val="left"/>
        <w:rPr>
          <w:ins w:id="4816" w:author="Marco Petri" w:date="2020-12-22T22:05:00Z"/>
          <w:rFonts w:ascii="Courier New" w:eastAsia="Times New Roman" w:hAnsi="Courier New" w:cs="Courier New"/>
          <w:color w:val="000000"/>
          <w:sz w:val="16"/>
          <w:szCs w:val="16"/>
          <w:lang w:val="en-GB" w:eastAsia="en-GB"/>
          <w:rPrChange w:id="4817" w:author="Marco Petri" w:date="2020-12-22T22:07:00Z">
            <w:rPr>
              <w:ins w:id="4818" w:author="Marco Petri" w:date="2020-12-22T22:05:00Z"/>
              <w:rFonts w:ascii="Courier New" w:eastAsia="Times New Roman" w:hAnsi="Courier New" w:cs="Courier New"/>
              <w:color w:val="000000"/>
              <w:sz w:val="20"/>
              <w:szCs w:val="20"/>
              <w:lang w:val="en-GB" w:eastAsia="en-GB"/>
            </w:rPr>
          </w:rPrChange>
        </w:rPr>
      </w:pPr>
      <w:ins w:id="4819" w:author="Marco Petri" w:date="2020-12-22T22:05:00Z">
        <w:r w:rsidRPr="00FE56D0">
          <w:rPr>
            <w:rFonts w:ascii="Courier New" w:eastAsia="Times New Roman" w:hAnsi="Courier New" w:cs="Courier New"/>
            <w:color w:val="008000"/>
            <w:sz w:val="16"/>
            <w:szCs w:val="16"/>
            <w:lang w:val="en-GB" w:eastAsia="en-GB"/>
            <w:rPrChange w:id="4820" w:author="Marco Petri" w:date="2020-12-22T22:07:00Z">
              <w:rPr>
                <w:rFonts w:ascii="Courier New" w:eastAsia="Times New Roman" w:hAnsi="Courier New" w:cs="Courier New"/>
                <w:color w:val="008000"/>
                <w:sz w:val="20"/>
                <w:szCs w:val="20"/>
                <w:lang w:val="en-GB" w:eastAsia="en-GB"/>
              </w:rPr>
            </w:rPrChange>
          </w:rPr>
          <w:t xml:space="preserve">    joins the queue or leaves it, the property still holds*/</w:t>
        </w:r>
      </w:ins>
    </w:p>
    <w:p w14:paraId="18ACB8CA" w14:textId="77777777" w:rsidR="00E250F6" w:rsidRPr="00FE56D0" w:rsidRDefault="00E250F6" w:rsidP="00E250F6">
      <w:pPr>
        <w:shd w:val="clear" w:color="auto" w:fill="FFFFFF"/>
        <w:spacing w:line="240" w:lineRule="auto"/>
        <w:jc w:val="left"/>
        <w:rPr>
          <w:ins w:id="4821" w:author="Marco Petri" w:date="2020-12-22T22:05:00Z"/>
          <w:rFonts w:ascii="Courier New" w:eastAsia="Times New Roman" w:hAnsi="Courier New" w:cs="Courier New"/>
          <w:color w:val="000000"/>
          <w:sz w:val="16"/>
          <w:szCs w:val="16"/>
          <w:lang w:val="en-GB" w:eastAsia="en-GB"/>
          <w:rPrChange w:id="4822" w:author="Marco Petri" w:date="2020-12-22T22:07:00Z">
            <w:rPr>
              <w:ins w:id="4823" w:author="Marco Petri" w:date="2020-12-22T22:05:00Z"/>
              <w:rFonts w:ascii="Courier New" w:eastAsia="Times New Roman" w:hAnsi="Courier New" w:cs="Courier New"/>
              <w:color w:val="000000"/>
              <w:sz w:val="20"/>
              <w:szCs w:val="20"/>
              <w:lang w:val="en-GB" w:eastAsia="en-GB"/>
            </w:rPr>
          </w:rPrChange>
        </w:rPr>
      </w:pPr>
      <w:ins w:id="4824" w:author="Marco Petri" w:date="2020-12-22T22:05:00Z">
        <w:r w:rsidRPr="00FE56D0">
          <w:rPr>
            <w:rFonts w:ascii="Courier New" w:eastAsia="Times New Roman" w:hAnsi="Courier New" w:cs="Courier New"/>
            <w:color w:val="000000"/>
            <w:sz w:val="16"/>
            <w:szCs w:val="16"/>
            <w:lang w:val="en-GB" w:eastAsia="en-GB"/>
            <w:rPrChange w:id="482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82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827" w:author="Marco Petri" w:date="2020-12-22T22:07:00Z">
              <w:rPr>
                <w:rFonts w:ascii="Courier New" w:eastAsia="Times New Roman" w:hAnsi="Courier New" w:cs="Courier New"/>
                <w:color w:val="000000"/>
                <w:sz w:val="20"/>
                <w:szCs w:val="20"/>
                <w:lang w:val="en-GB" w:eastAsia="en-GB"/>
              </w:rPr>
            </w:rPrChange>
          </w:rPr>
          <w:t xml:space="preserve"> q:Queue, t:Time |</w:t>
        </w:r>
      </w:ins>
    </w:p>
    <w:p w14:paraId="3539DBB9" w14:textId="77777777" w:rsidR="00E250F6" w:rsidRPr="00FE56D0" w:rsidRDefault="00E250F6" w:rsidP="00E250F6">
      <w:pPr>
        <w:shd w:val="clear" w:color="auto" w:fill="FFFFFF"/>
        <w:spacing w:line="240" w:lineRule="auto"/>
        <w:jc w:val="left"/>
        <w:rPr>
          <w:ins w:id="4828" w:author="Marco Petri" w:date="2020-12-22T22:05:00Z"/>
          <w:rFonts w:ascii="Courier New" w:eastAsia="Times New Roman" w:hAnsi="Courier New" w:cs="Courier New"/>
          <w:color w:val="000000"/>
          <w:sz w:val="16"/>
          <w:szCs w:val="16"/>
          <w:lang w:val="en-GB" w:eastAsia="en-GB"/>
          <w:rPrChange w:id="4829" w:author="Marco Petri" w:date="2020-12-22T22:07:00Z">
            <w:rPr>
              <w:ins w:id="4830" w:author="Marco Petri" w:date="2020-12-22T22:05:00Z"/>
              <w:rFonts w:ascii="Courier New" w:eastAsia="Times New Roman" w:hAnsi="Courier New" w:cs="Courier New"/>
              <w:color w:val="000000"/>
              <w:sz w:val="20"/>
              <w:szCs w:val="20"/>
              <w:lang w:val="en-GB" w:eastAsia="en-GB"/>
            </w:rPr>
          </w:rPrChange>
        </w:rPr>
      </w:pPr>
      <w:ins w:id="4831" w:author="Marco Petri" w:date="2020-12-22T22:05:00Z">
        <w:r w:rsidRPr="00FE56D0">
          <w:rPr>
            <w:rFonts w:ascii="Courier New" w:eastAsia="Times New Roman" w:hAnsi="Courier New" w:cs="Courier New"/>
            <w:color w:val="000000"/>
            <w:sz w:val="16"/>
            <w:szCs w:val="16"/>
            <w:lang w:val="en-GB" w:eastAsia="en-GB"/>
            <w:rPrChange w:id="4832" w:author="Marco Petri" w:date="2020-12-22T22:07:00Z">
              <w:rPr>
                <w:rFonts w:ascii="Courier New" w:eastAsia="Times New Roman" w:hAnsi="Courier New" w:cs="Courier New"/>
                <w:color w:val="000000"/>
                <w:sz w:val="20"/>
                <w:szCs w:val="20"/>
                <w:lang w:val="en-GB" w:eastAsia="en-GB"/>
              </w:rPr>
            </w:rPrChange>
          </w:rPr>
          <w:t xml:space="preserve">        noCustomerAppearsTwice[q,t] </w:t>
        </w:r>
        <w:r w:rsidRPr="00FE56D0">
          <w:rPr>
            <w:rFonts w:ascii="Courier New" w:eastAsia="Times New Roman" w:hAnsi="Courier New" w:cs="Courier New"/>
            <w:b/>
            <w:bCs/>
            <w:color w:val="0000FF"/>
            <w:sz w:val="16"/>
            <w:szCs w:val="16"/>
            <w:lang w:val="en-GB" w:eastAsia="en-GB"/>
            <w:rPrChange w:id="4833" w:author="Marco Petri" w:date="2020-12-22T22:07:00Z">
              <w:rPr>
                <w:rFonts w:ascii="Courier New" w:eastAsia="Times New Roman" w:hAnsi="Courier New" w:cs="Courier New"/>
                <w:b/>
                <w:bCs/>
                <w:color w:val="0000FF"/>
                <w:sz w:val="20"/>
                <w:szCs w:val="20"/>
                <w:lang w:val="en-GB" w:eastAsia="en-GB"/>
              </w:rPr>
            </w:rPrChange>
          </w:rPr>
          <w:t>and</w:t>
        </w:r>
      </w:ins>
    </w:p>
    <w:p w14:paraId="07AF26D8" w14:textId="77777777" w:rsidR="00E250F6" w:rsidRPr="00FE56D0" w:rsidRDefault="00E250F6" w:rsidP="00E250F6">
      <w:pPr>
        <w:shd w:val="clear" w:color="auto" w:fill="FFFFFF"/>
        <w:spacing w:line="240" w:lineRule="auto"/>
        <w:jc w:val="left"/>
        <w:rPr>
          <w:ins w:id="4834" w:author="Marco Petri" w:date="2020-12-22T22:05:00Z"/>
          <w:rFonts w:ascii="Courier New" w:eastAsia="Times New Roman" w:hAnsi="Courier New" w:cs="Courier New"/>
          <w:color w:val="000000"/>
          <w:sz w:val="16"/>
          <w:szCs w:val="16"/>
          <w:lang w:val="en-GB" w:eastAsia="en-GB"/>
          <w:rPrChange w:id="4835" w:author="Marco Petri" w:date="2020-12-22T22:07:00Z">
            <w:rPr>
              <w:ins w:id="4836" w:author="Marco Petri" w:date="2020-12-22T22:05:00Z"/>
              <w:rFonts w:ascii="Courier New" w:eastAsia="Times New Roman" w:hAnsi="Courier New" w:cs="Courier New"/>
              <w:color w:val="000000"/>
              <w:sz w:val="20"/>
              <w:szCs w:val="20"/>
              <w:lang w:val="en-GB" w:eastAsia="en-GB"/>
            </w:rPr>
          </w:rPrChange>
        </w:rPr>
      </w:pPr>
      <w:ins w:id="4837" w:author="Marco Petri" w:date="2020-12-22T22:05:00Z">
        <w:r w:rsidRPr="00FE56D0">
          <w:rPr>
            <w:rFonts w:ascii="Courier New" w:eastAsia="Times New Roman" w:hAnsi="Courier New" w:cs="Courier New"/>
            <w:color w:val="000000"/>
            <w:sz w:val="16"/>
            <w:szCs w:val="16"/>
            <w:lang w:val="en-GB" w:eastAsia="en-GB"/>
            <w:rPrChange w:id="4838" w:author="Marco Petri" w:date="2020-12-22T22:07:00Z">
              <w:rPr>
                <w:rFonts w:ascii="Courier New" w:eastAsia="Times New Roman" w:hAnsi="Courier New" w:cs="Courier New"/>
                <w:color w:val="000000"/>
                <w:sz w:val="20"/>
                <w:szCs w:val="20"/>
                <w:lang w:val="en-GB" w:eastAsia="en-GB"/>
              </w:rPr>
            </w:rPrChange>
          </w:rPr>
          <w:t xml:space="preserve">        (some c:Customer, qt:QueueTicket | joinQueue[q,c,qt,t])</w:t>
        </w:r>
      </w:ins>
    </w:p>
    <w:p w14:paraId="6571EFC1" w14:textId="77777777" w:rsidR="00E250F6" w:rsidRPr="00FE56D0" w:rsidRDefault="00E250F6" w:rsidP="00E250F6">
      <w:pPr>
        <w:shd w:val="clear" w:color="auto" w:fill="FFFFFF"/>
        <w:spacing w:line="240" w:lineRule="auto"/>
        <w:jc w:val="left"/>
        <w:rPr>
          <w:ins w:id="4839" w:author="Marco Petri" w:date="2020-12-22T22:05:00Z"/>
          <w:rFonts w:ascii="Courier New" w:eastAsia="Times New Roman" w:hAnsi="Courier New" w:cs="Courier New"/>
          <w:color w:val="000000"/>
          <w:sz w:val="16"/>
          <w:szCs w:val="16"/>
          <w:lang w:val="en-GB" w:eastAsia="en-GB"/>
          <w:rPrChange w:id="4840" w:author="Marco Petri" w:date="2020-12-22T22:07:00Z">
            <w:rPr>
              <w:ins w:id="4841" w:author="Marco Petri" w:date="2020-12-22T22:05:00Z"/>
              <w:rFonts w:ascii="Courier New" w:eastAsia="Times New Roman" w:hAnsi="Courier New" w:cs="Courier New"/>
              <w:color w:val="000000"/>
              <w:sz w:val="20"/>
              <w:szCs w:val="20"/>
              <w:lang w:val="en-GB" w:eastAsia="en-GB"/>
            </w:rPr>
          </w:rPrChange>
        </w:rPr>
      </w:pPr>
      <w:ins w:id="4842" w:author="Marco Petri" w:date="2020-12-22T22:05:00Z">
        <w:r w:rsidRPr="00FE56D0">
          <w:rPr>
            <w:rFonts w:ascii="Courier New" w:eastAsia="Times New Roman" w:hAnsi="Courier New" w:cs="Courier New"/>
            <w:color w:val="000000"/>
            <w:sz w:val="16"/>
            <w:szCs w:val="16"/>
            <w:lang w:val="en-GB" w:eastAsia="en-GB"/>
            <w:rPrChange w:id="484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844" w:author="Marco Petri" w:date="2020-12-22T22:07:00Z">
              <w:rPr>
                <w:rFonts w:ascii="Courier New" w:eastAsia="Times New Roman" w:hAnsi="Courier New" w:cs="Courier New"/>
                <w:b/>
                <w:bCs/>
                <w:color w:val="0000FF"/>
                <w:sz w:val="20"/>
                <w:szCs w:val="20"/>
                <w:lang w:val="en-GB" w:eastAsia="en-GB"/>
              </w:rPr>
            </w:rPrChange>
          </w:rPr>
          <w:t>implies</w:t>
        </w:r>
      </w:ins>
    </w:p>
    <w:p w14:paraId="5F079D4C" w14:textId="77777777" w:rsidR="00E250F6" w:rsidRPr="00FE56D0" w:rsidRDefault="00E250F6" w:rsidP="00E250F6">
      <w:pPr>
        <w:shd w:val="clear" w:color="auto" w:fill="FFFFFF"/>
        <w:spacing w:line="240" w:lineRule="auto"/>
        <w:jc w:val="left"/>
        <w:rPr>
          <w:ins w:id="4845" w:author="Marco Petri" w:date="2020-12-22T22:05:00Z"/>
          <w:rFonts w:ascii="Courier New" w:eastAsia="Times New Roman" w:hAnsi="Courier New" w:cs="Courier New"/>
          <w:color w:val="000000"/>
          <w:sz w:val="16"/>
          <w:szCs w:val="16"/>
          <w:lang w:val="en-GB" w:eastAsia="en-GB"/>
          <w:rPrChange w:id="4846" w:author="Marco Petri" w:date="2020-12-22T22:07:00Z">
            <w:rPr>
              <w:ins w:id="4847" w:author="Marco Petri" w:date="2020-12-22T22:05:00Z"/>
              <w:rFonts w:ascii="Courier New" w:eastAsia="Times New Roman" w:hAnsi="Courier New" w:cs="Courier New"/>
              <w:color w:val="000000"/>
              <w:sz w:val="20"/>
              <w:szCs w:val="20"/>
              <w:lang w:val="en-GB" w:eastAsia="en-GB"/>
            </w:rPr>
          </w:rPrChange>
        </w:rPr>
      </w:pPr>
      <w:ins w:id="4848" w:author="Marco Petri" w:date="2020-12-22T22:05:00Z">
        <w:r w:rsidRPr="00FE56D0">
          <w:rPr>
            <w:rFonts w:ascii="Courier New" w:eastAsia="Times New Roman" w:hAnsi="Courier New" w:cs="Courier New"/>
            <w:color w:val="000000"/>
            <w:sz w:val="16"/>
            <w:szCs w:val="16"/>
            <w:lang w:val="en-GB" w:eastAsia="en-GB"/>
            <w:rPrChange w:id="4849" w:author="Marco Petri" w:date="2020-12-22T22:07:00Z">
              <w:rPr>
                <w:rFonts w:ascii="Courier New" w:eastAsia="Times New Roman" w:hAnsi="Courier New" w:cs="Courier New"/>
                <w:color w:val="000000"/>
                <w:sz w:val="20"/>
                <w:szCs w:val="20"/>
                <w:lang w:val="en-GB" w:eastAsia="en-GB"/>
              </w:rPr>
            </w:rPrChange>
          </w:rPr>
          <w:t xml:space="preserve">        noCustomerAppearsTwice[q,t.next]</w:t>
        </w:r>
      </w:ins>
    </w:p>
    <w:p w14:paraId="422A52D0" w14:textId="77777777" w:rsidR="00E250F6" w:rsidRPr="00FE56D0" w:rsidRDefault="00E250F6" w:rsidP="00E250F6">
      <w:pPr>
        <w:shd w:val="clear" w:color="auto" w:fill="FFFFFF"/>
        <w:spacing w:line="240" w:lineRule="auto"/>
        <w:jc w:val="left"/>
        <w:rPr>
          <w:ins w:id="4850" w:author="Marco Petri" w:date="2020-12-22T22:05:00Z"/>
          <w:rFonts w:ascii="Courier New" w:eastAsia="Times New Roman" w:hAnsi="Courier New" w:cs="Courier New"/>
          <w:color w:val="000000"/>
          <w:sz w:val="16"/>
          <w:szCs w:val="16"/>
          <w:lang w:val="en-GB" w:eastAsia="en-GB"/>
          <w:rPrChange w:id="4851" w:author="Marco Petri" w:date="2020-12-22T22:07:00Z">
            <w:rPr>
              <w:ins w:id="4852" w:author="Marco Petri" w:date="2020-12-22T22:05:00Z"/>
              <w:rFonts w:ascii="Courier New" w:eastAsia="Times New Roman" w:hAnsi="Courier New" w:cs="Courier New"/>
              <w:color w:val="000000"/>
              <w:sz w:val="20"/>
              <w:szCs w:val="20"/>
              <w:lang w:val="en-GB" w:eastAsia="en-GB"/>
            </w:rPr>
          </w:rPrChange>
        </w:rPr>
      </w:pPr>
      <w:ins w:id="4853" w:author="Marco Petri" w:date="2020-12-22T22:05:00Z">
        <w:r w:rsidRPr="00FE56D0">
          <w:rPr>
            <w:rFonts w:ascii="Courier New" w:eastAsia="Times New Roman" w:hAnsi="Courier New" w:cs="Courier New"/>
            <w:color w:val="000000"/>
            <w:sz w:val="16"/>
            <w:szCs w:val="16"/>
            <w:lang w:val="en-GB" w:eastAsia="en-GB"/>
            <w:rPrChange w:id="485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855"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856" w:author="Marco Petri" w:date="2020-12-22T22:07:00Z">
              <w:rPr>
                <w:rFonts w:ascii="Courier New" w:eastAsia="Times New Roman" w:hAnsi="Courier New" w:cs="Courier New"/>
                <w:color w:val="000000"/>
                <w:sz w:val="20"/>
                <w:szCs w:val="20"/>
                <w:lang w:val="en-GB" w:eastAsia="en-GB"/>
              </w:rPr>
            </w:rPrChange>
          </w:rPr>
          <w:t xml:space="preserve"> q:Queue, t:Time |</w:t>
        </w:r>
      </w:ins>
    </w:p>
    <w:p w14:paraId="6CB7C61C" w14:textId="77777777" w:rsidR="00E250F6" w:rsidRPr="00FE56D0" w:rsidRDefault="00E250F6" w:rsidP="00E250F6">
      <w:pPr>
        <w:shd w:val="clear" w:color="auto" w:fill="FFFFFF"/>
        <w:spacing w:line="240" w:lineRule="auto"/>
        <w:jc w:val="left"/>
        <w:rPr>
          <w:ins w:id="4857" w:author="Marco Petri" w:date="2020-12-22T22:05:00Z"/>
          <w:rFonts w:ascii="Courier New" w:eastAsia="Times New Roman" w:hAnsi="Courier New" w:cs="Courier New"/>
          <w:color w:val="000000"/>
          <w:sz w:val="16"/>
          <w:szCs w:val="16"/>
          <w:lang w:val="en-GB" w:eastAsia="en-GB"/>
          <w:rPrChange w:id="4858" w:author="Marco Petri" w:date="2020-12-22T22:07:00Z">
            <w:rPr>
              <w:ins w:id="4859" w:author="Marco Petri" w:date="2020-12-22T22:05:00Z"/>
              <w:rFonts w:ascii="Courier New" w:eastAsia="Times New Roman" w:hAnsi="Courier New" w:cs="Courier New"/>
              <w:color w:val="000000"/>
              <w:sz w:val="20"/>
              <w:szCs w:val="20"/>
              <w:lang w:val="en-GB" w:eastAsia="en-GB"/>
            </w:rPr>
          </w:rPrChange>
        </w:rPr>
      </w:pPr>
      <w:ins w:id="4860" w:author="Marco Petri" w:date="2020-12-22T22:05:00Z">
        <w:r w:rsidRPr="00FE56D0">
          <w:rPr>
            <w:rFonts w:ascii="Courier New" w:eastAsia="Times New Roman" w:hAnsi="Courier New" w:cs="Courier New"/>
            <w:color w:val="000000"/>
            <w:sz w:val="16"/>
            <w:szCs w:val="16"/>
            <w:lang w:val="en-GB" w:eastAsia="en-GB"/>
            <w:rPrChange w:id="4861" w:author="Marco Petri" w:date="2020-12-22T22:07:00Z">
              <w:rPr>
                <w:rFonts w:ascii="Courier New" w:eastAsia="Times New Roman" w:hAnsi="Courier New" w:cs="Courier New"/>
                <w:color w:val="000000"/>
                <w:sz w:val="20"/>
                <w:szCs w:val="20"/>
                <w:lang w:val="en-GB" w:eastAsia="en-GB"/>
              </w:rPr>
            </w:rPrChange>
          </w:rPr>
          <w:t xml:space="preserve">        noCustomerAppearsTwice[q,t] </w:t>
        </w:r>
        <w:r w:rsidRPr="00FE56D0">
          <w:rPr>
            <w:rFonts w:ascii="Courier New" w:eastAsia="Times New Roman" w:hAnsi="Courier New" w:cs="Courier New"/>
            <w:b/>
            <w:bCs/>
            <w:color w:val="0000FF"/>
            <w:sz w:val="16"/>
            <w:szCs w:val="16"/>
            <w:lang w:val="en-GB" w:eastAsia="en-GB"/>
            <w:rPrChange w:id="4862" w:author="Marco Petri" w:date="2020-12-22T22:07:00Z">
              <w:rPr>
                <w:rFonts w:ascii="Courier New" w:eastAsia="Times New Roman" w:hAnsi="Courier New" w:cs="Courier New"/>
                <w:b/>
                <w:bCs/>
                <w:color w:val="0000FF"/>
                <w:sz w:val="20"/>
                <w:szCs w:val="20"/>
                <w:lang w:val="en-GB" w:eastAsia="en-GB"/>
              </w:rPr>
            </w:rPrChange>
          </w:rPr>
          <w:t>and</w:t>
        </w:r>
      </w:ins>
    </w:p>
    <w:p w14:paraId="61380420" w14:textId="77777777" w:rsidR="00E250F6" w:rsidRPr="00FE56D0" w:rsidRDefault="00E250F6" w:rsidP="00E250F6">
      <w:pPr>
        <w:shd w:val="clear" w:color="auto" w:fill="FFFFFF"/>
        <w:spacing w:line="240" w:lineRule="auto"/>
        <w:jc w:val="left"/>
        <w:rPr>
          <w:ins w:id="4863" w:author="Marco Petri" w:date="2020-12-22T22:05:00Z"/>
          <w:rFonts w:ascii="Courier New" w:eastAsia="Times New Roman" w:hAnsi="Courier New" w:cs="Courier New"/>
          <w:color w:val="000000"/>
          <w:sz w:val="16"/>
          <w:szCs w:val="16"/>
          <w:lang w:val="en-GB" w:eastAsia="en-GB"/>
          <w:rPrChange w:id="4864" w:author="Marco Petri" w:date="2020-12-22T22:07:00Z">
            <w:rPr>
              <w:ins w:id="4865" w:author="Marco Petri" w:date="2020-12-22T22:05:00Z"/>
              <w:rFonts w:ascii="Courier New" w:eastAsia="Times New Roman" w:hAnsi="Courier New" w:cs="Courier New"/>
              <w:color w:val="000000"/>
              <w:sz w:val="20"/>
              <w:szCs w:val="20"/>
              <w:lang w:val="en-GB" w:eastAsia="en-GB"/>
            </w:rPr>
          </w:rPrChange>
        </w:rPr>
      </w:pPr>
      <w:ins w:id="4866" w:author="Marco Petri" w:date="2020-12-22T22:05:00Z">
        <w:r w:rsidRPr="00FE56D0">
          <w:rPr>
            <w:rFonts w:ascii="Courier New" w:eastAsia="Times New Roman" w:hAnsi="Courier New" w:cs="Courier New"/>
            <w:color w:val="000000"/>
            <w:sz w:val="16"/>
            <w:szCs w:val="16"/>
            <w:lang w:val="en-GB" w:eastAsia="en-GB"/>
            <w:rPrChange w:id="4867" w:author="Marco Petri" w:date="2020-12-22T22:07:00Z">
              <w:rPr>
                <w:rFonts w:ascii="Courier New" w:eastAsia="Times New Roman" w:hAnsi="Courier New" w:cs="Courier New"/>
                <w:color w:val="000000"/>
                <w:sz w:val="20"/>
                <w:szCs w:val="20"/>
                <w:lang w:val="en-GB" w:eastAsia="en-GB"/>
              </w:rPr>
            </w:rPrChange>
          </w:rPr>
          <w:t xml:space="preserve">        (some c:Customer, qt:QueueTicket | leaveQueue[q,c,qt,t])</w:t>
        </w:r>
      </w:ins>
    </w:p>
    <w:p w14:paraId="3D032574" w14:textId="77777777" w:rsidR="00E250F6" w:rsidRPr="00FE56D0" w:rsidRDefault="00E250F6" w:rsidP="00E250F6">
      <w:pPr>
        <w:shd w:val="clear" w:color="auto" w:fill="FFFFFF"/>
        <w:spacing w:line="240" w:lineRule="auto"/>
        <w:jc w:val="left"/>
        <w:rPr>
          <w:ins w:id="4868" w:author="Marco Petri" w:date="2020-12-22T22:05:00Z"/>
          <w:rFonts w:ascii="Courier New" w:eastAsia="Times New Roman" w:hAnsi="Courier New" w:cs="Courier New"/>
          <w:color w:val="000000"/>
          <w:sz w:val="16"/>
          <w:szCs w:val="16"/>
          <w:lang w:val="en-GB" w:eastAsia="en-GB"/>
          <w:rPrChange w:id="4869" w:author="Marco Petri" w:date="2020-12-22T22:07:00Z">
            <w:rPr>
              <w:ins w:id="4870" w:author="Marco Petri" w:date="2020-12-22T22:05:00Z"/>
              <w:rFonts w:ascii="Courier New" w:eastAsia="Times New Roman" w:hAnsi="Courier New" w:cs="Courier New"/>
              <w:color w:val="000000"/>
              <w:sz w:val="20"/>
              <w:szCs w:val="20"/>
              <w:lang w:val="en-GB" w:eastAsia="en-GB"/>
            </w:rPr>
          </w:rPrChange>
        </w:rPr>
      </w:pPr>
      <w:ins w:id="4871" w:author="Marco Petri" w:date="2020-12-22T22:05:00Z">
        <w:r w:rsidRPr="00FE56D0">
          <w:rPr>
            <w:rFonts w:ascii="Courier New" w:eastAsia="Times New Roman" w:hAnsi="Courier New" w:cs="Courier New"/>
            <w:color w:val="000000"/>
            <w:sz w:val="16"/>
            <w:szCs w:val="16"/>
            <w:lang w:val="en-GB" w:eastAsia="en-GB"/>
            <w:rPrChange w:id="487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873" w:author="Marco Petri" w:date="2020-12-22T22:07:00Z">
              <w:rPr>
                <w:rFonts w:ascii="Courier New" w:eastAsia="Times New Roman" w:hAnsi="Courier New" w:cs="Courier New"/>
                <w:b/>
                <w:bCs/>
                <w:color w:val="0000FF"/>
                <w:sz w:val="20"/>
                <w:szCs w:val="20"/>
                <w:lang w:val="en-GB" w:eastAsia="en-GB"/>
              </w:rPr>
            </w:rPrChange>
          </w:rPr>
          <w:t>implies</w:t>
        </w:r>
      </w:ins>
    </w:p>
    <w:p w14:paraId="3CC0A736" w14:textId="77777777" w:rsidR="00E250F6" w:rsidRPr="00FE56D0" w:rsidRDefault="00E250F6" w:rsidP="00E250F6">
      <w:pPr>
        <w:shd w:val="clear" w:color="auto" w:fill="FFFFFF"/>
        <w:spacing w:line="240" w:lineRule="auto"/>
        <w:jc w:val="left"/>
        <w:rPr>
          <w:ins w:id="4874" w:author="Marco Petri" w:date="2020-12-22T22:05:00Z"/>
          <w:rFonts w:ascii="Courier New" w:eastAsia="Times New Roman" w:hAnsi="Courier New" w:cs="Courier New"/>
          <w:color w:val="000000"/>
          <w:sz w:val="16"/>
          <w:szCs w:val="16"/>
          <w:lang w:val="en-GB" w:eastAsia="en-GB"/>
          <w:rPrChange w:id="4875" w:author="Marco Petri" w:date="2020-12-22T22:07:00Z">
            <w:rPr>
              <w:ins w:id="4876" w:author="Marco Petri" w:date="2020-12-22T22:05:00Z"/>
              <w:rFonts w:ascii="Courier New" w:eastAsia="Times New Roman" w:hAnsi="Courier New" w:cs="Courier New"/>
              <w:color w:val="000000"/>
              <w:sz w:val="20"/>
              <w:szCs w:val="20"/>
              <w:lang w:val="en-GB" w:eastAsia="en-GB"/>
            </w:rPr>
          </w:rPrChange>
        </w:rPr>
      </w:pPr>
      <w:ins w:id="4877" w:author="Marco Petri" w:date="2020-12-22T22:05:00Z">
        <w:r w:rsidRPr="00FE56D0">
          <w:rPr>
            <w:rFonts w:ascii="Courier New" w:eastAsia="Times New Roman" w:hAnsi="Courier New" w:cs="Courier New"/>
            <w:color w:val="000000"/>
            <w:sz w:val="16"/>
            <w:szCs w:val="16"/>
            <w:lang w:val="en-GB" w:eastAsia="en-GB"/>
            <w:rPrChange w:id="4878" w:author="Marco Petri" w:date="2020-12-22T22:07:00Z">
              <w:rPr>
                <w:rFonts w:ascii="Courier New" w:eastAsia="Times New Roman" w:hAnsi="Courier New" w:cs="Courier New"/>
                <w:color w:val="000000"/>
                <w:sz w:val="20"/>
                <w:szCs w:val="20"/>
                <w:lang w:val="en-GB" w:eastAsia="en-GB"/>
              </w:rPr>
            </w:rPrChange>
          </w:rPr>
          <w:t xml:space="preserve">        noCustomerAppearsTwice[q,t.next]</w:t>
        </w:r>
      </w:ins>
    </w:p>
    <w:p w14:paraId="45DB94D0" w14:textId="77777777" w:rsidR="00E250F6" w:rsidRPr="00FE56D0" w:rsidRDefault="00E250F6" w:rsidP="00E250F6">
      <w:pPr>
        <w:shd w:val="clear" w:color="auto" w:fill="FFFFFF"/>
        <w:spacing w:line="240" w:lineRule="auto"/>
        <w:jc w:val="left"/>
        <w:rPr>
          <w:ins w:id="4879" w:author="Marco Petri" w:date="2020-12-22T22:05:00Z"/>
          <w:rFonts w:ascii="Courier New" w:eastAsia="Times New Roman" w:hAnsi="Courier New" w:cs="Courier New"/>
          <w:color w:val="000000"/>
          <w:sz w:val="16"/>
          <w:szCs w:val="16"/>
          <w:lang w:val="en-GB" w:eastAsia="en-GB"/>
          <w:rPrChange w:id="4880" w:author="Marco Petri" w:date="2020-12-22T22:07:00Z">
            <w:rPr>
              <w:ins w:id="4881" w:author="Marco Petri" w:date="2020-12-22T22:05:00Z"/>
              <w:rFonts w:ascii="Courier New" w:eastAsia="Times New Roman" w:hAnsi="Courier New" w:cs="Courier New"/>
              <w:color w:val="000000"/>
              <w:sz w:val="20"/>
              <w:szCs w:val="20"/>
              <w:lang w:val="en-GB" w:eastAsia="en-GB"/>
            </w:rPr>
          </w:rPrChange>
        </w:rPr>
      </w:pPr>
      <w:ins w:id="4882" w:author="Marco Petri" w:date="2020-12-22T22:05:00Z">
        <w:r w:rsidRPr="00FE56D0">
          <w:rPr>
            <w:rFonts w:ascii="Courier New" w:eastAsia="Times New Roman" w:hAnsi="Courier New" w:cs="Courier New"/>
            <w:color w:val="000000"/>
            <w:sz w:val="16"/>
            <w:szCs w:val="16"/>
            <w:lang w:val="en-GB" w:eastAsia="en-GB"/>
            <w:rPrChange w:id="4883" w:author="Marco Petri" w:date="2020-12-22T22:07:00Z">
              <w:rPr>
                <w:rFonts w:ascii="Courier New" w:eastAsia="Times New Roman" w:hAnsi="Courier New" w:cs="Courier New"/>
                <w:color w:val="000000"/>
                <w:sz w:val="20"/>
                <w:szCs w:val="20"/>
                <w:lang w:val="en-GB" w:eastAsia="en-GB"/>
              </w:rPr>
            </w:rPrChange>
          </w:rPr>
          <w:t>}</w:t>
        </w:r>
      </w:ins>
    </w:p>
    <w:p w14:paraId="13E8D35F" w14:textId="77777777" w:rsidR="00E250F6" w:rsidRPr="00FE56D0" w:rsidRDefault="00E250F6" w:rsidP="00E250F6">
      <w:pPr>
        <w:shd w:val="clear" w:color="auto" w:fill="FFFFFF"/>
        <w:spacing w:line="240" w:lineRule="auto"/>
        <w:jc w:val="left"/>
        <w:rPr>
          <w:ins w:id="4884" w:author="Marco Petri" w:date="2020-12-22T22:05:00Z"/>
          <w:rFonts w:ascii="Courier New" w:eastAsia="Times New Roman" w:hAnsi="Courier New" w:cs="Courier New"/>
          <w:color w:val="000000"/>
          <w:sz w:val="16"/>
          <w:szCs w:val="16"/>
          <w:lang w:val="en-GB" w:eastAsia="en-GB"/>
          <w:rPrChange w:id="4885" w:author="Marco Petri" w:date="2020-12-22T22:07:00Z">
            <w:rPr>
              <w:ins w:id="4886" w:author="Marco Petri" w:date="2020-12-22T22:05:00Z"/>
              <w:rFonts w:ascii="Courier New" w:eastAsia="Times New Roman" w:hAnsi="Courier New" w:cs="Courier New"/>
              <w:color w:val="000000"/>
              <w:sz w:val="20"/>
              <w:szCs w:val="20"/>
              <w:lang w:val="en-GB" w:eastAsia="en-GB"/>
            </w:rPr>
          </w:rPrChange>
        </w:rPr>
      </w:pPr>
    </w:p>
    <w:p w14:paraId="660194E3" w14:textId="77777777" w:rsidR="00E250F6" w:rsidRPr="00FE56D0" w:rsidRDefault="00E250F6" w:rsidP="00E250F6">
      <w:pPr>
        <w:shd w:val="clear" w:color="auto" w:fill="FFFFFF"/>
        <w:spacing w:line="240" w:lineRule="auto"/>
        <w:jc w:val="left"/>
        <w:rPr>
          <w:ins w:id="4887" w:author="Marco Petri" w:date="2020-12-22T22:05:00Z"/>
          <w:rFonts w:ascii="Courier New" w:eastAsia="Times New Roman" w:hAnsi="Courier New" w:cs="Courier New"/>
          <w:color w:val="008000"/>
          <w:sz w:val="16"/>
          <w:szCs w:val="16"/>
          <w:lang w:val="en-GB" w:eastAsia="en-GB"/>
          <w:rPrChange w:id="4888" w:author="Marco Petri" w:date="2020-12-22T22:07:00Z">
            <w:rPr>
              <w:ins w:id="4889" w:author="Marco Petri" w:date="2020-12-22T22:05:00Z"/>
              <w:rFonts w:ascii="Courier New" w:eastAsia="Times New Roman" w:hAnsi="Courier New" w:cs="Courier New"/>
              <w:color w:val="008000"/>
              <w:sz w:val="20"/>
              <w:szCs w:val="20"/>
              <w:lang w:val="en-GB" w:eastAsia="en-GB"/>
            </w:rPr>
          </w:rPrChange>
        </w:rPr>
      </w:pPr>
      <w:ins w:id="4890" w:author="Marco Petri" w:date="2020-12-22T22:05:00Z">
        <w:r w:rsidRPr="00FE56D0">
          <w:rPr>
            <w:rFonts w:ascii="Courier New" w:eastAsia="Times New Roman" w:hAnsi="Courier New" w:cs="Courier New"/>
            <w:color w:val="008000"/>
            <w:sz w:val="16"/>
            <w:szCs w:val="16"/>
            <w:lang w:val="en-GB" w:eastAsia="en-GB"/>
            <w:rPrChange w:id="4891" w:author="Marco Petri" w:date="2020-12-22T22:07:00Z">
              <w:rPr>
                <w:rFonts w:ascii="Courier New" w:eastAsia="Times New Roman" w:hAnsi="Courier New" w:cs="Courier New"/>
                <w:color w:val="008000"/>
                <w:sz w:val="20"/>
                <w:szCs w:val="20"/>
                <w:lang w:val="en-GB" w:eastAsia="en-GB"/>
              </w:rPr>
            </w:rPrChange>
          </w:rPr>
          <w:t>//This assertion proves that no customer can be twice in different queues</w:t>
        </w:r>
      </w:ins>
    </w:p>
    <w:p w14:paraId="65B9BD33" w14:textId="77777777" w:rsidR="00E250F6" w:rsidRPr="00FE56D0" w:rsidRDefault="00E250F6" w:rsidP="00E250F6">
      <w:pPr>
        <w:shd w:val="clear" w:color="auto" w:fill="FFFFFF"/>
        <w:spacing w:line="240" w:lineRule="auto"/>
        <w:jc w:val="left"/>
        <w:rPr>
          <w:ins w:id="4892" w:author="Marco Petri" w:date="2020-12-22T22:05:00Z"/>
          <w:rFonts w:ascii="Courier New" w:eastAsia="Times New Roman" w:hAnsi="Courier New" w:cs="Courier New"/>
          <w:color w:val="000000"/>
          <w:sz w:val="16"/>
          <w:szCs w:val="16"/>
          <w:lang w:val="en-GB" w:eastAsia="en-GB"/>
          <w:rPrChange w:id="4893" w:author="Marco Petri" w:date="2020-12-22T22:07:00Z">
            <w:rPr>
              <w:ins w:id="4894" w:author="Marco Petri" w:date="2020-12-22T22:05:00Z"/>
              <w:rFonts w:ascii="Courier New" w:eastAsia="Times New Roman" w:hAnsi="Courier New" w:cs="Courier New"/>
              <w:color w:val="000000"/>
              <w:sz w:val="20"/>
              <w:szCs w:val="20"/>
              <w:lang w:val="en-GB" w:eastAsia="en-GB"/>
            </w:rPr>
          </w:rPrChange>
        </w:rPr>
      </w:pPr>
      <w:ins w:id="4895" w:author="Marco Petri" w:date="2020-12-22T22:05:00Z">
        <w:r w:rsidRPr="00FE56D0">
          <w:rPr>
            <w:rFonts w:ascii="Courier New" w:eastAsia="Times New Roman" w:hAnsi="Courier New" w:cs="Courier New"/>
            <w:b/>
            <w:bCs/>
            <w:color w:val="0000FF"/>
            <w:sz w:val="16"/>
            <w:szCs w:val="16"/>
            <w:lang w:val="en-GB" w:eastAsia="en-GB"/>
            <w:rPrChange w:id="4896"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4897" w:author="Marco Petri" w:date="2020-12-22T22:07:00Z">
              <w:rPr>
                <w:rFonts w:ascii="Courier New" w:eastAsia="Times New Roman" w:hAnsi="Courier New" w:cs="Courier New"/>
                <w:color w:val="000000"/>
                <w:sz w:val="20"/>
                <w:szCs w:val="20"/>
                <w:lang w:val="en-GB" w:eastAsia="en-GB"/>
              </w:rPr>
            </w:rPrChange>
          </w:rPr>
          <w:t xml:space="preserve"> NoTwoQueuesShareCustomer{</w:t>
        </w:r>
      </w:ins>
    </w:p>
    <w:p w14:paraId="219C4D95" w14:textId="77777777" w:rsidR="00E250F6" w:rsidRPr="00FE56D0" w:rsidRDefault="00E250F6" w:rsidP="00E250F6">
      <w:pPr>
        <w:shd w:val="clear" w:color="auto" w:fill="FFFFFF"/>
        <w:spacing w:line="240" w:lineRule="auto"/>
        <w:jc w:val="left"/>
        <w:rPr>
          <w:ins w:id="4898" w:author="Marco Petri" w:date="2020-12-22T22:05:00Z"/>
          <w:rFonts w:ascii="Courier New" w:eastAsia="Times New Roman" w:hAnsi="Courier New" w:cs="Courier New"/>
          <w:color w:val="000000"/>
          <w:sz w:val="16"/>
          <w:szCs w:val="16"/>
          <w:lang w:val="en-GB" w:eastAsia="en-GB"/>
          <w:rPrChange w:id="4899" w:author="Marco Petri" w:date="2020-12-22T22:07:00Z">
            <w:rPr>
              <w:ins w:id="4900" w:author="Marco Petri" w:date="2020-12-22T22:05:00Z"/>
              <w:rFonts w:ascii="Courier New" w:eastAsia="Times New Roman" w:hAnsi="Courier New" w:cs="Courier New"/>
              <w:color w:val="000000"/>
              <w:sz w:val="20"/>
              <w:szCs w:val="20"/>
              <w:lang w:val="en-GB" w:eastAsia="en-GB"/>
            </w:rPr>
          </w:rPrChange>
        </w:rPr>
      </w:pPr>
      <w:ins w:id="4901" w:author="Marco Petri" w:date="2020-12-22T22:05:00Z">
        <w:r w:rsidRPr="00FE56D0">
          <w:rPr>
            <w:rFonts w:ascii="Courier New" w:eastAsia="Times New Roman" w:hAnsi="Courier New" w:cs="Courier New"/>
            <w:color w:val="000000"/>
            <w:sz w:val="16"/>
            <w:szCs w:val="16"/>
            <w:lang w:val="en-GB" w:eastAsia="en-GB"/>
            <w:rPrChange w:id="490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903" w:author="Marco Petri" w:date="2020-12-22T22:07:00Z">
              <w:rPr>
                <w:rFonts w:ascii="Courier New" w:eastAsia="Times New Roman" w:hAnsi="Courier New" w:cs="Courier New"/>
                <w:color w:val="008000"/>
                <w:sz w:val="20"/>
                <w:szCs w:val="20"/>
                <w:lang w:val="en-GB" w:eastAsia="en-GB"/>
              </w:rPr>
            </w:rPrChange>
          </w:rPr>
          <w:t>/*Base Case: the property holds for two empty queues*/</w:t>
        </w:r>
      </w:ins>
    </w:p>
    <w:p w14:paraId="045910DE" w14:textId="77777777" w:rsidR="00E250F6" w:rsidRPr="00FE56D0" w:rsidRDefault="00E250F6" w:rsidP="00E250F6">
      <w:pPr>
        <w:shd w:val="clear" w:color="auto" w:fill="FFFFFF"/>
        <w:spacing w:line="240" w:lineRule="auto"/>
        <w:jc w:val="left"/>
        <w:rPr>
          <w:ins w:id="4904" w:author="Marco Petri" w:date="2020-12-22T22:05:00Z"/>
          <w:rFonts w:ascii="Courier New" w:eastAsia="Times New Roman" w:hAnsi="Courier New" w:cs="Courier New"/>
          <w:color w:val="000000"/>
          <w:sz w:val="16"/>
          <w:szCs w:val="16"/>
          <w:lang w:val="en-GB" w:eastAsia="en-GB"/>
          <w:rPrChange w:id="4905" w:author="Marco Petri" w:date="2020-12-22T22:07:00Z">
            <w:rPr>
              <w:ins w:id="4906" w:author="Marco Petri" w:date="2020-12-22T22:05:00Z"/>
              <w:rFonts w:ascii="Courier New" w:eastAsia="Times New Roman" w:hAnsi="Courier New" w:cs="Courier New"/>
              <w:color w:val="000000"/>
              <w:sz w:val="20"/>
              <w:szCs w:val="20"/>
              <w:lang w:val="en-GB" w:eastAsia="en-GB"/>
            </w:rPr>
          </w:rPrChange>
        </w:rPr>
      </w:pPr>
      <w:ins w:id="4907" w:author="Marco Petri" w:date="2020-12-22T22:05:00Z">
        <w:r w:rsidRPr="00FE56D0">
          <w:rPr>
            <w:rFonts w:ascii="Courier New" w:eastAsia="Times New Roman" w:hAnsi="Courier New" w:cs="Courier New"/>
            <w:color w:val="000000"/>
            <w:sz w:val="16"/>
            <w:szCs w:val="16"/>
            <w:lang w:val="en-GB" w:eastAsia="en-GB"/>
            <w:rPrChange w:id="490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909"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910" w:author="Marco Petri" w:date="2020-12-22T22:07:00Z">
              <w:rPr>
                <w:rFonts w:ascii="Courier New" w:eastAsia="Times New Roman" w:hAnsi="Courier New" w:cs="Courier New"/>
                <w:color w:val="000000"/>
                <w:sz w:val="20"/>
                <w:szCs w:val="20"/>
                <w:lang w:val="en-GB" w:eastAsia="en-GB"/>
              </w:rPr>
            </w:rPrChange>
          </w:rPr>
          <w:t xml:space="preserve"> q1,q2:Queue , t:Time |</w:t>
        </w:r>
      </w:ins>
    </w:p>
    <w:p w14:paraId="67E8CFEA" w14:textId="77777777" w:rsidR="00E250F6" w:rsidRPr="00FE56D0" w:rsidRDefault="00E250F6" w:rsidP="00E250F6">
      <w:pPr>
        <w:shd w:val="clear" w:color="auto" w:fill="FFFFFF"/>
        <w:spacing w:line="240" w:lineRule="auto"/>
        <w:jc w:val="left"/>
        <w:rPr>
          <w:ins w:id="4911" w:author="Marco Petri" w:date="2020-12-22T22:05:00Z"/>
          <w:rFonts w:ascii="Courier New" w:eastAsia="Times New Roman" w:hAnsi="Courier New" w:cs="Courier New"/>
          <w:color w:val="000000"/>
          <w:sz w:val="16"/>
          <w:szCs w:val="16"/>
          <w:lang w:val="en-GB" w:eastAsia="en-GB"/>
          <w:rPrChange w:id="4912" w:author="Marco Petri" w:date="2020-12-22T22:07:00Z">
            <w:rPr>
              <w:ins w:id="4913" w:author="Marco Petri" w:date="2020-12-22T22:05:00Z"/>
              <w:rFonts w:ascii="Courier New" w:eastAsia="Times New Roman" w:hAnsi="Courier New" w:cs="Courier New"/>
              <w:color w:val="000000"/>
              <w:sz w:val="20"/>
              <w:szCs w:val="20"/>
              <w:lang w:val="en-GB" w:eastAsia="en-GB"/>
            </w:rPr>
          </w:rPrChange>
        </w:rPr>
      </w:pPr>
      <w:ins w:id="4914" w:author="Marco Petri" w:date="2020-12-22T22:05:00Z">
        <w:r w:rsidRPr="00FE56D0">
          <w:rPr>
            <w:rFonts w:ascii="Courier New" w:eastAsia="Times New Roman" w:hAnsi="Courier New" w:cs="Courier New"/>
            <w:color w:val="000000"/>
            <w:sz w:val="16"/>
            <w:szCs w:val="16"/>
            <w:lang w:val="en-GB" w:eastAsia="en-GB"/>
            <w:rPrChange w:id="4915" w:author="Marco Petri" w:date="2020-12-22T22:07:00Z">
              <w:rPr>
                <w:rFonts w:ascii="Courier New" w:eastAsia="Times New Roman" w:hAnsi="Courier New" w:cs="Courier New"/>
                <w:color w:val="000000"/>
                <w:sz w:val="20"/>
                <w:szCs w:val="20"/>
                <w:lang w:val="en-GB" w:eastAsia="en-GB"/>
              </w:rPr>
            </w:rPrChange>
          </w:rPr>
          <w:t xml:space="preserve">        #q1.queueTickets=0 </w:t>
        </w:r>
        <w:r w:rsidRPr="00FE56D0">
          <w:rPr>
            <w:rFonts w:ascii="Courier New" w:eastAsia="Times New Roman" w:hAnsi="Courier New" w:cs="Courier New"/>
            <w:b/>
            <w:bCs/>
            <w:color w:val="0000FF"/>
            <w:sz w:val="16"/>
            <w:szCs w:val="16"/>
            <w:lang w:val="en-GB" w:eastAsia="en-GB"/>
            <w:rPrChange w:id="4916" w:author="Marco Petri" w:date="2020-12-22T22:07:00Z">
              <w:rPr>
                <w:rFonts w:ascii="Courier New" w:eastAsia="Times New Roman" w:hAnsi="Courier New" w:cs="Courier New"/>
                <w:b/>
                <w:bCs/>
                <w:color w:val="0000FF"/>
                <w:sz w:val="20"/>
                <w:szCs w:val="20"/>
                <w:lang w:val="en-GB" w:eastAsia="en-GB"/>
              </w:rPr>
            </w:rPrChange>
          </w:rPr>
          <w:t>and</w:t>
        </w:r>
      </w:ins>
    </w:p>
    <w:p w14:paraId="697D37D8" w14:textId="77777777" w:rsidR="00E250F6" w:rsidRPr="00FE56D0" w:rsidRDefault="00E250F6" w:rsidP="00E250F6">
      <w:pPr>
        <w:shd w:val="clear" w:color="auto" w:fill="FFFFFF"/>
        <w:spacing w:line="240" w:lineRule="auto"/>
        <w:jc w:val="left"/>
        <w:rPr>
          <w:ins w:id="4917" w:author="Marco Petri" w:date="2020-12-22T22:05:00Z"/>
          <w:rFonts w:ascii="Courier New" w:eastAsia="Times New Roman" w:hAnsi="Courier New" w:cs="Courier New"/>
          <w:color w:val="000000"/>
          <w:sz w:val="16"/>
          <w:szCs w:val="16"/>
          <w:lang w:val="en-GB" w:eastAsia="en-GB"/>
          <w:rPrChange w:id="4918" w:author="Marco Petri" w:date="2020-12-22T22:07:00Z">
            <w:rPr>
              <w:ins w:id="4919" w:author="Marco Petri" w:date="2020-12-22T22:05:00Z"/>
              <w:rFonts w:ascii="Courier New" w:eastAsia="Times New Roman" w:hAnsi="Courier New" w:cs="Courier New"/>
              <w:color w:val="000000"/>
              <w:sz w:val="20"/>
              <w:szCs w:val="20"/>
              <w:lang w:val="en-GB" w:eastAsia="en-GB"/>
            </w:rPr>
          </w:rPrChange>
        </w:rPr>
      </w:pPr>
      <w:ins w:id="4920" w:author="Marco Petri" w:date="2020-12-22T22:05:00Z">
        <w:r w:rsidRPr="00FE56D0">
          <w:rPr>
            <w:rFonts w:ascii="Courier New" w:eastAsia="Times New Roman" w:hAnsi="Courier New" w:cs="Courier New"/>
            <w:color w:val="000000"/>
            <w:sz w:val="16"/>
            <w:szCs w:val="16"/>
            <w:lang w:val="en-GB" w:eastAsia="en-GB"/>
            <w:rPrChange w:id="4921" w:author="Marco Petri" w:date="2020-12-22T22:07:00Z">
              <w:rPr>
                <w:rFonts w:ascii="Courier New" w:eastAsia="Times New Roman" w:hAnsi="Courier New" w:cs="Courier New"/>
                <w:color w:val="000000"/>
                <w:sz w:val="20"/>
                <w:szCs w:val="20"/>
                <w:lang w:val="en-GB" w:eastAsia="en-GB"/>
              </w:rPr>
            </w:rPrChange>
          </w:rPr>
          <w:t xml:space="preserve">        #q2.queueTickets=0</w:t>
        </w:r>
      </w:ins>
    </w:p>
    <w:p w14:paraId="03D452A2" w14:textId="77777777" w:rsidR="00E250F6" w:rsidRPr="00FE56D0" w:rsidRDefault="00E250F6" w:rsidP="00E250F6">
      <w:pPr>
        <w:shd w:val="clear" w:color="auto" w:fill="FFFFFF"/>
        <w:spacing w:line="240" w:lineRule="auto"/>
        <w:jc w:val="left"/>
        <w:rPr>
          <w:ins w:id="4922" w:author="Marco Petri" w:date="2020-12-22T22:05:00Z"/>
          <w:rFonts w:ascii="Courier New" w:eastAsia="Times New Roman" w:hAnsi="Courier New" w:cs="Courier New"/>
          <w:color w:val="000000"/>
          <w:sz w:val="16"/>
          <w:szCs w:val="16"/>
          <w:lang w:val="en-GB" w:eastAsia="en-GB"/>
          <w:rPrChange w:id="4923" w:author="Marco Petri" w:date="2020-12-22T22:07:00Z">
            <w:rPr>
              <w:ins w:id="4924" w:author="Marco Petri" w:date="2020-12-22T22:05:00Z"/>
              <w:rFonts w:ascii="Courier New" w:eastAsia="Times New Roman" w:hAnsi="Courier New" w:cs="Courier New"/>
              <w:color w:val="000000"/>
              <w:sz w:val="20"/>
              <w:szCs w:val="20"/>
              <w:lang w:val="en-GB" w:eastAsia="en-GB"/>
            </w:rPr>
          </w:rPrChange>
        </w:rPr>
      </w:pPr>
      <w:ins w:id="4925" w:author="Marco Petri" w:date="2020-12-22T22:05:00Z">
        <w:r w:rsidRPr="00FE56D0">
          <w:rPr>
            <w:rFonts w:ascii="Courier New" w:eastAsia="Times New Roman" w:hAnsi="Courier New" w:cs="Courier New"/>
            <w:color w:val="000000"/>
            <w:sz w:val="16"/>
            <w:szCs w:val="16"/>
            <w:lang w:val="en-GB" w:eastAsia="en-GB"/>
            <w:rPrChange w:id="492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927" w:author="Marco Petri" w:date="2020-12-22T22:07:00Z">
              <w:rPr>
                <w:rFonts w:ascii="Courier New" w:eastAsia="Times New Roman" w:hAnsi="Courier New" w:cs="Courier New"/>
                <w:b/>
                <w:bCs/>
                <w:color w:val="0000FF"/>
                <w:sz w:val="20"/>
                <w:szCs w:val="20"/>
                <w:lang w:val="en-GB" w:eastAsia="en-GB"/>
              </w:rPr>
            </w:rPrChange>
          </w:rPr>
          <w:t>implies</w:t>
        </w:r>
      </w:ins>
    </w:p>
    <w:p w14:paraId="0372B951" w14:textId="77777777" w:rsidR="00E250F6" w:rsidRPr="00FE56D0" w:rsidRDefault="00E250F6" w:rsidP="00E250F6">
      <w:pPr>
        <w:shd w:val="clear" w:color="auto" w:fill="FFFFFF"/>
        <w:spacing w:line="240" w:lineRule="auto"/>
        <w:jc w:val="left"/>
        <w:rPr>
          <w:ins w:id="4928" w:author="Marco Petri" w:date="2020-12-22T22:05:00Z"/>
          <w:rFonts w:ascii="Courier New" w:eastAsia="Times New Roman" w:hAnsi="Courier New" w:cs="Courier New"/>
          <w:color w:val="000000"/>
          <w:sz w:val="16"/>
          <w:szCs w:val="16"/>
          <w:lang w:val="en-GB" w:eastAsia="en-GB"/>
          <w:rPrChange w:id="4929" w:author="Marco Petri" w:date="2020-12-22T22:07:00Z">
            <w:rPr>
              <w:ins w:id="4930" w:author="Marco Petri" w:date="2020-12-22T22:05:00Z"/>
              <w:rFonts w:ascii="Courier New" w:eastAsia="Times New Roman" w:hAnsi="Courier New" w:cs="Courier New"/>
              <w:color w:val="000000"/>
              <w:sz w:val="20"/>
              <w:szCs w:val="20"/>
              <w:lang w:val="en-GB" w:eastAsia="en-GB"/>
            </w:rPr>
          </w:rPrChange>
        </w:rPr>
      </w:pPr>
      <w:ins w:id="4931" w:author="Marco Petri" w:date="2020-12-22T22:05:00Z">
        <w:r w:rsidRPr="00FE56D0">
          <w:rPr>
            <w:rFonts w:ascii="Courier New" w:eastAsia="Times New Roman" w:hAnsi="Courier New" w:cs="Courier New"/>
            <w:color w:val="000000"/>
            <w:sz w:val="16"/>
            <w:szCs w:val="16"/>
            <w:lang w:val="en-GB" w:eastAsia="en-GB"/>
            <w:rPrChange w:id="4932" w:author="Marco Petri" w:date="2020-12-22T22:07:00Z">
              <w:rPr>
                <w:rFonts w:ascii="Courier New" w:eastAsia="Times New Roman" w:hAnsi="Courier New" w:cs="Courier New"/>
                <w:color w:val="000000"/>
                <w:sz w:val="20"/>
                <w:szCs w:val="20"/>
                <w:lang w:val="en-GB" w:eastAsia="en-GB"/>
              </w:rPr>
            </w:rPrChange>
          </w:rPr>
          <w:t xml:space="preserve">        disjointQueues[q1,q2,t]</w:t>
        </w:r>
      </w:ins>
    </w:p>
    <w:p w14:paraId="633C0F32" w14:textId="77777777" w:rsidR="00E250F6" w:rsidRPr="00FE56D0" w:rsidRDefault="00E250F6" w:rsidP="00E250F6">
      <w:pPr>
        <w:shd w:val="clear" w:color="auto" w:fill="FFFFFF"/>
        <w:spacing w:line="240" w:lineRule="auto"/>
        <w:jc w:val="left"/>
        <w:rPr>
          <w:ins w:id="4933" w:author="Marco Petri" w:date="2020-12-22T22:05:00Z"/>
          <w:rFonts w:ascii="Courier New" w:eastAsia="Times New Roman" w:hAnsi="Courier New" w:cs="Courier New"/>
          <w:color w:val="000000"/>
          <w:sz w:val="16"/>
          <w:szCs w:val="16"/>
          <w:lang w:val="en-GB" w:eastAsia="en-GB"/>
          <w:rPrChange w:id="4934" w:author="Marco Petri" w:date="2020-12-22T22:07:00Z">
            <w:rPr>
              <w:ins w:id="4935" w:author="Marco Petri" w:date="2020-12-22T22:05:00Z"/>
              <w:rFonts w:ascii="Courier New" w:eastAsia="Times New Roman" w:hAnsi="Courier New" w:cs="Courier New"/>
              <w:color w:val="000000"/>
              <w:sz w:val="20"/>
              <w:szCs w:val="20"/>
              <w:lang w:val="en-GB" w:eastAsia="en-GB"/>
            </w:rPr>
          </w:rPrChange>
        </w:rPr>
      </w:pPr>
    </w:p>
    <w:p w14:paraId="121FE8E7" w14:textId="77777777" w:rsidR="00E250F6" w:rsidRPr="00FE56D0" w:rsidRDefault="00E250F6" w:rsidP="00E250F6">
      <w:pPr>
        <w:shd w:val="clear" w:color="auto" w:fill="FFFFFF"/>
        <w:spacing w:line="240" w:lineRule="auto"/>
        <w:jc w:val="left"/>
        <w:rPr>
          <w:ins w:id="4936" w:author="Marco Petri" w:date="2020-12-22T22:05:00Z"/>
          <w:rFonts w:ascii="Courier New" w:eastAsia="Times New Roman" w:hAnsi="Courier New" w:cs="Courier New"/>
          <w:color w:val="008000"/>
          <w:sz w:val="16"/>
          <w:szCs w:val="16"/>
          <w:lang w:val="en-GB" w:eastAsia="en-GB"/>
          <w:rPrChange w:id="4937" w:author="Marco Petri" w:date="2020-12-22T22:07:00Z">
            <w:rPr>
              <w:ins w:id="4938" w:author="Marco Petri" w:date="2020-12-22T22:05:00Z"/>
              <w:rFonts w:ascii="Courier New" w:eastAsia="Times New Roman" w:hAnsi="Courier New" w:cs="Courier New"/>
              <w:color w:val="008000"/>
              <w:sz w:val="20"/>
              <w:szCs w:val="20"/>
              <w:lang w:val="en-GB" w:eastAsia="en-GB"/>
            </w:rPr>
          </w:rPrChange>
        </w:rPr>
      </w:pPr>
      <w:ins w:id="4939" w:author="Marco Petri" w:date="2020-12-22T22:05:00Z">
        <w:r w:rsidRPr="00FE56D0">
          <w:rPr>
            <w:rFonts w:ascii="Courier New" w:eastAsia="Times New Roman" w:hAnsi="Courier New" w:cs="Courier New"/>
            <w:color w:val="000000"/>
            <w:sz w:val="16"/>
            <w:szCs w:val="16"/>
            <w:lang w:val="en-GB" w:eastAsia="en-GB"/>
            <w:rPrChange w:id="494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4941" w:author="Marco Petri" w:date="2020-12-22T22:07:00Z">
              <w:rPr>
                <w:rFonts w:ascii="Courier New" w:eastAsia="Times New Roman" w:hAnsi="Courier New" w:cs="Courier New"/>
                <w:color w:val="008000"/>
                <w:sz w:val="20"/>
                <w:szCs w:val="20"/>
                <w:lang w:val="en-GB" w:eastAsia="en-GB"/>
              </w:rPr>
            </w:rPrChange>
          </w:rPr>
          <w:t>/*Inductive Steps: if we start from two consistent queue sand some</w:t>
        </w:r>
      </w:ins>
    </w:p>
    <w:p w14:paraId="6D36A36F" w14:textId="77777777" w:rsidR="00E250F6" w:rsidRPr="00FE56D0" w:rsidRDefault="00E250F6" w:rsidP="00E250F6">
      <w:pPr>
        <w:shd w:val="clear" w:color="auto" w:fill="FFFFFF"/>
        <w:spacing w:line="240" w:lineRule="auto"/>
        <w:jc w:val="left"/>
        <w:rPr>
          <w:ins w:id="4942" w:author="Marco Petri" w:date="2020-12-22T22:05:00Z"/>
          <w:rFonts w:ascii="Courier New" w:eastAsia="Times New Roman" w:hAnsi="Courier New" w:cs="Courier New"/>
          <w:color w:val="000000"/>
          <w:sz w:val="16"/>
          <w:szCs w:val="16"/>
          <w:lang w:val="en-GB" w:eastAsia="en-GB"/>
          <w:rPrChange w:id="4943" w:author="Marco Petri" w:date="2020-12-22T22:07:00Z">
            <w:rPr>
              <w:ins w:id="4944" w:author="Marco Petri" w:date="2020-12-22T22:05:00Z"/>
              <w:rFonts w:ascii="Courier New" w:eastAsia="Times New Roman" w:hAnsi="Courier New" w:cs="Courier New"/>
              <w:color w:val="000000"/>
              <w:sz w:val="20"/>
              <w:szCs w:val="20"/>
              <w:lang w:val="en-GB" w:eastAsia="en-GB"/>
            </w:rPr>
          </w:rPrChange>
        </w:rPr>
      </w:pPr>
      <w:ins w:id="4945" w:author="Marco Petri" w:date="2020-12-22T22:05:00Z">
        <w:r w:rsidRPr="00FE56D0">
          <w:rPr>
            <w:rFonts w:ascii="Courier New" w:eastAsia="Times New Roman" w:hAnsi="Courier New" w:cs="Courier New"/>
            <w:color w:val="008000"/>
            <w:sz w:val="16"/>
            <w:szCs w:val="16"/>
            <w:lang w:val="en-GB" w:eastAsia="en-GB"/>
            <w:rPrChange w:id="4946" w:author="Marco Petri" w:date="2020-12-22T22:07:00Z">
              <w:rPr>
                <w:rFonts w:ascii="Courier New" w:eastAsia="Times New Roman" w:hAnsi="Courier New" w:cs="Courier New"/>
                <w:color w:val="008000"/>
                <w:sz w:val="20"/>
                <w:szCs w:val="20"/>
                <w:lang w:val="en-GB" w:eastAsia="en-GB"/>
              </w:rPr>
            </w:rPrChange>
          </w:rPr>
          <w:t xml:space="preserve">    customer joins on of the queues or leaves it, the property still holds*/</w:t>
        </w:r>
      </w:ins>
    </w:p>
    <w:p w14:paraId="6428B808" w14:textId="77777777" w:rsidR="00E250F6" w:rsidRPr="00FE56D0" w:rsidRDefault="00E250F6" w:rsidP="00E250F6">
      <w:pPr>
        <w:shd w:val="clear" w:color="auto" w:fill="FFFFFF"/>
        <w:spacing w:line="240" w:lineRule="auto"/>
        <w:jc w:val="left"/>
        <w:rPr>
          <w:ins w:id="4947" w:author="Marco Petri" w:date="2020-12-22T22:05:00Z"/>
          <w:rFonts w:ascii="Courier New" w:eastAsia="Times New Roman" w:hAnsi="Courier New" w:cs="Courier New"/>
          <w:color w:val="000000"/>
          <w:sz w:val="16"/>
          <w:szCs w:val="16"/>
          <w:lang w:val="en-GB" w:eastAsia="en-GB"/>
          <w:rPrChange w:id="4948" w:author="Marco Petri" w:date="2020-12-22T22:07:00Z">
            <w:rPr>
              <w:ins w:id="4949" w:author="Marco Petri" w:date="2020-12-22T22:05:00Z"/>
              <w:rFonts w:ascii="Courier New" w:eastAsia="Times New Roman" w:hAnsi="Courier New" w:cs="Courier New"/>
              <w:color w:val="000000"/>
              <w:sz w:val="20"/>
              <w:szCs w:val="20"/>
              <w:lang w:val="en-GB" w:eastAsia="en-GB"/>
            </w:rPr>
          </w:rPrChange>
        </w:rPr>
      </w:pPr>
      <w:ins w:id="4950" w:author="Marco Petri" w:date="2020-12-22T22:05:00Z">
        <w:r w:rsidRPr="00FE56D0">
          <w:rPr>
            <w:rFonts w:ascii="Courier New" w:eastAsia="Times New Roman" w:hAnsi="Courier New" w:cs="Courier New"/>
            <w:color w:val="000000"/>
            <w:sz w:val="16"/>
            <w:szCs w:val="16"/>
            <w:lang w:val="en-GB" w:eastAsia="en-GB"/>
            <w:rPrChange w:id="49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95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953" w:author="Marco Petri" w:date="2020-12-22T22:07:00Z">
              <w:rPr>
                <w:rFonts w:ascii="Courier New" w:eastAsia="Times New Roman" w:hAnsi="Courier New" w:cs="Courier New"/>
                <w:color w:val="000000"/>
                <w:sz w:val="20"/>
                <w:szCs w:val="20"/>
                <w:lang w:val="en-GB" w:eastAsia="en-GB"/>
              </w:rPr>
            </w:rPrChange>
          </w:rPr>
          <w:t xml:space="preserve"> q1,q2:Queue , t:Time |</w:t>
        </w:r>
      </w:ins>
    </w:p>
    <w:p w14:paraId="0928FB87" w14:textId="77777777" w:rsidR="00E250F6" w:rsidRPr="00FE56D0" w:rsidRDefault="00E250F6" w:rsidP="00E250F6">
      <w:pPr>
        <w:shd w:val="clear" w:color="auto" w:fill="FFFFFF"/>
        <w:spacing w:line="240" w:lineRule="auto"/>
        <w:jc w:val="left"/>
        <w:rPr>
          <w:ins w:id="4954" w:author="Marco Petri" w:date="2020-12-22T22:05:00Z"/>
          <w:rFonts w:ascii="Courier New" w:eastAsia="Times New Roman" w:hAnsi="Courier New" w:cs="Courier New"/>
          <w:color w:val="000000"/>
          <w:sz w:val="16"/>
          <w:szCs w:val="16"/>
          <w:lang w:val="en-GB" w:eastAsia="en-GB"/>
          <w:rPrChange w:id="4955" w:author="Marco Petri" w:date="2020-12-22T22:07:00Z">
            <w:rPr>
              <w:ins w:id="4956" w:author="Marco Petri" w:date="2020-12-22T22:05:00Z"/>
              <w:rFonts w:ascii="Courier New" w:eastAsia="Times New Roman" w:hAnsi="Courier New" w:cs="Courier New"/>
              <w:color w:val="000000"/>
              <w:sz w:val="20"/>
              <w:szCs w:val="20"/>
              <w:lang w:val="en-GB" w:eastAsia="en-GB"/>
            </w:rPr>
          </w:rPrChange>
        </w:rPr>
      </w:pPr>
      <w:ins w:id="4957" w:author="Marco Petri" w:date="2020-12-22T22:05:00Z">
        <w:r w:rsidRPr="00FE56D0">
          <w:rPr>
            <w:rFonts w:ascii="Courier New" w:eastAsia="Times New Roman" w:hAnsi="Courier New" w:cs="Courier New"/>
            <w:color w:val="000000"/>
            <w:sz w:val="16"/>
            <w:szCs w:val="16"/>
            <w:lang w:val="en-GB" w:eastAsia="en-GB"/>
            <w:rPrChange w:id="4958" w:author="Marco Petri" w:date="2020-12-22T22:07:00Z">
              <w:rPr>
                <w:rFonts w:ascii="Courier New" w:eastAsia="Times New Roman" w:hAnsi="Courier New" w:cs="Courier New"/>
                <w:color w:val="000000"/>
                <w:sz w:val="20"/>
                <w:szCs w:val="20"/>
                <w:lang w:val="en-GB" w:eastAsia="en-GB"/>
              </w:rPr>
            </w:rPrChange>
          </w:rPr>
          <w:t xml:space="preserve">        disjointQueues[q1,q2,t] </w:t>
        </w:r>
        <w:r w:rsidRPr="00FE56D0">
          <w:rPr>
            <w:rFonts w:ascii="Courier New" w:eastAsia="Times New Roman" w:hAnsi="Courier New" w:cs="Courier New"/>
            <w:b/>
            <w:bCs/>
            <w:color w:val="0000FF"/>
            <w:sz w:val="16"/>
            <w:szCs w:val="16"/>
            <w:lang w:val="en-GB" w:eastAsia="en-GB"/>
            <w:rPrChange w:id="4959" w:author="Marco Petri" w:date="2020-12-22T22:07:00Z">
              <w:rPr>
                <w:rFonts w:ascii="Courier New" w:eastAsia="Times New Roman" w:hAnsi="Courier New" w:cs="Courier New"/>
                <w:b/>
                <w:bCs/>
                <w:color w:val="0000FF"/>
                <w:sz w:val="20"/>
                <w:szCs w:val="20"/>
                <w:lang w:val="en-GB" w:eastAsia="en-GB"/>
              </w:rPr>
            </w:rPrChange>
          </w:rPr>
          <w:t>and</w:t>
        </w:r>
      </w:ins>
    </w:p>
    <w:p w14:paraId="04461DBF" w14:textId="77777777" w:rsidR="00E250F6" w:rsidRPr="00FE56D0" w:rsidRDefault="00E250F6" w:rsidP="00E250F6">
      <w:pPr>
        <w:shd w:val="clear" w:color="auto" w:fill="FFFFFF"/>
        <w:spacing w:line="240" w:lineRule="auto"/>
        <w:jc w:val="left"/>
        <w:rPr>
          <w:ins w:id="4960" w:author="Marco Petri" w:date="2020-12-22T22:05:00Z"/>
          <w:rFonts w:ascii="Courier New" w:eastAsia="Times New Roman" w:hAnsi="Courier New" w:cs="Courier New"/>
          <w:color w:val="000000"/>
          <w:sz w:val="16"/>
          <w:szCs w:val="16"/>
          <w:lang w:val="en-GB" w:eastAsia="en-GB"/>
          <w:rPrChange w:id="4961" w:author="Marco Petri" w:date="2020-12-22T22:07:00Z">
            <w:rPr>
              <w:ins w:id="4962" w:author="Marco Petri" w:date="2020-12-22T22:05:00Z"/>
              <w:rFonts w:ascii="Courier New" w:eastAsia="Times New Roman" w:hAnsi="Courier New" w:cs="Courier New"/>
              <w:color w:val="000000"/>
              <w:sz w:val="20"/>
              <w:szCs w:val="20"/>
              <w:lang w:val="en-GB" w:eastAsia="en-GB"/>
            </w:rPr>
          </w:rPrChange>
        </w:rPr>
      </w:pPr>
      <w:ins w:id="4963" w:author="Marco Petri" w:date="2020-12-22T22:05:00Z">
        <w:r w:rsidRPr="00FE56D0">
          <w:rPr>
            <w:rFonts w:ascii="Courier New" w:eastAsia="Times New Roman" w:hAnsi="Courier New" w:cs="Courier New"/>
            <w:color w:val="000000"/>
            <w:sz w:val="16"/>
            <w:szCs w:val="16"/>
            <w:lang w:val="en-GB" w:eastAsia="en-GB"/>
            <w:rPrChange w:id="4964" w:author="Marco Petri" w:date="2020-12-22T22:07:00Z">
              <w:rPr>
                <w:rFonts w:ascii="Courier New" w:eastAsia="Times New Roman" w:hAnsi="Courier New" w:cs="Courier New"/>
                <w:color w:val="000000"/>
                <w:sz w:val="20"/>
                <w:szCs w:val="20"/>
                <w:lang w:val="en-GB" w:eastAsia="en-GB"/>
              </w:rPr>
            </w:rPrChange>
          </w:rPr>
          <w:t xml:space="preserve">        (some c:Customer, qt:QueueTicket | joinQueue[q1,c,qt,t])</w:t>
        </w:r>
      </w:ins>
    </w:p>
    <w:p w14:paraId="10EFE89A" w14:textId="77777777" w:rsidR="00E250F6" w:rsidRPr="00FE56D0" w:rsidRDefault="00E250F6" w:rsidP="00E250F6">
      <w:pPr>
        <w:shd w:val="clear" w:color="auto" w:fill="FFFFFF"/>
        <w:spacing w:line="240" w:lineRule="auto"/>
        <w:jc w:val="left"/>
        <w:rPr>
          <w:ins w:id="4965" w:author="Marco Petri" w:date="2020-12-22T22:05:00Z"/>
          <w:rFonts w:ascii="Courier New" w:eastAsia="Times New Roman" w:hAnsi="Courier New" w:cs="Courier New"/>
          <w:color w:val="000000"/>
          <w:sz w:val="16"/>
          <w:szCs w:val="16"/>
          <w:lang w:val="en-GB" w:eastAsia="en-GB"/>
          <w:rPrChange w:id="4966" w:author="Marco Petri" w:date="2020-12-22T22:07:00Z">
            <w:rPr>
              <w:ins w:id="4967" w:author="Marco Petri" w:date="2020-12-22T22:05:00Z"/>
              <w:rFonts w:ascii="Courier New" w:eastAsia="Times New Roman" w:hAnsi="Courier New" w:cs="Courier New"/>
              <w:color w:val="000000"/>
              <w:sz w:val="20"/>
              <w:szCs w:val="20"/>
              <w:lang w:val="en-GB" w:eastAsia="en-GB"/>
            </w:rPr>
          </w:rPrChange>
        </w:rPr>
      </w:pPr>
      <w:ins w:id="4968" w:author="Marco Petri" w:date="2020-12-22T22:05:00Z">
        <w:r w:rsidRPr="00FE56D0">
          <w:rPr>
            <w:rFonts w:ascii="Courier New" w:eastAsia="Times New Roman" w:hAnsi="Courier New" w:cs="Courier New"/>
            <w:color w:val="000000"/>
            <w:sz w:val="16"/>
            <w:szCs w:val="16"/>
            <w:lang w:val="en-GB" w:eastAsia="en-GB"/>
            <w:rPrChange w:id="496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970" w:author="Marco Petri" w:date="2020-12-22T22:07:00Z">
              <w:rPr>
                <w:rFonts w:ascii="Courier New" w:eastAsia="Times New Roman" w:hAnsi="Courier New" w:cs="Courier New"/>
                <w:b/>
                <w:bCs/>
                <w:color w:val="0000FF"/>
                <w:sz w:val="20"/>
                <w:szCs w:val="20"/>
                <w:lang w:val="en-GB" w:eastAsia="en-GB"/>
              </w:rPr>
            </w:rPrChange>
          </w:rPr>
          <w:t>implies</w:t>
        </w:r>
      </w:ins>
    </w:p>
    <w:p w14:paraId="5EBB28F8" w14:textId="77777777" w:rsidR="00E250F6" w:rsidRPr="00FE56D0" w:rsidRDefault="00E250F6" w:rsidP="00E250F6">
      <w:pPr>
        <w:shd w:val="clear" w:color="auto" w:fill="FFFFFF"/>
        <w:spacing w:line="240" w:lineRule="auto"/>
        <w:jc w:val="left"/>
        <w:rPr>
          <w:ins w:id="4971" w:author="Marco Petri" w:date="2020-12-22T22:05:00Z"/>
          <w:rFonts w:ascii="Courier New" w:eastAsia="Times New Roman" w:hAnsi="Courier New" w:cs="Courier New"/>
          <w:color w:val="000000"/>
          <w:sz w:val="16"/>
          <w:szCs w:val="16"/>
          <w:lang w:val="en-GB" w:eastAsia="en-GB"/>
          <w:rPrChange w:id="4972" w:author="Marco Petri" w:date="2020-12-22T22:07:00Z">
            <w:rPr>
              <w:ins w:id="4973" w:author="Marco Petri" w:date="2020-12-22T22:05:00Z"/>
              <w:rFonts w:ascii="Courier New" w:eastAsia="Times New Roman" w:hAnsi="Courier New" w:cs="Courier New"/>
              <w:color w:val="000000"/>
              <w:sz w:val="20"/>
              <w:szCs w:val="20"/>
              <w:lang w:val="en-GB" w:eastAsia="en-GB"/>
            </w:rPr>
          </w:rPrChange>
        </w:rPr>
      </w:pPr>
      <w:ins w:id="4974" w:author="Marco Petri" w:date="2020-12-22T22:05:00Z">
        <w:r w:rsidRPr="00FE56D0">
          <w:rPr>
            <w:rFonts w:ascii="Courier New" w:eastAsia="Times New Roman" w:hAnsi="Courier New" w:cs="Courier New"/>
            <w:color w:val="000000"/>
            <w:sz w:val="16"/>
            <w:szCs w:val="16"/>
            <w:lang w:val="en-GB" w:eastAsia="en-GB"/>
            <w:rPrChange w:id="4975" w:author="Marco Petri" w:date="2020-12-22T22:07:00Z">
              <w:rPr>
                <w:rFonts w:ascii="Courier New" w:eastAsia="Times New Roman" w:hAnsi="Courier New" w:cs="Courier New"/>
                <w:color w:val="000000"/>
                <w:sz w:val="20"/>
                <w:szCs w:val="20"/>
                <w:lang w:val="en-GB" w:eastAsia="en-GB"/>
              </w:rPr>
            </w:rPrChange>
          </w:rPr>
          <w:t xml:space="preserve">        disjointQueues[q1,q2,t.next]</w:t>
        </w:r>
      </w:ins>
    </w:p>
    <w:p w14:paraId="4D1FA7CE" w14:textId="77777777" w:rsidR="00E250F6" w:rsidRPr="00FE56D0" w:rsidRDefault="00E250F6" w:rsidP="00E250F6">
      <w:pPr>
        <w:shd w:val="clear" w:color="auto" w:fill="FFFFFF"/>
        <w:spacing w:line="240" w:lineRule="auto"/>
        <w:jc w:val="left"/>
        <w:rPr>
          <w:ins w:id="4976" w:author="Marco Petri" w:date="2020-12-22T22:05:00Z"/>
          <w:rFonts w:ascii="Courier New" w:eastAsia="Times New Roman" w:hAnsi="Courier New" w:cs="Courier New"/>
          <w:color w:val="000000"/>
          <w:sz w:val="16"/>
          <w:szCs w:val="16"/>
          <w:lang w:val="en-GB" w:eastAsia="en-GB"/>
          <w:rPrChange w:id="4977" w:author="Marco Petri" w:date="2020-12-22T22:07:00Z">
            <w:rPr>
              <w:ins w:id="4978" w:author="Marco Petri" w:date="2020-12-22T22:05:00Z"/>
              <w:rFonts w:ascii="Courier New" w:eastAsia="Times New Roman" w:hAnsi="Courier New" w:cs="Courier New"/>
              <w:color w:val="000000"/>
              <w:sz w:val="20"/>
              <w:szCs w:val="20"/>
              <w:lang w:val="en-GB" w:eastAsia="en-GB"/>
            </w:rPr>
          </w:rPrChange>
        </w:rPr>
      </w:pPr>
      <w:ins w:id="4979" w:author="Marco Petri" w:date="2020-12-22T22:05:00Z">
        <w:r w:rsidRPr="00FE56D0">
          <w:rPr>
            <w:rFonts w:ascii="Courier New" w:eastAsia="Times New Roman" w:hAnsi="Courier New" w:cs="Courier New"/>
            <w:color w:val="000000"/>
            <w:sz w:val="16"/>
            <w:szCs w:val="16"/>
            <w:lang w:val="en-GB" w:eastAsia="en-GB"/>
            <w:rPrChange w:id="498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98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4982" w:author="Marco Petri" w:date="2020-12-22T22:07:00Z">
              <w:rPr>
                <w:rFonts w:ascii="Courier New" w:eastAsia="Times New Roman" w:hAnsi="Courier New" w:cs="Courier New"/>
                <w:color w:val="000000"/>
                <w:sz w:val="20"/>
                <w:szCs w:val="20"/>
                <w:lang w:val="en-GB" w:eastAsia="en-GB"/>
              </w:rPr>
            </w:rPrChange>
          </w:rPr>
          <w:t xml:space="preserve"> q1,q2:Queue , t:Time |</w:t>
        </w:r>
      </w:ins>
    </w:p>
    <w:p w14:paraId="52757163" w14:textId="77777777" w:rsidR="00E250F6" w:rsidRPr="00FE56D0" w:rsidRDefault="00E250F6" w:rsidP="00E250F6">
      <w:pPr>
        <w:shd w:val="clear" w:color="auto" w:fill="FFFFFF"/>
        <w:spacing w:line="240" w:lineRule="auto"/>
        <w:jc w:val="left"/>
        <w:rPr>
          <w:ins w:id="4983" w:author="Marco Petri" w:date="2020-12-22T22:05:00Z"/>
          <w:rFonts w:ascii="Courier New" w:eastAsia="Times New Roman" w:hAnsi="Courier New" w:cs="Courier New"/>
          <w:color w:val="000000"/>
          <w:sz w:val="16"/>
          <w:szCs w:val="16"/>
          <w:lang w:val="en-GB" w:eastAsia="en-GB"/>
          <w:rPrChange w:id="4984" w:author="Marco Petri" w:date="2020-12-22T22:07:00Z">
            <w:rPr>
              <w:ins w:id="4985" w:author="Marco Petri" w:date="2020-12-22T22:05:00Z"/>
              <w:rFonts w:ascii="Courier New" w:eastAsia="Times New Roman" w:hAnsi="Courier New" w:cs="Courier New"/>
              <w:color w:val="000000"/>
              <w:sz w:val="20"/>
              <w:szCs w:val="20"/>
              <w:lang w:val="en-GB" w:eastAsia="en-GB"/>
            </w:rPr>
          </w:rPrChange>
        </w:rPr>
      </w:pPr>
      <w:ins w:id="4986" w:author="Marco Petri" w:date="2020-12-22T22:05:00Z">
        <w:r w:rsidRPr="00FE56D0">
          <w:rPr>
            <w:rFonts w:ascii="Courier New" w:eastAsia="Times New Roman" w:hAnsi="Courier New" w:cs="Courier New"/>
            <w:color w:val="000000"/>
            <w:sz w:val="16"/>
            <w:szCs w:val="16"/>
            <w:lang w:val="en-GB" w:eastAsia="en-GB"/>
            <w:rPrChange w:id="4987" w:author="Marco Petri" w:date="2020-12-22T22:07:00Z">
              <w:rPr>
                <w:rFonts w:ascii="Courier New" w:eastAsia="Times New Roman" w:hAnsi="Courier New" w:cs="Courier New"/>
                <w:color w:val="000000"/>
                <w:sz w:val="20"/>
                <w:szCs w:val="20"/>
                <w:lang w:val="en-GB" w:eastAsia="en-GB"/>
              </w:rPr>
            </w:rPrChange>
          </w:rPr>
          <w:t xml:space="preserve">        disjointQueues[q1,q2,t] </w:t>
        </w:r>
        <w:r w:rsidRPr="00FE56D0">
          <w:rPr>
            <w:rFonts w:ascii="Courier New" w:eastAsia="Times New Roman" w:hAnsi="Courier New" w:cs="Courier New"/>
            <w:b/>
            <w:bCs/>
            <w:color w:val="0000FF"/>
            <w:sz w:val="16"/>
            <w:szCs w:val="16"/>
            <w:lang w:val="en-GB" w:eastAsia="en-GB"/>
            <w:rPrChange w:id="4988" w:author="Marco Petri" w:date="2020-12-22T22:07:00Z">
              <w:rPr>
                <w:rFonts w:ascii="Courier New" w:eastAsia="Times New Roman" w:hAnsi="Courier New" w:cs="Courier New"/>
                <w:b/>
                <w:bCs/>
                <w:color w:val="0000FF"/>
                <w:sz w:val="20"/>
                <w:szCs w:val="20"/>
                <w:lang w:val="en-GB" w:eastAsia="en-GB"/>
              </w:rPr>
            </w:rPrChange>
          </w:rPr>
          <w:t>and</w:t>
        </w:r>
      </w:ins>
    </w:p>
    <w:p w14:paraId="7E8BBDD9" w14:textId="77777777" w:rsidR="00E250F6" w:rsidRPr="00FE56D0" w:rsidRDefault="00E250F6" w:rsidP="00E250F6">
      <w:pPr>
        <w:shd w:val="clear" w:color="auto" w:fill="FFFFFF"/>
        <w:spacing w:line="240" w:lineRule="auto"/>
        <w:jc w:val="left"/>
        <w:rPr>
          <w:ins w:id="4989" w:author="Marco Petri" w:date="2020-12-22T22:05:00Z"/>
          <w:rFonts w:ascii="Courier New" w:eastAsia="Times New Roman" w:hAnsi="Courier New" w:cs="Courier New"/>
          <w:color w:val="000000"/>
          <w:sz w:val="16"/>
          <w:szCs w:val="16"/>
          <w:lang w:val="en-GB" w:eastAsia="en-GB"/>
          <w:rPrChange w:id="4990" w:author="Marco Petri" w:date="2020-12-22T22:07:00Z">
            <w:rPr>
              <w:ins w:id="4991" w:author="Marco Petri" w:date="2020-12-22T22:05:00Z"/>
              <w:rFonts w:ascii="Courier New" w:eastAsia="Times New Roman" w:hAnsi="Courier New" w:cs="Courier New"/>
              <w:color w:val="000000"/>
              <w:sz w:val="20"/>
              <w:szCs w:val="20"/>
              <w:lang w:val="en-GB" w:eastAsia="en-GB"/>
            </w:rPr>
          </w:rPrChange>
        </w:rPr>
      </w:pPr>
      <w:ins w:id="4992" w:author="Marco Petri" w:date="2020-12-22T22:05:00Z">
        <w:r w:rsidRPr="00FE56D0">
          <w:rPr>
            <w:rFonts w:ascii="Courier New" w:eastAsia="Times New Roman" w:hAnsi="Courier New" w:cs="Courier New"/>
            <w:color w:val="000000"/>
            <w:sz w:val="16"/>
            <w:szCs w:val="16"/>
            <w:lang w:val="en-GB" w:eastAsia="en-GB"/>
            <w:rPrChange w:id="4993" w:author="Marco Petri" w:date="2020-12-22T22:07:00Z">
              <w:rPr>
                <w:rFonts w:ascii="Courier New" w:eastAsia="Times New Roman" w:hAnsi="Courier New" w:cs="Courier New"/>
                <w:color w:val="000000"/>
                <w:sz w:val="20"/>
                <w:szCs w:val="20"/>
                <w:lang w:val="en-GB" w:eastAsia="en-GB"/>
              </w:rPr>
            </w:rPrChange>
          </w:rPr>
          <w:t xml:space="preserve">        (some c:Customer, qt:QueueTicket | leaveQueue[q1,c,qt,t])</w:t>
        </w:r>
      </w:ins>
    </w:p>
    <w:p w14:paraId="51FF3AB2" w14:textId="77777777" w:rsidR="00E250F6" w:rsidRPr="00FE56D0" w:rsidRDefault="00E250F6" w:rsidP="00E250F6">
      <w:pPr>
        <w:shd w:val="clear" w:color="auto" w:fill="FFFFFF"/>
        <w:spacing w:line="240" w:lineRule="auto"/>
        <w:jc w:val="left"/>
        <w:rPr>
          <w:ins w:id="4994" w:author="Marco Petri" w:date="2020-12-22T22:05:00Z"/>
          <w:rFonts w:ascii="Courier New" w:eastAsia="Times New Roman" w:hAnsi="Courier New" w:cs="Courier New"/>
          <w:color w:val="000000"/>
          <w:sz w:val="16"/>
          <w:szCs w:val="16"/>
          <w:lang w:val="en-GB" w:eastAsia="en-GB"/>
          <w:rPrChange w:id="4995" w:author="Marco Petri" w:date="2020-12-22T22:07:00Z">
            <w:rPr>
              <w:ins w:id="4996" w:author="Marco Petri" w:date="2020-12-22T22:05:00Z"/>
              <w:rFonts w:ascii="Courier New" w:eastAsia="Times New Roman" w:hAnsi="Courier New" w:cs="Courier New"/>
              <w:color w:val="000000"/>
              <w:sz w:val="20"/>
              <w:szCs w:val="20"/>
              <w:lang w:val="en-GB" w:eastAsia="en-GB"/>
            </w:rPr>
          </w:rPrChange>
        </w:rPr>
      </w:pPr>
      <w:ins w:id="4997" w:author="Marco Petri" w:date="2020-12-22T22:05:00Z">
        <w:r w:rsidRPr="00FE56D0">
          <w:rPr>
            <w:rFonts w:ascii="Courier New" w:eastAsia="Times New Roman" w:hAnsi="Courier New" w:cs="Courier New"/>
            <w:color w:val="000000"/>
            <w:sz w:val="16"/>
            <w:szCs w:val="16"/>
            <w:lang w:val="en-GB" w:eastAsia="en-GB"/>
            <w:rPrChange w:id="499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4999" w:author="Marco Petri" w:date="2020-12-22T22:07:00Z">
              <w:rPr>
                <w:rFonts w:ascii="Courier New" w:eastAsia="Times New Roman" w:hAnsi="Courier New" w:cs="Courier New"/>
                <w:b/>
                <w:bCs/>
                <w:color w:val="0000FF"/>
                <w:sz w:val="20"/>
                <w:szCs w:val="20"/>
                <w:lang w:val="en-GB" w:eastAsia="en-GB"/>
              </w:rPr>
            </w:rPrChange>
          </w:rPr>
          <w:t>implies</w:t>
        </w:r>
      </w:ins>
    </w:p>
    <w:p w14:paraId="477BAB16" w14:textId="77777777" w:rsidR="00E250F6" w:rsidRPr="00FE56D0" w:rsidRDefault="00E250F6" w:rsidP="00E250F6">
      <w:pPr>
        <w:shd w:val="clear" w:color="auto" w:fill="FFFFFF"/>
        <w:spacing w:line="240" w:lineRule="auto"/>
        <w:jc w:val="left"/>
        <w:rPr>
          <w:ins w:id="5000" w:author="Marco Petri" w:date="2020-12-22T22:05:00Z"/>
          <w:rFonts w:ascii="Courier New" w:eastAsia="Times New Roman" w:hAnsi="Courier New" w:cs="Courier New"/>
          <w:color w:val="000000"/>
          <w:sz w:val="16"/>
          <w:szCs w:val="16"/>
          <w:lang w:val="en-GB" w:eastAsia="en-GB"/>
          <w:rPrChange w:id="5001" w:author="Marco Petri" w:date="2020-12-22T22:07:00Z">
            <w:rPr>
              <w:ins w:id="5002" w:author="Marco Petri" w:date="2020-12-22T22:05:00Z"/>
              <w:rFonts w:ascii="Courier New" w:eastAsia="Times New Roman" w:hAnsi="Courier New" w:cs="Courier New"/>
              <w:color w:val="000000"/>
              <w:sz w:val="20"/>
              <w:szCs w:val="20"/>
              <w:lang w:val="en-GB" w:eastAsia="en-GB"/>
            </w:rPr>
          </w:rPrChange>
        </w:rPr>
      </w:pPr>
      <w:ins w:id="5003" w:author="Marco Petri" w:date="2020-12-22T22:05:00Z">
        <w:r w:rsidRPr="00FE56D0">
          <w:rPr>
            <w:rFonts w:ascii="Courier New" w:eastAsia="Times New Roman" w:hAnsi="Courier New" w:cs="Courier New"/>
            <w:color w:val="000000"/>
            <w:sz w:val="16"/>
            <w:szCs w:val="16"/>
            <w:lang w:val="en-GB" w:eastAsia="en-GB"/>
            <w:rPrChange w:id="5004" w:author="Marco Petri" w:date="2020-12-22T22:07:00Z">
              <w:rPr>
                <w:rFonts w:ascii="Courier New" w:eastAsia="Times New Roman" w:hAnsi="Courier New" w:cs="Courier New"/>
                <w:color w:val="000000"/>
                <w:sz w:val="20"/>
                <w:szCs w:val="20"/>
                <w:lang w:val="en-GB" w:eastAsia="en-GB"/>
              </w:rPr>
            </w:rPrChange>
          </w:rPr>
          <w:t xml:space="preserve">        disjointQueues[q1,q2,t.next]</w:t>
        </w:r>
      </w:ins>
    </w:p>
    <w:p w14:paraId="6E5F3E76" w14:textId="77777777" w:rsidR="00E250F6" w:rsidRPr="00FE56D0" w:rsidRDefault="00E250F6" w:rsidP="00E250F6">
      <w:pPr>
        <w:shd w:val="clear" w:color="auto" w:fill="FFFFFF"/>
        <w:spacing w:line="240" w:lineRule="auto"/>
        <w:jc w:val="left"/>
        <w:rPr>
          <w:ins w:id="5005" w:author="Marco Petri" w:date="2020-12-22T22:05:00Z"/>
          <w:rFonts w:ascii="Courier New" w:eastAsia="Times New Roman" w:hAnsi="Courier New" w:cs="Courier New"/>
          <w:color w:val="000000"/>
          <w:sz w:val="16"/>
          <w:szCs w:val="16"/>
          <w:lang w:val="en-GB" w:eastAsia="en-GB"/>
          <w:rPrChange w:id="5006" w:author="Marco Petri" w:date="2020-12-22T22:07:00Z">
            <w:rPr>
              <w:ins w:id="5007" w:author="Marco Petri" w:date="2020-12-22T22:05:00Z"/>
              <w:rFonts w:ascii="Courier New" w:eastAsia="Times New Roman" w:hAnsi="Courier New" w:cs="Courier New"/>
              <w:color w:val="000000"/>
              <w:sz w:val="20"/>
              <w:szCs w:val="20"/>
              <w:lang w:val="en-GB" w:eastAsia="en-GB"/>
            </w:rPr>
          </w:rPrChange>
        </w:rPr>
      </w:pPr>
      <w:ins w:id="5008" w:author="Marco Petri" w:date="2020-12-22T22:05:00Z">
        <w:r w:rsidRPr="00FE56D0">
          <w:rPr>
            <w:rFonts w:ascii="Courier New" w:eastAsia="Times New Roman" w:hAnsi="Courier New" w:cs="Courier New"/>
            <w:color w:val="000000"/>
            <w:sz w:val="16"/>
            <w:szCs w:val="16"/>
            <w:lang w:val="en-GB" w:eastAsia="en-GB"/>
            <w:rPrChange w:id="5009" w:author="Marco Petri" w:date="2020-12-22T22:07:00Z">
              <w:rPr>
                <w:rFonts w:ascii="Courier New" w:eastAsia="Times New Roman" w:hAnsi="Courier New" w:cs="Courier New"/>
                <w:color w:val="000000"/>
                <w:sz w:val="20"/>
                <w:szCs w:val="20"/>
                <w:lang w:val="en-GB" w:eastAsia="en-GB"/>
              </w:rPr>
            </w:rPrChange>
          </w:rPr>
          <w:t>}</w:t>
        </w:r>
      </w:ins>
    </w:p>
    <w:p w14:paraId="56EC1C0B" w14:textId="77777777" w:rsidR="00E250F6" w:rsidRPr="00FE56D0" w:rsidRDefault="00E250F6" w:rsidP="00E250F6">
      <w:pPr>
        <w:shd w:val="clear" w:color="auto" w:fill="FFFFFF"/>
        <w:spacing w:line="240" w:lineRule="auto"/>
        <w:jc w:val="left"/>
        <w:rPr>
          <w:ins w:id="5010" w:author="Marco Petri" w:date="2020-12-22T22:05:00Z"/>
          <w:rFonts w:ascii="Courier New" w:eastAsia="Times New Roman" w:hAnsi="Courier New" w:cs="Courier New"/>
          <w:color w:val="000000"/>
          <w:sz w:val="16"/>
          <w:szCs w:val="16"/>
          <w:lang w:val="en-GB" w:eastAsia="en-GB"/>
          <w:rPrChange w:id="5011" w:author="Marco Petri" w:date="2020-12-22T22:07:00Z">
            <w:rPr>
              <w:ins w:id="5012" w:author="Marco Petri" w:date="2020-12-22T22:05:00Z"/>
              <w:rFonts w:ascii="Courier New" w:eastAsia="Times New Roman" w:hAnsi="Courier New" w:cs="Courier New"/>
              <w:color w:val="000000"/>
              <w:sz w:val="20"/>
              <w:szCs w:val="20"/>
              <w:lang w:val="en-GB" w:eastAsia="en-GB"/>
            </w:rPr>
          </w:rPrChange>
        </w:rPr>
      </w:pPr>
    </w:p>
    <w:p w14:paraId="3AFCB07B" w14:textId="77777777" w:rsidR="00E250F6" w:rsidRPr="00FE56D0" w:rsidRDefault="00E250F6" w:rsidP="00E250F6">
      <w:pPr>
        <w:shd w:val="clear" w:color="auto" w:fill="FFFFFF"/>
        <w:spacing w:line="240" w:lineRule="auto"/>
        <w:jc w:val="left"/>
        <w:rPr>
          <w:ins w:id="5013" w:author="Marco Petri" w:date="2020-12-22T22:05:00Z"/>
          <w:rFonts w:ascii="Courier New" w:eastAsia="Times New Roman" w:hAnsi="Courier New" w:cs="Courier New"/>
          <w:color w:val="008000"/>
          <w:sz w:val="16"/>
          <w:szCs w:val="16"/>
          <w:lang w:val="en-GB" w:eastAsia="en-GB"/>
          <w:rPrChange w:id="5014" w:author="Marco Petri" w:date="2020-12-22T22:07:00Z">
            <w:rPr>
              <w:ins w:id="5015" w:author="Marco Petri" w:date="2020-12-22T22:05:00Z"/>
              <w:rFonts w:ascii="Courier New" w:eastAsia="Times New Roman" w:hAnsi="Courier New" w:cs="Courier New"/>
              <w:color w:val="008000"/>
              <w:sz w:val="20"/>
              <w:szCs w:val="20"/>
              <w:lang w:val="en-GB" w:eastAsia="en-GB"/>
            </w:rPr>
          </w:rPrChange>
        </w:rPr>
      </w:pPr>
      <w:ins w:id="5016" w:author="Marco Petri" w:date="2020-12-22T22:05:00Z">
        <w:r w:rsidRPr="00FE56D0">
          <w:rPr>
            <w:rFonts w:ascii="Courier New" w:eastAsia="Times New Roman" w:hAnsi="Courier New" w:cs="Courier New"/>
            <w:color w:val="008000"/>
            <w:sz w:val="16"/>
            <w:szCs w:val="16"/>
            <w:lang w:val="en-GB" w:eastAsia="en-GB"/>
            <w:rPrChange w:id="5017" w:author="Marco Petri" w:date="2020-12-22T22:07:00Z">
              <w:rPr>
                <w:rFonts w:ascii="Courier New" w:eastAsia="Times New Roman" w:hAnsi="Courier New" w:cs="Courier New"/>
                <w:color w:val="008000"/>
                <w:sz w:val="20"/>
                <w:szCs w:val="20"/>
                <w:lang w:val="en-GB" w:eastAsia="en-GB"/>
              </w:rPr>
            </w:rPrChange>
          </w:rPr>
          <w:t>/*This assertion proves that any customer that is inside the store was</w:t>
        </w:r>
      </w:ins>
    </w:p>
    <w:p w14:paraId="0B0B3A66" w14:textId="77777777" w:rsidR="00E250F6" w:rsidRPr="00FE56D0" w:rsidRDefault="00E250F6" w:rsidP="00E250F6">
      <w:pPr>
        <w:shd w:val="clear" w:color="auto" w:fill="FFFFFF"/>
        <w:spacing w:line="240" w:lineRule="auto"/>
        <w:jc w:val="left"/>
        <w:rPr>
          <w:ins w:id="5018" w:author="Marco Petri" w:date="2020-12-22T22:05:00Z"/>
          <w:rFonts w:ascii="Courier New" w:eastAsia="Times New Roman" w:hAnsi="Courier New" w:cs="Courier New"/>
          <w:color w:val="000000"/>
          <w:sz w:val="16"/>
          <w:szCs w:val="16"/>
          <w:lang w:val="en-GB" w:eastAsia="en-GB"/>
          <w:rPrChange w:id="5019" w:author="Marco Petri" w:date="2020-12-22T22:07:00Z">
            <w:rPr>
              <w:ins w:id="5020" w:author="Marco Petri" w:date="2020-12-22T22:05:00Z"/>
              <w:rFonts w:ascii="Courier New" w:eastAsia="Times New Roman" w:hAnsi="Courier New" w:cs="Courier New"/>
              <w:color w:val="000000"/>
              <w:sz w:val="20"/>
              <w:szCs w:val="20"/>
              <w:lang w:val="en-GB" w:eastAsia="en-GB"/>
            </w:rPr>
          </w:rPrChange>
        </w:rPr>
      </w:pPr>
      <w:ins w:id="5021" w:author="Marco Petri" w:date="2020-12-22T22:05:00Z">
        <w:r w:rsidRPr="00FE56D0">
          <w:rPr>
            <w:rFonts w:ascii="Courier New" w:eastAsia="Times New Roman" w:hAnsi="Courier New" w:cs="Courier New"/>
            <w:color w:val="008000"/>
            <w:sz w:val="16"/>
            <w:szCs w:val="16"/>
            <w:lang w:val="en-GB" w:eastAsia="en-GB"/>
            <w:rPrChange w:id="5022" w:author="Marco Petri" w:date="2020-12-22T22:07:00Z">
              <w:rPr>
                <w:rFonts w:ascii="Courier New" w:eastAsia="Times New Roman" w:hAnsi="Courier New" w:cs="Courier New"/>
                <w:color w:val="008000"/>
                <w:sz w:val="20"/>
                <w:szCs w:val="20"/>
                <w:lang w:val="en-GB" w:eastAsia="en-GB"/>
              </w:rPr>
            </w:rPrChange>
          </w:rPr>
          <w:t xml:space="preserve">    checkedIn at some point*/</w:t>
        </w:r>
      </w:ins>
    </w:p>
    <w:p w14:paraId="48CC1B1E" w14:textId="77777777" w:rsidR="00E250F6" w:rsidRPr="00FE56D0" w:rsidRDefault="00E250F6" w:rsidP="00E250F6">
      <w:pPr>
        <w:shd w:val="clear" w:color="auto" w:fill="FFFFFF"/>
        <w:spacing w:line="240" w:lineRule="auto"/>
        <w:jc w:val="left"/>
        <w:rPr>
          <w:ins w:id="5023" w:author="Marco Petri" w:date="2020-12-22T22:05:00Z"/>
          <w:rFonts w:ascii="Courier New" w:eastAsia="Times New Roman" w:hAnsi="Courier New" w:cs="Courier New"/>
          <w:color w:val="000000"/>
          <w:sz w:val="16"/>
          <w:szCs w:val="16"/>
          <w:lang w:val="en-GB" w:eastAsia="en-GB"/>
          <w:rPrChange w:id="5024" w:author="Marco Petri" w:date="2020-12-22T22:07:00Z">
            <w:rPr>
              <w:ins w:id="5025" w:author="Marco Petri" w:date="2020-12-22T22:05:00Z"/>
              <w:rFonts w:ascii="Courier New" w:eastAsia="Times New Roman" w:hAnsi="Courier New" w:cs="Courier New"/>
              <w:color w:val="000000"/>
              <w:sz w:val="20"/>
              <w:szCs w:val="20"/>
              <w:lang w:val="en-GB" w:eastAsia="en-GB"/>
            </w:rPr>
          </w:rPrChange>
        </w:rPr>
      </w:pPr>
      <w:ins w:id="5026" w:author="Marco Petri" w:date="2020-12-22T22:05:00Z">
        <w:r w:rsidRPr="00FE56D0">
          <w:rPr>
            <w:rFonts w:ascii="Courier New" w:eastAsia="Times New Roman" w:hAnsi="Courier New" w:cs="Courier New"/>
            <w:b/>
            <w:bCs/>
            <w:color w:val="0000FF"/>
            <w:sz w:val="16"/>
            <w:szCs w:val="16"/>
            <w:lang w:val="en-GB" w:eastAsia="en-GB"/>
            <w:rPrChange w:id="5027"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5028" w:author="Marco Petri" w:date="2020-12-22T22:07:00Z">
              <w:rPr>
                <w:rFonts w:ascii="Courier New" w:eastAsia="Times New Roman" w:hAnsi="Courier New" w:cs="Courier New"/>
                <w:color w:val="000000"/>
                <w:sz w:val="20"/>
                <w:szCs w:val="20"/>
                <w:lang w:val="en-GB" w:eastAsia="en-GB"/>
              </w:rPr>
            </w:rPrChange>
          </w:rPr>
          <w:t xml:space="preserve"> NoUncheckedGuest{</w:t>
        </w:r>
      </w:ins>
    </w:p>
    <w:p w14:paraId="5939335A" w14:textId="77777777" w:rsidR="00E250F6" w:rsidRPr="00FE56D0" w:rsidRDefault="00E250F6" w:rsidP="00E250F6">
      <w:pPr>
        <w:shd w:val="clear" w:color="auto" w:fill="FFFFFF"/>
        <w:spacing w:line="240" w:lineRule="auto"/>
        <w:jc w:val="left"/>
        <w:rPr>
          <w:ins w:id="5029" w:author="Marco Petri" w:date="2020-12-22T22:05:00Z"/>
          <w:rFonts w:ascii="Courier New" w:eastAsia="Times New Roman" w:hAnsi="Courier New" w:cs="Courier New"/>
          <w:color w:val="000000"/>
          <w:sz w:val="16"/>
          <w:szCs w:val="16"/>
          <w:lang w:val="en-GB" w:eastAsia="en-GB"/>
          <w:rPrChange w:id="5030" w:author="Marco Petri" w:date="2020-12-22T22:07:00Z">
            <w:rPr>
              <w:ins w:id="5031" w:author="Marco Petri" w:date="2020-12-22T22:05:00Z"/>
              <w:rFonts w:ascii="Courier New" w:eastAsia="Times New Roman" w:hAnsi="Courier New" w:cs="Courier New"/>
              <w:color w:val="000000"/>
              <w:sz w:val="20"/>
              <w:szCs w:val="20"/>
              <w:lang w:val="en-GB" w:eastAsia="en-GB"/>
            </w:rPr>
          </w:rPrChange>
        </w:rPr>
      </w:pPr>
      <w:ins w:id="5032" w:author="Marco Petri" w:date="2020-12-22T22:05:00Z">
        <w:r w:rsidRPr="00FE56D0">
          <w:rPr>
            <w:rFonts w:ascii="Courier New" w:eastAsia="Times New Roman" w:hAnsi="Courier New" w:cs="Courier New"/>
            <w:color w:val="000000"/>
            <w:sz w:val="16"/>
            <w:szCs w:val="16"/>
            <w:lang w:val="en-GB" w:eastAsia="en-GB"/>
            <w:rPrChange w:id="503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034" w:author="Marco Petri" w:date="2020-12-22T22:07:00Z">
              <w:rPr>
                <w:rFonts w:ascii="Courier New" w:eastAsia="Times New Roman" w:hAnsi="Courier New" w:cs="Courier New"/>
                <w:color w:val="008000"/>
                <w:sz w:val="20"/>
                <w:szCs w:val="20"/>
                <w:lang w:val="en-GB" w:eastAsia="en-GB"/>
              </w:rPr>
            </w:rPrChange>
          </w:rPr>
          <w:t>/*Base Case: the property holds for an empty store*/</w:t>
        </w:r>
      </w:ins>
    </w:p>
    <w:p w14:paraId="0273DB4A" w14:textId="77777777" w:rsidR="00E250F6" w:rsidRPr="00FE56D0" w:rsidRDefault="00E250F6" w:rsidP="00E250F6">
      <w:pPr>
        <w:shd w:val="clear" w:color="auto" w:fill="FFFFFF"/>
        <w:spacing w:line="240" w:lineRule="auto"/>
        <w:jc w:val="left"/>
        <w:rPr>
          <w:ins w:id="5035" w:author="Marco Petri" w:date="2020-12-22T22:05:00Z"/>
          <w:rFonts w:ascii="Courier New" w:eastAsia="Times New Roman" w:hAnsi="Courier New" w:cs="Courier New"/>
          <w:color w:val="000000"/>
          <w:sz w:val="16"/>
          <w:szCs w:val="16"/>
          <w:lang w:val="en-GB" w:eastAsia="en-GB"/>
          <w:rPrChange w:id="5036" w:author="Marco Petri" w:date="2020-12-22T22:07:00Z">
            <w:rPr>
              <w:ins w:id="5037" w:author="Marco Petri" w:date="2020-12-22T22:05:00Z"/>
              <w:rFonts w:ascii="Courier New" w:eastAsia="Times New Roman" w:hAnsi="Courier New" w:cs="Courier New"/>
              <w:color w:val="000000"/>
              <w:sz w:val="20"/>
              <w:szCs w:val="20"/>
              <w:lang w:val="en-GB" w:eastAsia="en-GB"/>
            </w:rPr>
          </w:rPrChange>
        </w:rPr>
      </w:pPr>
      <w:ins w:id="5038" w:author="Marco Petri" w:date="2020-12-22T22:05:00Z">
        <w:r w:rsidRPr="00FE56D0">
          <w:rPr>
            <w:rFonts w:ascii="Courier New" w:eastAsia="Times New Roman" w:hAnsi="Courier New" w:cs="Courier New"/>
            <w:color w:val="000000"/>
            <w:sz w:val="16"/>
            <w:szCs w:val="16"/>
            <w:lang w:val="en-GB" w:eastAsia="en-GB"/>
            <w:rPrChange w:id="503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04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041"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31B06653" w14:textId="77777777" w:rsidR="00E250F6" w:rsidRPr="00FE56D0" w:rsidRDefault="00E250F6" w:rsidP="00E250F6">
      <w:pPr>
        <w:shd w:val="clear" w:color="auto" w:fill="FFFFFF"/>
        <w:spacing w:line="240" w:lineRule="auto"/>
        <w:jc w:val="left"/>
        <w:rPr>
          <w:ins w:id="5042" w:author="Marco Petri" w:date="2020-12-22T22:05:00Z"/>
          <w:rFonts w:ascii="Courier New" w:eastAsia="Times New Roman" w:hAnsi="Courier New" w:cs="Courier New"/>
          <w:color w:val="000000"/>
          <w:sz w:val="16"/>
          <w:szCs w:val="16"/>
          <w:lang w:val="en-GB" w:eastAsia="en-GB"/>
          <w:rPrChange w:id="5043" w:author="Marco Petri" w:date="2020-12-22T22:07:00Z">
            <w:rPr>
              <w:ins w:id="5044" w:author="Marco Petri" w:date="2020-12-22T22:05:00Z"/>
              <w:rFonts w:ascii="Courier New" w:eastAsia="Times New Roman" w:hAnsi="Courier New" w:cs="Courier New"/>
              <w:color w:val="000000"/>
              <w:sz w:val="20"/>
              <w:szCs w:val="20"/>
              <w:lang w:val="en-GB" w:eastAsia="en-GB"/>
            </w:rPr>
          </w:rPrChange>
        </w:rPr>
      </w:pPr>
      <w:ins w:id="5045" w:author="Marco Petri" w:date="2020-12-22T22:05:00Z">
        <w:r w:rsidRPr="00FE56D0">
          <w:rPr>
            <w:rFonts w:ascii="Courier New" w:eastAsia="Times New Roman" w:hAnsi="Courier New" w:cs="Courier New"/>
            <w:color w:val="000000"/>
            <w:sz w:val="16"/>
            <w:szCs w:val="16"/>
            <w:lang w:val="en-GB" w:eastAsia="en-GB"/>
            <w:rPrChange w:id="5046" w:author="Marco Petri" w:date="2020-12-22T22:07:00Z">
              <w:rPr>
                <w:rFonts w:ascii="Courier New" w:eastAsia="Times New Roman" w:hAnsi="Courier New" w:cs="Courier New"/>
                <w:color w:val="000000"/>
                <w:sz w:val="20"/>
                <w:szCs w:val="20"/>
                <w:lang w:val="en-GB" w:eastAsia="en-GB"/>
              </w:rPr>
            </w:rPrChange>
          </w:rPr>
          <w:t xml:space="preserve">        #s.storeCustomersInStore = </w:t>
        </w:r>
        <w:r w:rsidRPr="00FE56D0">
          <w:rPr>
            <w:rFonts w:ascii="Courier New" w:eastAsia="Times New Roman" w:hAnsi="Courier New" w:cs="Courier New"/>
            <w:color w:val="FF0000"/>
            <w:sz w:val="16"/>
            <w:szCs w:val="16"/>
            <w:lang w:val="en-GB" w:eastAsia="en-GB"/>
            <w:rPrChange w:id="5047" w:author="Marco Petri" w:date="2020-12-22T22:07:00Z">
              <w:rPr>
                <w:rFonts w:ascii="Courier New" w:eastAsia="Times New Roman" w:hAnsi="Courier New" w:cs="Courier New"/>
                <w:color w:val="FF0000"/>
                <w:sz w:val="20"/>
                <w:szCs w:val="20"/>
                <w:lang w:val="en-GB" w:eastAsia="en-GB"/>
              </w:rPr>
            </w:rPrChange>
          </w:rPr>
          <w:t>0</w:t>
        </w:r>
      </w:ins>
    </w:p>
    <w:p w14:paraId="575239B9" w14:textId="77777777" w:rsidR="00E250F6" w:rsidRPr="00FE56D0" w:rsidRDefault="00E250F6" w:rsidP="00E250F6">
      <w:pPr>
        <w:shd w:val="clear" w:color="auto" w:fill="FFFFFF"/>
        <w:spacing w:line="240" w:lineRule="auto"/>
        <w:jc w:val="left"/>
        <w:rPr>
          <w:ins w:id="5048" w:author="Marco Petri" w:date="2020-12-22T22:05:00Z"/>
          <w:rFonts w:ascii="Courier New" w:eastAsia="Times New Roman" w:hAnsi="Courier New" w:cs="Courier New"/>
          <w:color w:val="000000"/>
          <w:sz w:val="16"/>
          <w:szCs w:val="16"/>
          <w:lang w:val="en-GB" w:eastAsia="en-GB"/>
          <w:rPrChange w:id="5049" w:author="Marco Petri" w:date="2020-12-22T22:07:00Z">
            <w:rPr>
              <w:ins w:id="5050" w:author="Marco Petri" w:date="2020-12-22T22:05:00Z"/>
              <w:rFonts w:ascii="Courier New" w:eastAsia="Times New Roman" w:hAnsi="Courier New" w:cs="Courier New"/>
              <w:color w:val="000000"/>
              <w:sz w:val="20"/>
              <w:szCs w:val="20"/>
              <w:lang w:val="en-GB" w:eastAsia="en-GB"/>
            </w:rPr>
          </w:rPrChange>
        </w:rPr>
      </w:pPr>
      <w:ins w:id="5051" w:author="Marco Petri" w:date="2020-12-22T22:05:00Z">
        <w:r w:rsidRPr="00FE56D0">
          <w:rPr>
            <w:rFonts w:ascii="Courier New" w:eastAsia="Times New Roman" w:hAnsi="Courier New" w:cs="Courier New"/>
            <w:color w:val="000000"/>
            <w:sz w:val="16"/>
            <w:szCs w:val="16"/>
            <w:lang w:val="en-GB" w:eastAsia="en-GB"/>
            <w:rPrChange w:id="505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053" w:author="Marco Petri" w:date="2020-12-22T22:07:00Z">
              <w:rPr>
                <w:rFonts w:ascii="Courier New" w:eastAsia="Times New Roman" w:hAnsi="Courier New" w:cs="Courier New"/>
                <w:b/>
                <w:bCs/>
                <w:color w:val="0000FF"/>
                <w:sz w:val="20"/>
                <w:szCs w:val="20"/>
                <w:lang w:val="en-GB" w:eastAsia="en-GB"/>
              </w:rPr>
            </w:rPrChange>
          </w:rPr>
          <w:t>implies</w:t>
        </w:r>
      </w:ins>
    </w:p>
    <w:p w14:paraId="087D4833" w14:textId="77777777" w:rsidR="00E250F6" w:rsidRPr="00FE56D0" w:rsidRDefault="00E250F6" w:rsidP="00E250F6">
      <w:pPr>
        <w:shd w:val="clear" w:color="auto" w:fill="FFFFFF"/>
        <w:spacing w:line="240" w:lineRule="auto"/>
        <w:jc w:val="left"/>
        <w:rPr>
          <w:ins w:id="5054" w:author="Marco Petri" w:date="2020-12-22T22:05:00Z"/>
          <w:rFonts w:ascii="Courier New" w:eastAsia="Times New Roman" w:hAnsi="Courier New" w:cs="Courier New"/>
          <w:color w:val="000000"/>
          <w:sz w:val="16"/>
          <w:szCs w:val="16"/>
          <w:lang w:val="en-GB" w:eastAsia="en-GB"/>
          <w:rPrChange w:id="5055" w:author="Marco Petri" w:date="2020-12-22T22:07:00Z">
            <w:rPr>
              <w:ins w:id="5056" w:author="Marco Petri" w:date="2020-12-22T22:05:00Z"/>
              <w:rFonts w:ascii="Courier New" w:eastAsia="Times New Roman" w:hAnsi="Courier New" w:cs="Courier New"/>
              <w:color w:val="000000"/>
              <w:sz w:val="20"/>
              <w:szCs w:val="20"/>
              <w:lang w:val="en-GB" w:eastAsia="en-GB"/>
            </w:rPr>
          </w:rPrChange>
        </w:rPr>
      </w:pPr>
      <w:ins w:id="5057" w:author="Marco Petri" w:date="2020-12-22T22:05:00Z">
        <w:r w:rsidRPr="00FE56D0">
          <w:rPr>
            <w:rFonts w:ascii="Courier New" w:eastAsia="Times New Roman" w:hAnsi="Courier New" w:cs="Courier New"/>
            <w:color w:val="000000"/>
            <w:sz w:val="16"/>
            <w:szCs w:val="16"/>
            <w:lang w:val="en-GB" w:eastAsia="en-GB"/>
            <w:rPrChange w:id="5058" w:author="Marco Petri" w:date="2020-12-22T22:07:00Z">
              <w:rPr>
                <w:rFonts w:ascii="Courier New" w:eastAsia="Times New Roman" w:hAnsi="Courier New" w:cs="Courier New"/>
                <w:color w:val="000000"/>
                <w:sz w:val="20"/>
                <w:szCs w:val="20"/>
                <w:lang w:val="en-GB" w:eastAsia="en-GB"/>
              </w:rPr>
            </w:rPrChange>
          </w:rPr>
          <w:t xml:space="preserve">        allGuestsChecked[s,t]</w:t>
        </w:r>
      </w:ins>
    </w:p>
    <w:p w14:paraId="494785C6" w14:textId="77777777" w:rsidR="00E250F6" w:rsidRPr="00FE56D0" w:rsidRDefault="00E250F6" w:rsidP="00E250F6">
      <w:pPr>
        <w:shd w:val="clear" w:color="auto" w:fill="FFFFFF"/>
        <w:spacing w:line="240" w:lineRule="auto"/>
        <w:jc w:val="left"/>
        <w:rPr>
          <w:ins w:id="5059" w:author="Marco Petri" w:date="2020-12-22T22:05:00Z"/>
          <w:rFonts w:ascii="Courier New" w:eastAsia="Times New Roman" w:hAnsi="Courier New" w:cs="Courier New"/>
          <w:color w:val="000000"/>
          <w:sz w:val="16"/>
          <w:szCs w:val="16"/>
          <w:lang w:val="en-GB" w:eastAsia="en-GB"/>
          <w:rPrChange w:id="5060" w:author="Marco Petri" w:date="2020-12-22T22:07:00Z">
            <w:rPr>
              <w:ins w:id="5061" w:author="Marco Petri" w:date="2020-12-22T22:05:00Z"/>
              <w:rFonts w:ascii="Courier New" w:eastAsia="Times New Roman" w:hAnsi="Courier New" w:cs="Courier New"/>
              <w:color w:val="000000"/>
              <w:sz w:val="20"/>
              <w:szCs w:val="20"/>
              <w:lang w:val="en-GB" w:eastAsia="en-GB"/>
            </w:rPr>
          </w:rPrChange>
        </w:rPr>
      </w:pPr>
      <w:ins w:id="5062" w:author="Marco Petri" w:date="2020-12-22T22:05:00Z">
        <w:r w:rsidRPr="00FE56D0">
          <w:rPr>
            <w:rFonts w:ascii="Courier New" w:eastAsia="Times New Roman" w:hAnsi="Courier New" w:cs="Courier New"/>
            <w:color w:val="000000"/>
            <w:sz w:val="16"/>
            <w:szCs w:val="16"/>
            <w:lang w:val="en-GB" w:eastAsia="en-GB"/>
            <w:rPrChange w:id="5063" w:author="Marco Petri" w:date="2020-12-22T22:07:00Z">
              <w:rPr>
                <w:rFonts w:ascii="Courier New" w:eastAsia="Times New Roman" w:hAnsi="Courier New" w:cs="Courier New"/>
                <w:color w:val="000000"/>
                <w:sz w:val="20"/>
                <w:szCs w:val="20"/>
                <w:lang w:val="en-GB" w:eastAsia="en-GB"/>
              </w:rPr>
            </w:rPrChange>
          </w:rPr>
          <w:t xml:space="preserve">    </w:t>
        </w:r>
      </w:ins>
    </w:p>
    <w:p w14:paraId="57E3CE13" w14:textId="77777777" w:rsidR="00E250F6" w:rsidRPr="00FE56D0" w:rsidRDefault="00E250F6" w:rsidP="00E250F6">
      <w:pPr>
        <w:shd w:val="clear" w:color="auto" w:fill="FFFFFF"/>
        <w:spacing w:line="240" w:lineRule="auto"/>
        <w:jc w:val="left"/>
        <w:rPr>
          <w:ins w:id="5064" w:author="Marco Petri" w:date="2020-12-22T22:05:00Z"/>
          <w:rFonts w:ascii="Courier New" w:eastAsia="Times New Roman" w:hAnsi="Courier New" w:cs="Courier New"/>
          <w:color w:val="008000"/>
          <w:sz w:val="16"/>
          <w:szCs w:val="16"/>
          <w:lang w:val="en-GB" w:eastAsia="en-GB"/>
          <w:rPrChange w:id="5065" w:author="Marco Petri" w:date="2020-12-22T22:07:00Z">
            <w:rPr>
              <w:ins w:id="5066" w:author="Marco Petri" w:date="2020-12-22T22:05:00Z"/>
              <w:rFonts w:ascii="Courier New" w:eastAsia="Times New Roman" w:hAnsi="Courier New" w:cs="Courier New"/>
              <w:color w:val="008000"/>
              <w:sz w:val="20"/>
              <w:szCs w:val="20"/>
              <w:lang w:val="en-GB" w:eastAsia="en-GB"/>
            </w:rPr>
          </w:rPrChange>
        </w:rPr>
      </w:pPr>
      <w:ins w:id="5067" w:author="Marco Petri" w:date="2020-12-22T22:05:00Z">
        <w:r w:rsidRPr="00FE56D0">
          <w:rPr>
            <w:rFonts w:ascii="Courier New" w:eastAsia="Times New Roman" w:hAnsi="Courier New" w:cs="Courier New"/>
            <w:color w:val="000000"/>
            <w:sz w:val="16"/>
            <w:szCs w:val="16"/>
            <w:lang w:val="en-GB" w:eastAsia="en-GB"/>
            <w:rPrChange w:id="506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069" w:author="Marco Petri" w:date="2020-12-22T22:07:00Z">
              <w:rPr>
                <w:rFonts w:ascii="Courier New" w:eastAsia="Times New Roman" w:hAnsi="Courier New" w:cs="Courier New"/>
                <w:color w:val="008000"/>
                <w:sz w:val="20"/>
                <w:szCs w:val="20"/>
                <w:lang w:val="en-GB" w:eastAsia="en-GB"/>
              </w:rPr>
            </w:rPrChange>
          </w:rPr>
          <w:t>/*Inductive Steps: if we start from a consistent state, and some</w:t>
        </w:r>
      </w:ins>
    </w:p>
    <w:p w14:paraId="5965A43D" w14:textId="77777777" w:rsidR="00E250F6" w:rsidRPr="00FE56D0" w:rsidRDefault="00E250F6" w:rsidP="00E250F6">
      <w:pPr>
        <w:shd w:val="clear" w:color="auto" w:fill="FFFFFF"/>
        <w:spacing w:line="240" w:lineRule="auto"/>
        <w:jc w:val="left"/>
        <w:rPr>
          <w:ins w:id="5070" w:author="Marco Petri" w:date="2020-12-22T22:05:00Z"/>
          <w:rFonts w:ascii="Courier New" w:eastAsia="Times New Roman" w:hAnsi="Courier New" w:cs="Courier New"/>
          <w:color w:val="000000"/>
          <w:sz w:val="16"/>
          <w:szCs w:val="16"/>
          <w:lang w:val="en-GB" w:eastAsia="en-GB"/>
          <w:rPrChange w:id="5071" w:author="Marco Petri" w:date="2020-12-22T22:07:00Z">
            <w:rPr>
              <w:ins w:id="5072" w:author="Marco Petri" w:date="2020-12-22T22:05:00Z"/>
              <w:rFonts w:ascii="Courier New" w:eastAsia="Times New Roman" w:hAnsi="Courier New" w:cs="Courier New"/>
              <w:color w:val="000000"/>
              <w:sz w:val="20"/>
              <w:szCs w:val="20"/>
              <w:lang w:val="en-GB" w:eastAsia="en-GB"/>
            </w:rPr>
          </w:rPrChange>
        </w:rPr>
      </w:pPr>
      <w:ins w:id="5073" w:author="Marco Petri" w:date="2020-12-22T22:05:00Z">
        <w:r w:rsidRPr="00FE56D0">
          <w:rPr>
            <w:rFonts w:ascii="Courier New" w:eastAsia="Times New Roman" w:hAnsi="Courier New" w:cs="Courier New"/>
            <w:color w:val="008000"/>
            <w:sz w:val="16"/>
            <w:szCs w:val="16"/>
            <w:lang w:val="en-GB" w:eastAsia="en-GB"/>
            <w:rPrChange w:id="5074" w:author="Marco Petri" w:date="2020-12-22T22:07:00Z">
              <w:rPr>
                <w:rFonts w:ascii="Courier New" w:eastAsia="Times New Roman" w:hAnsi="Courier New" w:cs="Courier New"/>
                <w:color w:val="008000"/>
                <w:sz w:val="20"/>
                <w:szCs w:val="20"/>
                <w:lang w:val="en-GB" w:eastAsia="en-GB"/>
              </w:rPr>
            </w:rPrChange>
          </w:rPr>
          <w:t xml:space="preserve">    customer enters the Store or leaves it, the property still holds*/</w:t>
        </w:r>
      </w:ins>
    </w:p>
    <w:p w14:paraId="2B5AA33C" w14:textId="77777777" w:rsidR="00E250F6" w:rsidRPr="00FE56D0" w:rsidRDefault="00E250F6" w:rsidP="00E250F6">
      <w:pPr>
        <w:shd w:val="clear" w:color="auto" w:fill="FFFFFF"/>
        <w:spacing w:line="240" w:lineRule="auto"/>
        <w:jc w:val="left"/>
        <w:rPr>
          <w:ins w:id="5075" w:author="Marco Petri" w:date="2020-12-22T22:05:00Z"/>
          <w:rFonts w:ascii="Courier New" w:eastAsia="Times New Roman" w:hAnsi="Courier New" w:cs="Courier New"/>
          <w:color w:val="000000"/>
          <w:sz w:val="16"/>
          <w:szCs w:val="16"/>
          <w:lang w:val="en-GB" w:eastAsia="en-GB"/>
          <w:rPrChange w:id="5076" w:author="Marco Petri" w:date="2020-12-22T22:07:00Z">
            <w:rPr>
              <w:ins w:id="5077" w:author="Marco Petri" w:date="2020-12-22T22:05:00Z"/>
              <w:rFonts w:ascii="Courier New" w:eastAsia="Times New Roman" w:hAnsi="Courier New" w:cs="Courier New"/>
              <w:color w:val="000000"/>
              <w:sz w:val="20"/>
              <w:szCs w:val="20"/>
              <w:lang w:val="en-GB" w:eastAsia="en-GB"/>
            </w:rPr>
          </w:rPrChange>
        </w:rPr>
      </w:pPr>
      <w:ins w:id="5078" w:author="Marco Petri" w:date="2020-12-22T22:05:00Z">
        <w:r w:rsidRPr="00FE56D0">
          <w:rPr>
            <w:rFonts w:ascii="Courier New" w:eastAsia="Times New Roman" w:hAnsi="Courier New" w:cs="Courier New"/>
            <w:color w:val="000000"/>
            <w:sz w:val="16"/>
            <w:szCs w:val="16"/>
            <w:lang w:val="en-GB" w:eastAsia="en-GB"/>
            <w:rPrChange w:id="507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08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081"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4F34FDED" w14:textId="77777777" w:rsidR="00E250F6" w:rsidRPr="00FE56D0" w:rsidRDefault="00E250F6" w:rsidP="00E250F6">
      <w:pPr>
        <w:shd w:val="clear" w:color="auto" w:fill="FFFFFF"/>
        <w:spacing w:line="240" w:lineRule="auto"/>
        <w:jc w:val="left"/>
        <w:rPr>
          <w:ins w:id="5082" w:author="Marco Petri" w:date="2020-12-22T22:05:00Z"/>
          <w:rFonts w:ascii="Courier New" w:eastAsia="Times New Roman" w:hAnsi="Courier New" w:cs="Courier New"/>
          <w:color w:val="000000"/>
          <w:sz w:val="16"/>
          <w:szCs w:val="16"/>
          <w:lang w:val="en-GB" w:eastAsia="en-GB"/>
          <w:rPrChange w:id="5083" w:author="Marco Petri" w:date="2020-12-22T22:07:00Z">
            <w:rPr>
              <w:ins w:id="5084" w:author="Marco Petri" w:date="2020-12-22T22:05:00Z"/>
              <w:rFonts w:ascii="Courier New" w:eastAsia="Times New Roman" w:hAnsi="Courier New" w:cs="Courier New"/>
              <w:color w:val="000000"/>
              <w:sz w:val="20"/>
              <w:szCs w:val="20"/>
              <w:lang w:val="en-GB" w:eastAsia="en-GB"/>
            </w:rPr>
          </w:rPrChange>
        </w:rPr>
      </w:pPr>
      <w:ins w:id="5085" w:author="Marco Petri" w:date="2020-12-22T22:05:00Z">
        <w:r w:rsidRPr="00FE56D0">
          <w:rPr>
            <w:rFonts w:ascii="Courier New" w:eastAsia="Times New Roman" w:hAnsi="Courier New" w:cs="Courier New"/>
            <w:color w:val="000000"/>
            <w:sz w:val="16"/>
            <w:szCs w:val="16"/>
            <w:lang w:val="en-GB" w:eastAsia="en-GB"/>
            <w:rPrChange w:id="5086" w:author="Marco Petri" w:date="2020-12-22T22:07:00Z">
              <w:rPr>
                <w:rFonts w:ascii="Courier New" w:eastAsia="Times New Roman" w:hAnsi="Courier New" w:cs="Courier New"/>
                <w:color w:val="000000"/>
                <w:sz w:val="20"/>
                <w:szCs w:val="20"/>
                <w:lang w:val="en-GB" w:eastAsia="en-GB"/>
              </w:rPr>
            </w:rPrChange>
          </w:rPr>
          <w:t xml:space="preserve">        allGuestsChecked[s,t] </w:t>
        </w:r>
        <w:r w:rsidRPr="00FE56D0">
          <w:rPr>
            <w:rFonts w:ascii="Courier New" w:eastAsia="Times New Roman" w:hAnsi="Courier New" w:cs="Courier New"/>
            <w:b/>
            <w:bCs/>
            <w:color w:val="0000FF"/>
            <w:sz w:val="16"/>
            <w:szCs w:val="16"/>
            <w:lang w:val="en-GB" w:eastAsia="en-GB"/>
            <w:rPrChange w:id="5087" w:author="Marco Petri" w:date="2020-12-22T22:07:00Z">
              <w:rPr>
                <w:rFonts w:ascii="Courier New" w:eastAsia="Times New Roman" w:hAnsi="Courier New" w:cs="Courier New"/>
                <w:b/>
                <w:bCs/>
                <w:color w:val="0000FF"/>
                <w:sz w:val="20"/>
                <w:szCs w:val="20"/>
                <w:lang w:val="en-GB" w:eastAsia="en-GB"/>
              </w:rPr>
            </w:rPrChange>
          </w:rPr>
          <w:t>and</w:t>
        </w:r>
      </w:ins>
    </w:p>
    <w:p w14:paraId="3EFE51BA" w14:textId="77777777" w:rsidR="00E250F6" w:rsidRPr="00FE56D0" w:rsidRDefault="00E250F6" w:rsidP="00E250F6">
      <w:pPr>
        <w:shd w:val="clear" w:color="auto" w:fill="FFFFFF"/>
        <w:spacing w:line="240" w:lineRule="auto"/>
        <w:jc w:val="left"/>
        <w:rPr>
          <w:ins w:id="5088" w:author="Marco Petri" w:date="2020-12-22T22:05:00Z"/>
          <w:rFonts w:ascii="Courier New" w:eastAsia="Times New Roman" w:hAnsi="Courier New" w:cs="Courier New"/>
          <w:color w:val="000000"/>
          <w:sz w:val="16"/>
          <w:szCs w:val="16"/>
          <w:lang w:val="en-GB" w:eastAsia="en-GB"/>
          <w:rPrChange w:id="5089" w:author="Marco Petri" w:date="2020-12-22T22:07:00Z">
            <w:rPr>
              <w:ins w:id="5090" w:author="Marco Petri" w:date="2020-12-22T22:05:00Z"/>
              <w:rFonts w:ascii="Courier New" w:eastAsia="Times New Roman" w:hAnsi="Courier New" w:cs="Courier New"/>
              <w:color w:val="000000"/>
              <w:sz w:val="20"/>
              <w:szCs w:val="20"/>
              <w:lang w:val="en-GB" w:eastAsia="en-GB"/>
            </w:rPr>
          </w:rPrChange>
        </w:rPr>
      </w:pPr>
      <w:ins w:id="5091" w:author="Marco Petri" w:date="2020-12-22T22:05:00Z">
        <w:r w:rsidRPr="00FE56D0">
          <w:rPr>
            <w:rFonts w:ascii="Courier New" w:eastAsia="Times New Roman" w:hAnsi="Courier New" w:cs="Courier New"/>
            <w:color w:val="000000"/>
            <w:sz w:val="16"/>
            <w:szCs w:val="16"/>
            <w:lang w:val="en-GB" w:eastAsia="en-GB"/>
            <w:rPrChange w:id="5092" w:author="Marco Petri" w:date="2020-12-22T22:07:00Z">
              <w:rPr>
                <w:rFonts w:ascii="Courier New" w:eastAsia="Times New Roman" w:hAnsi="Courier New" w:cs="Courier New"/>
                <w:color w:val="000000"/>
                <w:sz w:val="20"/>
                <w:szCs w:val="20"/>
                <w:lang w:val="en-GB" w:eastAsia="en-GB"/>
              </w:rPr>
            </w:rPrChange>
          </w:rPr>
          <w:t xml:space="preserve">        (some qt:QueueTicket | enterStoreQueue[s,qt,t])</w:t>
        </w:r>
      </w:ins>
    </w:p>
    <w:p w14:paraId="3D92243D" w14:textId="77777777" w:rsidR="00E250F6" w:rsidRPr="00FE56D0" w:rsidRDefault="00E250F6" w:rsidP="00E250F6">
      <w:pPr>
        <w:shd w:val="clear" w:color="auto" w:fill="FFFFFF"/>
        <w:spacing w:line="240" w:lineRule="auto"/>
        <w:jc w:val="left"/>
        <w:rPr>
          <w:ins w:id="5093" w:author="Marco Petri" w:date="2020-12-22T22:05:00Z"/>
          <w:rFonts w:ascii="Courier New" w:eastAsia="Times New Roman" w:hAnsi="Courier New" w:cs="Courier New"/>
          <w:color w:val="000000"/>
          <w:sz w:val="16"/>
          <w:szCs w:val="16"/>
          <w:lang w:val="en-GB" w:eastAsia="en-GB"/>
          <w:rPrChange w:id="5094" w:author="Marco Petri" w:date="2020-12-22T22:07:00Z">
            <w:rPr>
              <w:ins w:id="5095" w:author="Marco Petri" w:date="2020-12-22T22:05:00Z"/>
              <w:rFonts w:ascii="Courier New" w:eastAsia="Times New Roman" w:hAnsi="Courier New" w:cs="Courier New"/>
              <w:color w:val="000000"/>
              <w:sz w:val="20"/>
              <w:szCs w:val="20"/>
              <w:lang w:val="en-GB" w:eastAsia="en-GB"/>
            </w:rPr>
          </w:rPrChange>
        </w:rPr>
      </w:pPr>
      <w:ins w:id="5096" w:author="Marco Petri" w:date="2020-12-22T22:05:00Z">
        <w:r w:rsidRPr="00FE56D0">
          <w:rPr>
            <w:rFonts w:ascii="Courier New" w:eastAsia="Times New Roman" w:hAnsi="Courier New" w:cs="Courier New"/>
            <w:color w:val="000000"/>
            <w:sz w:val="16"/>
            <w:szCs w:val="16"/>
            <w:lang w:val="en-GB" w:eastAsia="en-GB"/>
            <w:rPrChange w:id="509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098" w:author="Marco Petri" w:date="2020-12-22T22:07:00Z">
              <w:rPr>
                <w:rFonts w:ascii="Courier New" w:eastAsia="Times New Roman" w:hAnsi="Courier New" w:cs="Courier New"/>
                <w:b/>
                <w:bCs/>
                <w:color w:val="0000FF"/>
                <w:sz w:val="20"/>
                <w:szCs w:val="20"/>
                <w:lang w:val="en-GB" w:eastAsia="en-GB"/>
              </w:rPr>
            </w:rPrChange>
          </w:rPr>
          <w:t>implies</w:t>
        </w:r>
      </w:ins>
    </w:p>
    <w:p w14:paraId="2A84FF92" w14:textId="77777777" w:rsidR="00E250F6" w:rsidRPr="00FE56D0" w:rsidRDefault="00E250F6" w:rsidP="00E250F6">
      <w:pPr>
        <w:shd w:val="clear" w:color="auto" w:fill="FFFFFF"/>
        <w:spacing w:line="240" w:lineRule="auto"/>
        <w:jc w:val="left"/>
        <w:rPr>
          <w:ins w:id="5099" w:author="Marco Petri" w:date="2020-12-22T22:05:00Z"/>
          <w:rFonts w:ascii="Courier New" w:eastAsia="Times New Roman" w:hAnsi="Courier New" w:cs="Courier New"/>
          <w:color w:val="000000"/>
          <w:sz w:val="16"/>
          <w:szCs w:val="16"/>
          <w:lang w:val="en-GB" w:eastAsia="en-GB"/>
          <w:rPrChange w:id="5100" w:author="Marco Petri" w:date="2020-12-22T22:07:00Z">
            <w:rPr>
              <w:ins w:id="5101" w:author="Marco Petri" w:date="2020-12-22T22:05:00Z"/>
              <w:rFonts w:ascii="Courier New" w:eastAsia="Times New Roman" w:hAnsi="Courier New" w:cs="Courier New"/>
              <w:color w:val="000000"/>
              <w:sz w:val="20"/>
              <w:szCs w:val="20"/>
              <w:lang w:val="en-GB" w:eastAsia="en-GB"/>
            </w:rPr>
          </w:rPrChange>
        </w:rPr>
      </w:pPr>
      <w:ins w:id="5102" w:author="Marco Petri" w:date="2020-12-22T22:05:00Z">
        <w:r w:rsidRPr="00FE56D0">
          <w:rPr>
            <w:rFonts w:ascii="Courier New" w:eastAsia="Times New Roman" w:hAnsi="Courier New" w:cs="Courier New"/>
            <w:color w:val="000000"/>
            <w:sz w:val="16"/>
            <w:szCs w:val="16"/>
            <w:lang w:val="en-GB" w:eastAsia="en-GB"/>
            <w:rPrChange w:id="5103" w:author="Marco Petri" w:date="2020-12-22T22:07:00Z">
              <w:rPr>
                <w:rFonts w:ascii="Courier New" w:eastAsia="Times New Roman" w:hAnsi="Courier New" w:cs="Courier New"/>
                <w:color w:val="000000"/>
                <w:sz w:val="20"/>
                <w:szCs w:val="20"/>
                <w:lang w:val="en-GB" w:eastAsia="en-GB"/>
              </w:rPr>
            </w:rPrChange>
          </w:rPr>
          <w:t xml:space="preserve">        allGuestsChecked[s,t.next]</w:t>
        </w:r>
      </w:ins>
    </w:p>
    <w:p w14:paraId="4B4D3B7C" w14:textId="77777777" w:rsidR="00E250F6" w:rsidRPr="00FE56D0" w:rsidRDefault="00E250F6" w:rsidP="00E250F6">
      <w:pPr>
        <w:shd w:val="clear" w:color="auto" w:fill="FFFFFF"/>
        <w:spacing w:line="240" w:lineRule="auto"/>
        <w:jc w:val="left"/>
        <w:rPr>
          <w:ins w:id="5104" w:author="Marco Petri" w:date="2020-12-22T22:05:00Z"/>
          <w:rFonts w:ascii="Courier New" w:eastAsia="Times New Roman" w:hAnsi="Courier New" w:cs="Courier New"/>
          <w:color w:val="000000"/>
          <w:sz w:val="16"/>
          <w:szCs w:val="16"/>
          <w:lang w:val="en-GB" w:eastAsia="en-GB"/>
          <w:rPrChange w:id="5105" w:author="Marco Petri" w:date="2020-12-22T22:07:00Z">
            <w:rPr>
              <w:ins w:id="5106" w:author="Marco Petri" w:date="2020-12-22T22:05:00Z"/>
              <w:rFonts w:ascii="Courier New" w:eastAsia="Times New Roman" w:hAnsi="Courier New" w:cs="Courier New"/>
              <w:color w:val="000000"/>
              <w:sz w:val="20"/>
              <w:szCs w:val="20"/>
              <w:lang w:val="en-GB" w:eastAsia="en-GB"/>
            </w:rPr>
          </w:rPrChange>
        </w:rPr>
      </w:pPr>
      <w:ins w:id="5107" w:author="Marco Petri" w:date="2020-12-22T22:05:00Z">
        <w:r w:rsidRPr="00FE56D0">
          <w:rPr>
            <w:rFonts w:ascii="Courier New" w:eastAsia="Times New Roman" w:hAnsi="Courier New" w:cs="Courier New"/>
            <w:color w:val="000000"/>
            <w:sz w:val="16"/>
            <w:szCs w:val="16"/>
            <w:lang w:val="en-GB" w:eastAsia="en-GB"/>
            <w:rPrChange w:id="510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109"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110"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6CEFEDC5" w14:textId="77777777" w:rsidR="00E250F6" w:rsidRPr="00FE56D0" w:rsidRDefault="00E250F6" w:rsidP="00E250F6">
      <w:pPr>
        <w:shd w:val="clear" w:color="auto" w:fill="FFFFFF"/>
        <w:spacing w:line="240" w:lineRule="auto"/>
        <w:jc w:val="left"/>
        <w:rPr>
          <w:ins w:id="5111" w:author="Marco Petri" w:date="2020-12-22T22:05:00Z"/>
          <w:rFonts w:ascii="Courier New" w:eastAsia="Times New Roman" w:hAnsi="Courier New" w:cs="Courier New"/>
          <w:color w:val="000000"/>
          <w:sz w:val="16"/>
          <w:szCs w:val="16"/>
          <w:lang w:val="en-GB" w:eastAsia="en-GB"/>
          <w:rPrChange w:id="5112" w:author="Marco Petri" w:date="2020-12-22T22:07:00Z">
            <w:rPr>
              <w:ins w:id="5113" w:author="Marco Petri" w:date="2020-12-22T22:05:00Z"/>
              <w:rFonts w:ascii="Courier New" w:eastAsia="Times New Roman" w:hAnsi="Courier New" w:cs="Courier New"/>
              <w:color w:val="000000"/>
              <w:sz w:val="20"/>
              <w:szCs w:val="20"/>
              <w:lang w:val="en-GB" w:eastAsia="en-GB"/>
            </w:rPr>
          </w:rPrChange>
        </w:rPr>
      </w:pPr>
      <w:ins w:id="5114" w:author="Marco Petri" w:date="2020-12-22T22:05:00Z">
        <w:r w:rsidRPr="00FE56D0">
          <w:rPr>
            <w:rFonts w:ascii="Courier New" w:eastAsia="Times New Roman" w:hAnsi="Courier New" w:cs="Courier New"/>
            <w:color w:val="000000"/>
            <w:sz w:val="16"/>
            <w:szCs w:val="16"/>
            <w:lang w:val="en-GB" w:eastAsia="en-GB"/>
            <w:rPrChange w:id="5115" w:author="Marco Petri" w:date="2020-12-22T22:07:00Z">
              <w:rPr>
                <w:rFonts w:ascii="Courier New" w:eastAsia="Times New Roman" w:hAnsi="Courier New" w:cs="Courier New"/>
                <w:color w:val="000000"/>
                <w:sz w:val="20"/>
                <w:szCs w:val="20"/>
                <w:lang w:val="en-GB" w:eastAsia="en-GB"/>
              </w:rPr>
            </w:rPrChange>
          </w:rPr>
          <w:t xml:space="preserve">        allGuestsChecked[s,t] </w:t>
        </w:r>
        <w:r w:rsidRPr="00FE56D0">
          <w:rPr>
            <w:rFonts w:ascii="Courier New" w:eastAsia="Times New Roman" w:hAnsi="Courier New" w:cs="Courier New"/>
            <w:b/>
            <w:bCs/>
            <w:color w:val="0000FF"/>
            <w:sz w:val="16"/>
            <w:szCs w:val="16"/>
            <w:lang w:val="en-GB" w:eastAsia="en-GB"/>
            <w:rPrChange w:id="5116" w:author="Marco Petri" w:date="2020-12-22T22:07:00Z">
              <w:rPr>
                <w:rFonts w:ascii="Courier New" w:eastAsia="Times New Roman" w:hAnsi="Courier New" w:cs="Courier New"/>
                <w:b/>
                <w:bCs/>
                <w:color w:val="0000FF"/>
                <w:sz w:val="20"/>
                <w:szCs w:val="20"/>
                <w:lang w:val="en-GB" w:eastAsia="en-GB"/>
              </w:rPr>
            </w:rPrChange>
          </w:rPr>
          <w:t>and</w:t>
        </w:r>
      </w:ins>
    </w:p>
    <w:p w14:paraId="4B8183B8" w14:textId="77777777" w:rsidR="00E250F6" w:rsidRPr="00FE56D0" w:rsidRDefault="00E250F6" w:rsidP="00E250F6">
      <w:pPr>
        <w:shd w:val="clear" w:color="auto" w:fill="FFFFFF"/>
        <w:spacing w:line="240" w:lineRule="auto"/>
        <w:jc w:val="left"/>
        <w:rPr>
          <w:ins w:id="5117" w:author="Marco Petri" w:date="2020-12-22T22:05:00Z"/>
          <w:rFonts w:ascii="Courier New" w:eastAsia="Times New Roman" w:hAnsi="Courier New" w:cs="Courier New"/>
          <w:color w:val="000000"/>
          <w:sz w:val="16"/>
          <w:szCs w:val="16"/>
          <w:lang w:val="en-GB" w:eastAsia="en-GB"/>
          <w:rPrChange w:id="5118" w:author="Marco Petri" w:date="2020-12-22T22:07:00Z">
            <w:rPr>
              <w:ins w:id="5119" w:author="Marco Petri" w:date="2020-12-22T22:05:00Z"/>
              <w:rFonts w:ascii="Courier New" w:eastAsia="Times New Roman" w:hAnsi="Courier New" w:cs="Courier New"/>
              <w:color w:val="000000"/>
              <w:sz w:val="20"/>
              <w:szCs w:val="20"/>
              <w:lang w:val="en-GB" w:eastAsia="en-GB"/>
            </w:rPr>
          </w:rPrChange>
        </w:rPr>
      </w:pPr>
      <w:ins w:id="5120" w:author="Marco Petri" w:date="2020-12-22T22:05:00Z">
        <w:r w:rsidRPr="00FE56D0">
          <w:rPr>
            <w:rFonts w:ascii="Courier New" w:eastAsia="Times New Roman" w:hAnsi="Courier New" w:cs="Courier New"/>
            <w:color w:val="000000"/>
            <w:sz w:val="16"/>
            <w:szCs w:val="16"/>
            <w:lang w:val="en-GB" w:eastAsia="en-GB"/>
            <w:rPrChange w:id="5121" w:author="Marco Petri" w:date="2020-12-22T22:07:00Z">
              <w:rPr>
                <w:rFonts w:ascii="Courier New" w:eastAsia="Times New Roman" w:hAnsi="Courier New" w:cs="Courier New"/>
                <w:color w:val="000000"/>
                <w:sz w:val="20"/>
                <w:szCs w:val="20"/>
                <w:lang w:val="en-GB" w:eastAsia="en-GB"/>
              </w:rPr>
            </w:rPrChange>
          </w:rPr>
          <w:t xml:space="preserve">        (some b:Booking| enterStoreBooking[s,b,t])</w:t>
        </w:r>
      </w:ins>
    </w:p>
    <w:p w14:paraId="42A70C13" w14:textId="77777777" w:rsidR="00E250F6" w:rsidRPr="00FE56D0" w:rsidRDefault="00E250F6" w:rsidP="00E250F6">
      <w:pPr>
        <w:shd w:val="clear" w:color="auto" w:fill="FFFFFF"/>
        <w:spacing w:line="240" w:lineRule="auto"/>
        <w:jc w:val="left"/>
        <w:rPr>
          <w:ins w:id="5122" w:author="Marco Petri" w:date="2020-12-22T22:05:00Z"/>
          <w:rFonts w:ascii="Courier New" w:eastAsia="Times New Roman" w:hAnsi="Courier New" w:cs="Courier New"/>
          <w:color w:val="000000"/>
          <w:sz w:val="16"/>
          <w:szCs w:val="16"/>
          <w:lang w:val="en-GB" w:eastAsia="en-GB"/>
          <w:rPrChange w:id="5123" w:author="Marco Petri" w:date="2020-12-22T22:07:00Z">
            <w:rPr>
              <w:ins w:id="5124" w:author="Marco Petri" w:date="2020-12-22T22:05:00Z"/>
              <w:rFonts w:ascii="Courier New" w:eastAsia="Times New Roman" w:hAnsi="Courier New" w:cs="Courier New"/>
              <w:color w:val="000000"/>
              <w:sz w:val="20"/>
              <w:szCs w:val="20"/>
              <w:lang w:val="en-GB" w:eastAsia="en-GB"/>
            </w:rPr>
          </w:rPrChange>
        </w:rPr>
      </w:pPr>
      <w:ins w:id="5125" w:author="Marco Petri" w:date="2020-12-22T22:05:00Z">
        <w:r w:rsidRPr="00FE56D0">
          <w:rPr>
            <w:rFonts w:ascii="Courier New" w:eastAsia="Times New Roman" w:hAnsi="Courier New" w:cs="Courier New"/>
            <w:color w:val="000000"/>
            <w:sz w:val="16"/>
            <w:szCs w:val="16"/>
            <w:lang w:val="en-GB" w:eastAsia="en-GB"/>
            <w:rPrChange w:id="512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127" w:author="Marco Petri" w:date="2020-12-22T22:07:00Z">
              <w:rPr>
                <w:rFonts w:ascii="Courier New" w:eastAsia="Times New Roman" w:hAnsi="Courier New" w:cs="Courier New"/>
                <w:b/>
                <w:bCs/>
                <w:color w:val="0000FF"/>
                <w:sz w:val="20"/>
                <w:szCs w:val="20"/>
                <w:lang w:val="en-GB" w:eastAsia="en-GB"/>
              </w:rPr>
            </w:rPrChange>
          </w:rPr>
          <w:t>implies</w:t>
        </w:r>
      </w:ins>
    </w:p>
    <w:p w14:paraId="1D8713C4" w14:textId="77777777" w:rsidR="00E250F6" w:rsidRPr="00FE56D0" w:rsidRDefault="00E250F6" w:rsidP="00E250F6">
      <w:pPr>
        <w:shd w:val="clear" w:color="auto" w:fill="FFFFFF"/>
        <w:spacing w:line="240" w:lineRule="auto"/>
        <w:jc w:val="left"/>
        <w:rPr>
          <w:ins w:id="5128" w:author="Marco Petri" w:date="2020-12-22T22:05:00Z"/>
          <w:rFonts w:ascii="Courier New" w:eastAsia="Times New Roman" w:hAnsi="Courier New" w:cs="Courier New"/>
          <w:color w:val="000000"/>
          <w:sz w:val="16"/>
          <w:szCs w:val="16"/>
          <w:lang w:val="en-GB" w:eastAsia="en-GB"/>
          <w:rPrChange w:id="5129" w:author="Marco Petri" w:date="2020-12-22T22:07:00Z">
            <w:rPr>
              <w:ins w:id="5130" w:author="Marco Petri" w:date="2020-12-22T22:05:00Z"/>
              <w:rFonts w:ascii="Courier New" w:eastAsia="Times New Roman" w:hAnsi="Courier New" w:cs="Courier New"/>
              <w:color w:val="000000"/>
              <w:sz w:val="20"/>
              <w:szCs w:val="20"/>
              <w:lang w:val="en-GB" w:eastAsia="en-GB"/>
            </w:rPr>
          </w:rPrChange>
        </w:rPr>
      </w:pPr>
      <w:ins w:id="5131" w:author="Marco Petri" w:date="2020-12-22T22:05:00Z">
        <w:r w:rsidRPr="00FE56D0">
          <w:rPr>
            <w:rFonts w:ascii="Courier New" w:eastAsia="Times New Roman" w:hAnsi="Courier New" w:cs="Courier New"/>
            <w:color w:val="000000"/>
            <w:sz w:val="16"/>
            <w:szCs w:val="16"/>
            <w:lang w:val="en-GB" w:eastAsia="en-GB"/>
            <w:rPrChange w:id="5132" w:author="Marco Petri" w:date="2020-12-22T22:07:00Z">
              <w:rPr>
                <w:rFonts w:ascii="Courier New" w:eastAsia="Times New Roman" w:hAnsi="Courier New" w:cs="Courier New"/>
                <w:color w:val="000000"/>
                <w:sz w:val="20"/>
                <w:szCs w:val="20"/>
                <w:lang w:val="en-GB" w:eastAsia="en-GB"/>
              </w:rPr>
            </w:rPrChange>
          </w:rPr>
          <w:t xml:space="preserve">        allGuestsChecked[s,t.next]</w:t>
        </w:r>
      </w:ins>
    </w:p>
    <w:p w14:paraId="620DF807" w14:textId="77777777" w:rsidR="00E250F6" w:rsidRPr="00FE56D0" w:rsidRDefault="00E250F6" w:rsidP="00E250F6">
      <w:pPr>
        <w:shd w:val="clear" w:color="auto" w:fill="FFFFFF"/>
        <w:spacing w:line="240" w:lineRule="auto"/>
        <w:jc w:val="left"/>
        <w:rPr>
          <w:ins w:id="5133" w:author="Marco Petri" w:date="2020-12-22T22:05:00Z"/>
          <w:rFonts w:ascii="Courier New" w:eastAsia="Times New Roman" w:hAnsi="Courier New" w:cs="Courier New"/>
          <w:color w:val="000000"/>
          <w:sz w:val="16"/>
          <w:szCs w:val="16"/>
          <w:lang w:val="en-GB" w:eastAsia="en-GB"/>
          <w:rPrChange w:id="5134" w:author="Marco Petri" w:date="2020-12-22T22:07:00Z">
            <w:rPr>
              <w:ins w:id="5135" w:author="Marco Petri" w:date="2020-12-22T22:05:00Z"/>
              <w:rFonts w:ascii="Courier New" w:eastAsia="Times New Roman" w:hAnsi="Courier New" w:cs="Courier New"/>
              <w:color w:val="000000"/>
              <w:sz w:val="20"/>
              <w:szCs w:val="20"/>
              <w:lang w:val="en-GB" w:eastAsia="en-GB"/>
            </w:rPr>
          </w:rPrChange>
        </w:rPr>
      </w:pPr>
      <w:ins w:id="5136" w:author="Marco Petri" w:date="2020-12-22T22:05:00Z">
        <w:r w:rsidRPr="00FE56D0">
          <w:rPr>
            <w:rFonts w:ascii="Courier New" w:eastAsia="Times New Roman" w:hAnsi="Courier New" w:cs="Courier New"/>
            <w:color w:val="000000"/>
            <w:sz w:val="16"/>
            <w:szCs w:val="16"/>
            <w:lang w:val="en-GB" w:eastAsia="en-GB"/>
            <w:rPrChange w:id="5137"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138"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139"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4CF11CBA" w14:textId="77777777" w:rsidR="00E250F6" w:rsidRPr="00FE56D0" w:rsidRDefault="00E250F6" w:rsidP="00E250F6">
      <w:pPr>
        <w:shd w:val="clear" w:color="auto" w:fill="FFFFFF"/>
        <w:spacing w:line="240" w:lineRule="auto"/>
        <w:jc w:val="left"/>
        <w:rPr>
          <w:ins w:id="5140" w:author="Marco Petri" w:date="2020-12-22T22:05:00Z"/>
          <w:rFonts w:ascii="Courier New" w:eastAsia="Times New Roman" w:hAnsi="Courier New" w:cs="Courier New"/>
          <w:color w:val="000000"/>
          <w:sz w:val="16"/>
          <w:szCs w:val="16"/>
          <w:lang w:val="en-GB" w:eastAsia="en-GB"/>
          <w:rPrChange w:id="5141" w:author="Marco Petri" w:date="2020-12-22T22:07:00Z">
            <w:rPr>
              <w:ins w:id="5142" w:author="Marco Petri" w:date="2020-12-22T22:05:00Z"/>
              <w:rFonts w:ascii="Courier New" w:eastAsia="Times New Roman" w:hAnsi="Courier New" w:cs="Courier New"/>
              <w:color w:val="000000"/>
              <w:sz w:val="20"/>
              <w:szCs w:val="20"/>
              <w:lang w:val="en-GB" w:eastAsia="en-GB"/>
            </w:rPr>
          </w:rPrChange>
        </w:rPr>
      </w:pPr>
      <w:ins w:id="5143" w:author="Marco Petri" w:date="2020-12-22T22:05:00Z">
        <w:r w:rsidRPr="00FE56D0">
          <w:rPr>
            <w:rFonts w:ascii="Courier New" w:eastAsia="Times New Roman" w:hAnsi="Courier New" w:cs="Courier New"/>
            <w:color w:val="000000"/>
            <w:sz w:val="16"/>
            <w:szCs w:val="16"/>
            <w:lang w:val="en-GB" w:eastAsia="en-GB"/>
            <w:rPrChange w:id="5144" w:author="Marco Petri" w:date="2020-12-22T22:07:00Z">
              <w:rPr>
                <w:rFonts w:ascii="Courier New" w:eastAsia="Times New Roman" w:hAnsi="Courier New" w:cs="Courier New"/>
                <w:color w:val="000000"/>
                <w:sz w:val="20"/>
                <w:szCs w:val="20"/>
                <w:lang w:val="en-GB" w:eastAsia="en-GB"/>
              </w:rPr>
            </w:rPrChange>
          </w:rPr>
          <w:t xml:space="preserve">        allGuestsChecked[s,t] </w:t>
        </w:r>
        <w:r w:rsidRPr="00FE56D0">
          <w:rPr>
            <w:rFonts w:ascii="Courier New" w:eastAsia="Times New Roman" w:hAnsi="Courier New" w:cs="Courier New"/>
            <w:b/>
            <w:bCs/>
            <w:color w:val="0000FF"/>
            <w:sz w:val="16"/>
            <w:szCs w:val="16"/>
            <w:lang w:val="en-GB" w:eastAsia="en-GB"/>
            <w:rPrChange w:id="5145" w:author="Marco Petri" w:date="2020-12-22T22:07:00Z">
              <w:rPr>
                <w:rFonts w:ascii="Courier New" w:eastAsia="Times New Roman" w:hAnsi="Courier New" w:cs="Courier New"/>
                <w:b/>
                <w:bCs/>
                <w:color w:val="0000FF"/>
                <w:sz w:val="20"/>
                <w:szCs w:val="20"/>
                <w:lang w:val="en-GB" w:eastAsia="en-GB"/>
              </w:rPr>
            </w:rPrChange>
          </w:rPr>
          <w:t>and</w:t>
        </w:r>
      </w:ins>
    </w:p>
    <w:p w14:paraId="58E7F2E5" w14:textId="77777777" w:rsidR="00E250F6" w:rsidRPr="00FE56D0" w:rsidRDefault="00E250F6" w:rsidP="00E250F6">
      <w:pPr>
        <w:shd w:val="clear" w:color="auto" w:fill="FFFFFF"/>
        <w:spacing w:line="240" w:lineRule="auto"/>
        <w:jc w:val="left"/>
        <w:rPr>
          <w:ins w:id="5146" w:author="Marco Petri" w:date="2020-12-22T22:05:00Z"/>
          <w:rFonts w:ascii="Courier New" w:eastAsia="Times New Roman" w:hAnsi="Courier New" w:cs="Courier New"/>
          <w:color w:val="000000"/>
          <w:sz w:val="16"/>
          <w:szCs w:val="16"/>
          <w:lang w:val="en-GB" w:eastAsia="en-GB"/>
          <w:rPrChange w:id="5147" w:author="Marco Petri" w:date="2020-12-22T22:07:00Z">
            <w:rPr>
              <w:ins w:id="5148" w:author="Marco Petri" w:date="2020-12-22T22:05:00Z"/>
              <w:rFonts w:ascii="Courier New" w:eastAsia="Times New Roman" w:hAnsi="Courier New" w:cs="Courier New"/>
              <w:color w:val="000000"/>
              <w:sz w:val="20"/>
              <w:szCs w:val="20"/>
              <w:lang w:val="en-GB" w:eastAsia="en-GB"/>
            </w:rPr>
          </w:rPrChange>
        </w:rPr>
      </w:pPr>
      <w:ins w:id="5149" w:author="Marco Petri" w:date="2020-12-22T22:05:00Z">
        <w:r w:rsidRPr="00FE56D0">
          <w:rPr>
            <w:rFonts w:ascii="Courier New" w:eastAsia="Times New Roman" w:hAnsi="Courier New" w:cs="Courier New"/>
            <w:color w:val="000000"/>
            <w:sz w:val="16"/>
            <w:szCs w:val="16"/>
            <w:lang w:val="en-GB" w:eastAsia="en-GB"/>
            <w:rPrChange w:id="5150" w:author="Marco Petri" w:date="2020-12-22T22:07:00Z">
              <w:rPr>
                <w:rFonts w:ascii="Courier New" w:eastAsia="Times New Roman" w:hAnsi="Courier New" w:cs="Courier New"/>
                <w:color w:val="000000"/>
                <w:sz w:val="20"/>
                <w:szCs w:val="20"/>
                <w:lang w:val="en-GB" w:eastAsia="en-GB"/>
              </w:rPr>
            </w:rPrChange>
          </w:rPr>
          <w:t xml:space="preserve">        (some tick:Ticket| leaveStore[s,tick,t])</w:t>
        </w:r>
      </w:ins>
    </w:p>
    <w:p w14:paraId="555E2789" w14:textId="77777777" w:rsidR="00E250F6" w:rsidRPr="00FE56D0" w:rsidRDefault="00E250F6" w:rsidP="00E250F6">
      <w:pPr>
        <w:shd w:val="clear" w:color="auto" w:fill="FFFFFF"/>
        <w:spacing w:line="240" w:lineRule="auto"/>
        <w:jc w:val="left"/>
        <w:rPr>
          <w:ins w:id="5151" w:author="Marco Petri" w:date="2020-12-22T22:05:00Z"/>
          <w:rFonts w:ascii="Courier New" w:eastAsia="Times New Roman" w:hAnsi="Courier New" w:cs="Courier New"/>
          <w:color w:val="000000"/>
          <w:sz w:val="16"/>
          <w:szCs w:val="16"/>
          <w:lang w:val="en-GB" w:eastAsia="en-GB"/>
          <w:rPrChange w:id="5152" w:author="Marco Petri" w:date="2020-12-22T22:07:00Z">
            <w:rPr>
              <w:ins w:id="5153" w:author="Marco Petri" w:date="2020-12-22T22:05:00Z"/>
              <w:rFonts w:ascii="Courier New" w:eastAsia="Times New Roman" w:hAnsi="Courier New" w:cs="Courier New"/>
              <w:color w:val="000000"/>
              <w:sz w:val="20"/>
              <w:szCs w:val="20"/>
              <w:lang w:val="en-GB" w:eastAsia="en-GB"/>
            </w:rPr>
          </w:rPrChange>
        </w:rPr>
      </w:pPr>
      <w:ins w:id="5154" w:author="Marco Petri" w:date="2020-12-22T22:05:00Z">
        <w:r w:rsidRPr="00FE56D0">
          <w:rPr>
            <w:rFonts w:ascii="Courier New" w:eastAsia="Times New Roman" w:hAnsi="Courier New" w:cs="Courier New"/>
            <w:color w:val="000000"/>
            <w:sz w:val="16"/>
            <w:szCs w:val="16"/>
            <w:lang w:val="en-GB" w:eastAsia="en-GB"/>
            <w:rPrChange w:id="515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156" w:author="Marco Petri" w:date="2020-12-22T22:07:00Z">
              <w:rPr>
                <w:rFonts w:ascii="Courier New" w:eastAsia="Times New Roman" w:hAnsi="Courier New" w:cs="Courier New"/>
                <w:b/>
                <w:bCs/>
                <w:color w:val="0000FF"/>
                <w:sz w:val="20"/>
                <w:szCs w:val="20"/>
                <w:lang w:val="en-GB" w:eastAsia="en-GB"/>
              </w:rPr>
            </w:rPrChange>
          </w:rPr>
          <w:t>implies</w:t>
        </w:r>
      </w:ins>
    </w:p>
    <w:p w14:paraId="181FA5A3" w14:textId="77777777" w:rsidR="00E250F6" w:rsidRPr="00FE56D0" w:rsidRDefault="00E250F6" w:rsidP="00E250F6">
      <w:pPr>
        <w:shd w:val="clear" w:color="auto" w:fill="FFFFFF"/>
        <w:spacing w:line="240" w:lineRule="auto"/>
        <w:jc w:val="left"/>
        <w:rPr>
          <w:ins w:id="5157" w:author="Marco Petri" w:date="2020-12-22T22:05:00Z"/>
          <w:rFonts w:ascii="Courier New" w:eastAsia="Times New Roman" w:hAnsi="Courier New" w:cs="Courier New"/>
          <w:color w:val="000000"/>
          <w:sz w:val="16"/>
          <w:szCs w:val="16"/>
          <w:lang w:val="en-GB" w:eastAsia="en-GB"/>
          <w:rPrChange w:id="5158" w:author="Marco Petri" w:date="2020-12-22T22:07:00Z">
            <w:rPr>
              <w:ins w:id="5159" w:author="Marco Petri" w:date="2020-12-22T22:05:00Z"/>
              <w:rFonts w:ascii="Courier New" w:eastAsia="Times New Roman" w:hAnsi="Courier New" w:cs="Courier New"/>
              <w:color w:val="000000"/>
              <w:sz w:val="20"/>
              <w:szCs w:val="20"/>
              <w:lang w:val="en-GB" w:eastAsia="en-GB"/>
            </w:rPr>
          </w:rPrChange>
        </w:rPr>
      </w:pPr>
      <w:ins w:id="5160" w:author="Marco Petri" w:date="2020-12-22T22:05:00Z">
        <w:r w:rsidRPr="00FE56D0">
          <w:rPr>
            <w:rFonts w:ascii="Courier New" w:eastAsia="Times New Roman" w:hAnsi="Courier New" w:cs="Courier New"/>
            <w:color w:val="000000"/>
            <w:sz w:val="16"/>
            <w:szCs w:val="16"/>
            <w:lang w:val="en-GB" w:eastAsia="en-GB"/>
            <w:rPrChange w:id="5161" w:author="Marco Petri" w:date="2020-12-22T22:07:00Z">
              <w:rPr>
                <w:rFonts w:ascii="Courier New" w:eastAsia="Times New Roman" w:hAnsi="Courier New" w:cs="Courier New"/>
                <w:color w:val="000000"/>
                <w:sz w:val="20"/>
                <w:szCs w:val="20"/>
                <w:lang w:val="en-GB" w:eastAsia="en-GB"/>
              </w:rPr>
            </w:rPrChange>
          </w:rPr>
          <w:t xml:space="preserve">        allGuestsChecked[s,t.next]</w:t>
        </w:r>
      </w:ins>
    </w:p>
    <w:p w14:paraId="11222327" w14:textId="77777777" w:rsidR="00E250F6" w:rsidRPr="00FE56D0" w:rsidRDefault="00E250F6" w:rsidP="00E250F6">
      <w:pPr>
        <w:shd w:val="clear" w:color="auto" w:fill="FFFFFF"/>
        <w:spacing w:line="240" w:lineRule="auto"/>
        <w:jc w:val="left"/>
        <w:rPr>
          <w:ins w:id="5162" w:author="Marco Petri" w:date="2020-12-22T22:05:00Z"/>
          <w:rFonts w:ascii="Courier New" w:eastAsia="Times New Roman" w:hAnsi="Courier New" w:cs="Courier New"/>
          <w:color w:val="000000"/>
          <w:sz w:val="16"/>
          <w:szCs w:val="16"/>
          <w:lang w:val="en-GB" w:eastAsia="en-GB"/>
          <w:rPrChange w:id="5163" w:author="Marco Petri" w:date="2020-12-22T22:07:00Z">
            <w:rPr>
              <w:ins w:id="5164" w:author="Marco Petri" w:date="2020-12-22T22:05:00Z"/>
              <w:rFonts w:ascii="Courier New" w:eastAsia="Times New Roman" w:hAnsi="Courier New" w:cs="Courier New"/>
              <w:color w:val="000000"/>
              <w:sz w:val="20"/>
              <w:szCs w:val="20"/>
              <w:lang w:val="en-GB" w:eastAsia="en-GB"/>
            </w:rPr>
          </w:rPrChange>
        </w:rPr>
      </w:pPr>
      <w:ins w:id="5165" w:author="Marco Petri" w:date="2020-12-22T22:05:00Z">
        <w:r w:rsidRPr="00FE56D0">
          <w:rPr>
            <w:rFonts w:ascii="Courier New" w:eastAsia="Times New Roman" w:hAnsi="Courier New" w:cs="Courier New"/>
            <w:color w:val="000000"/>
            <w:sz w:val="16"/>
            <w:szCs w:val="16"/>
            <w:lang w:val="en-GB" w:eastAsia="en-GB"/>
            <w:rPrChange w:id="5166" w:author="Marco Petri" w:date="2020-12-22T22:07:00Z">
              <w:rPr>
                <w:rFonts w:ascii="Courier New" w:eastAsia="Times New Roman" w:hAnsi="Courier New" w:cs="Courier New"/>
                <w:color w:val="000000"/>
                <w:sz w:val="20"/>
                <w:szCs w:val="20"/>
                <w:lang w:val="en-GB" w:eastAsia="en-GB"/>
              </w:rPr>
            </w:rPrChange>
          </w:rPr>
          <w:t>}</w:t>
        </w:r>
      </w:ins>
    </w:p>
    <w:p w14:paraId="65AB46D6" w14:textId="77777777" w:rsidR="00E250F6" w:rsidRPr="00FE56D0" w:rsidRDefault="00E250F6" w:rsidP="00E250F6">
      <w:pPr>
        <w:shd w:val="clear" w:color="auto" w:fill="FFFFFF"/>
        <w:spacing w:line="240" w:lineRule="auto"/>
        <w:jc w:val="left"/>
        <w:rPr>
          <w:ins w:id="5167" w:author="Marco Petri" w:date="2020-12-22T22:05:00Z"/>
          <w:rFonts w:ascii="Courier New" w:eastAsia="Times New Roman" w:hAnsi="Courier New" w:cs="Courier New"/>
          <w:color w:val="000000"/>
          <w:sz w:val="16"/>
          <w:szCs w:val="16"/>
          <w:lang w:val="en-GB" w:eastAsia="en-GB"/>
          <w:rPrChange w:id="5168" w:author="Marco Petri" w:date="2020-12-22T22:07:00Z">
            <w:rPr>
              <w:ins w:id="5169" w:author="Marco Petri" w:date="2020-12-22T22:05:00Z"/>
              <w:rFonts w:ascii="Courier New" w:eastAsia="Times New Roman" w:hAnsi="Courier New" w:cs="Courier New"/>
              <w:color w:val="000000"/>
              <w:sz w:val="20"/>
              <w:szCs w:val="20"/>
              <w:lang w:val="en-GB" w:eastAsia="en-GB"/>
            </w:rPr>
          </w:rPrChange>
        </w:rPr>
      </w:pPr>
    </w:p>
    <w:p w14:paraId="76C97E5E" w14:textId="77777777" w:rsidR="00E250F6" w:rsidRPr="00FE56D0" w:rsidRDefault="00E250F6" w:rsidP="00E250F6">
      <w:pPr>
        <w:shd w:val="clear" w:color="auto" w:fill="FFFFFF"/>
        <w:spacing w:line="240" w:lineRule="auto"/>
        <w:jc w:val="left"/>
        <w:rPr>
          <w:ins w:id="5170" w:author="Marco Petri" w:date="2020-12-22T22:05:00Z"/>
          <w:rFonts w:ascii="Courier New" w:eastAsia="Times New Roman" w:hAnsi="Courier New" w:cs="Courier New"/>
          <w:color w:val="008000"/>
          <w:sz w:val="16"/>
          <w:szCs w:val="16"/>
          <w:lang w:val="en-GB" w:eastAsia="en-GB"/>
          <w:rPrChange w:id="5171" w:author="Marco Petri" w:date="2020-12-22T22:07:00Z">
            <w:rPr>
              <w:ins w:id="5172" w:author="Marco Petri" w:date="2020-12-22T22:05:00Z"/>
              <w:rFonts w:ascii="Courier New" w:eastAsia="Times New Roman" w:hAnsi="Courier New" w:cs="Courier New"/>
              <w:color w:val="008000"/>
              <w:sz w:val="20"/>
              <w:szCs w:val="20"/>
              <w:lang w:val="en-GB" w:eastAsia="en-GB"/>
            </w:rPr>
          </w:rPrChange>
        </w:rPr>
      </w:pPr>
      <w:ins w:id="5173" w:author="Marco Petri" w:date="2020-12-22T22:05:00Z">
        <w:r w:rsidRPr="00FE56D0">
          <w:rPr>
            <w:rFonts w:ascii="Courier New" w:eastAsia="Times New Roman" w:hAnsi="Courier New" w:cs="Courier New"/>
            <w:color w:val="008000"/>
            <w:sz w:val="16"/>
            <w:szCs w:val="16"/>
            <w:lang w:val="en-GB" w:eastAsia="en-GB"/>
            <w:rPrChange w:id="5174" w:author="Marco Petri" w:date="2020-12-22T22:07:00Z">
              <w:rPr>
                <w:rFonts w:ascii="Courier New" w:eastAsia="Times New Roman" w:hAnsi="Courier New" w:cs="Courier New"/>
                <w:color w:val="008000"/>
                <w:sz w:val="20"/>
                <w:szCs w:val="20"/>
                <w:lang w:val="en-GB" w:eastAsia="en-GB"/>
              </w:rPr>
            </w:rPrChange>
          </w:rPr>
          <w:t>//This assertion proves that a store cannot have two overlapping bookings</w:t>
        </w:r>
      </w:ins>
    </w:p>
    <w:p w14:paraId="2B01DB4E" w14:textId="77777777" w:rsidR="00E250F6" w:rsidRPr="00FE56D0" w:rsidRDefault="00E250F6" w:rsidP="00E250F6">
      <w:pPr>
        <w:shd w:val="clear" w:color="auto" w:fill="FFFFFF"/>
        <w:spacing w:line="240" w:lineRule="auto"/>
        <w:jc w:val="left"/>
        <w:rPr>
          <w:ins w:id="5175" w:author="Marco Petri" w:date="2020-12-22T22:05:00Z"/>
          <w:rFonts w:ascii="Courier New" w:eastAsia="Times New Roman" w:hAnsi="Courier New" w:cs="Courier New"/>
          <w:color w:val="000000"/>
          <w:sz w:val="16"/>
          <w:szCs w:val="16"/>
          <w:lang w:val="en-GB" w:eastAsia="en-GB"/>
          <w:rPrChange w:id="5176" w:author="Marco Petri" w:date="2020-12-22T22:07:00Z">
            <w:rPr>
              <w:ins w:id="5177" w:author="Marco Petri" w:date="2020-12-22T22:05:00Z"/>
              <w:rFonts w:ascii="Courier New" w:eastAsia="Times New Roman" w:hAnsi="Courier New" w:cs="Courier New"/>
              <w:color w:val="000000"/>
              <w:sz w:val="20"/>
              <w:szCs w:val="20"/>
              <w:lang w:val="en-GB" w:eastAsia="en-GB"/>
            </w:rPr>
          </w:rPrChange>
        </w:rPr>
      </w:pPr>
      <w:ins w:id="5178" w:author="Marco Petri" w:date="2020-12-22T22:05:00Z">
        <w:r w:rsidRPr="00FE56D0">
          <w:rPr>
            <w:rFonts w:ascii="Courier New" w:eastAsia="Times New Roman" w:hAnsi="Courier New" w:cs="Courier New"/>
            <w:b/>
            <w:bCs/>
            <w:color w:val="0000FF"/>
            <w:sz w:val="16"/>
            <w:szCs w:val="16"/>
            <w:lang w:val="en-GB" w:eastAsia="en-GB"/>
            <w:rPrChange w:id="5179"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5180" w:author="Marco Petri" w:date="2020-12-22T22:07:00Z">
              <w:rPr>
                <w:rFonts w:ascii="Courier New" w:eastAsia="Times New Roman" w:hAnsi="Courier New" w:cs="Courier New"/>
                <w:color w:val="000000"/>
                <w:sz w:val="20"/>
                <w:szCs w:val="20"/>
                <w:lang w:val="en-GB" w:eastAsia="en-GB"/>
              </w:rPr>
            </w:rPrChange>
          </w:rPr>
          <w:t xml:space="preserve"> NoOverlappingBookingSameStore{</w:t>
        </w:r>
      </w:ins>
    </w:p>
    <w:p w14:paraId="0146FC42" w14:textId="77777777" w:rsidR="00E250F6" w:rsidRPr="00FE56D0" w:rsidRDefault="00E250F6" w:rsidP="00E250F6">
      <w:pPr>
        <w:shd w:val="clear" w:color="auto" w:fill="FFFFFF"/>
        <w:spacing w:line="240" w:lineRule="auto"/>
        <w:jc w:val="left"/>
        <w:rPr>
          <w:ins w:id="5181" w:author="Marco Petri" w:date="2020-12-22T22:05:00Z"/>
          <w:rFonts w:ascii="Courier New" w:eastAsia="Times New Roman" w:hAnsi="Courier New" w:cs="Courier New"/>
          <w:color w:val="000000"/>
          <w:sz w:val="16"/>
          <w:szCs w:val="16"/>
          <w:lang w:val="en-GB" w:eastAsia="en-GB"/>
          <w:rPrChange w:id="5182" w:author="Marco Petri" w:date="2020-12-22T22:07:00Z">
            <w:rPr>
              <w:ins w:id="5183" w:author="Marco Petri" w:date="2020-12-22T22:05:00Z"/>
              <w:rFonts w:ascii="Courier New" w:eastAsia="Times New Roman" w:hAnsi="Courier New" w:cs="Courier New"/>
              <w:color w:val="000000"/>
              <w:sz w:val="20"/>
              <w:szCs w:val="20"/>
              <w:lang w:val="en-GB" w:eastAsia="en-GB"/>
            </w:rPr>
          </w:rPrChange>
        </w:rPr>
      </w:pPr>
      <w:ins w:id="5184" w:author="Marco Petri" w:date="2020-12-22T22:05:00Z">
        <w:r w:rsidRPr="00FE56D0">
          <w:rPr>
            <w:rFonts w:ascii="Courier New" w:eastAsia="Times New Roman" w:hAnsi="Courier New" w:cs="Courier New"/>
            <w:color w:val="000000"/>
            <w:sz w:val="16"/>
            <w:szCs w:val="16"/>
            <w:lang w:val="en-GB" w:eastAsia="en-GB"/>
            <w:rPrChange w:id="518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186" w:author="Marco Petri" w:date="2020-12-22T22:07:00Z">
              <w:rPr>
                <w:rFonts w:ascii="Courier New" w:eastAsia="Times New Roman" w:hAnsi="Courier New" w:cs="Courier New"/>
                <w:color w:val="008000"/>
                <w:sz w:val="20"/>
                <w:szCs w:val="20"/>
                <w:lang w:val="en-GB" w:eastAsia="en-GB"/>
              </w:rPr>
            </w:rPrChange>
          </w:rPr>
          <w:t>/*Base Case: the property holds for an Store without bookings*/</w:t>
        </w:r>
      </w:ins>
    </w:p>
    <w:p w14:paraId="1B4816F1" w14:textId="77777777" w:rsidR="00E250F6" w:rsidRPr="00FE56D0" w:rsidRDefault="00E250F6" w:rsidP="00E250F6">
      <w:pPr>
        <w:shd w:val="clear" w:color="auto" w:fill="FFFFFF"/>
        <w:spacing w:line="240" w:lineRule="auto"/>
        <w:jc w:val="left"/>
        <w:rPr>
          <w:ins w:id="5187" w:author="Marco Petri" w:date="2020-12-22T22:05:00Z"/>
          <w:rFonts w:ascii="Courier New" w:eastAsia="Times New Roman" w:hAnsi="Courier New" w:cs="Courier New"/>
          <w:color w:val="000000"/>
          <w:sz w:val="16"/>
          <w:szCs w:val="16"/>
          <w:lang w:val="en-GB" w:eastAsia="en-GB"/>
          <w:rPrChange w:id="5188" w:author="Marco Petri" w:date="2020-12-22T22:07:00Z">
            <w:rPr>
              <w:ins w:id="5189" w:author="Marco Petri" w:date="2020-12-22T22:05:00Z"/>
              <w:rFonts w:ascii="Courier New" w:eastAsia="Times New Roman" w:hAnsi="Courier New" w:cs="Courier New"/>
              <w:color w:val="000000"/>
              <w:sz w:val="20"/>
              <w:szCs w:val="20"/>
              <w:lang w:val="en-GB" w:eastAsia="en-GB"/>
            </w:rPr>
          </w:rPrChange>
        </w:rPr>
      </w:pPr>
      <w:ins w:id="5190" w:author="Marco Petri" w:date="2020-12-22T22:05:00Z">
        <w:r w:rsidRPr="00FE56D0">
          <w:rPr>
            <w:rFonts w:ascii="Courier New" w:eastAsia="Times New Roman" w:hAnsi="Courier New" w:cs="Courier New"/>
            <w:color w:val="000000"/>
            <w:sz w:val="16"/>
            <w:szCs w:val="16"/>
            <w:lang w:val="en-GB" w:eastAsia="en-GB"/>
            <w:rPrChange w:id="519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19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193"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37A4E069" w14:textId="77777777" w:rsidR="00E250F6" w:rsidRPr="00FE56D0" w:rsidRDefault="00E250F6" w:rsidP="00E250F6">
      <w:pPr>
        <w:shd w:val="clear" w:color="auto" w:fill="FFFFFF"/>
        <w:spacing w:line="240" w:lineRule="auto"/>
        <w:jc w:val="left"/>
        <w:rPr>
          <w:ins w:id="5194" w:author="Marco Petri" w:date="2020-12-22T22:05:00Z"/>
          <w:rFonts w:ascii="Courier New" w:eastAsia="Times New Roman" w:hAnsi="Courier New" w:cs="Courier New"/>
          <w:color w:val="000000"/>
          <w:sz w:val="16"/>
          <w:szCs w:val="16"/>
          <w:lang w:val="en-GB" w:eastAsia="en-GB"/>
          <w:rPrChange w:id="5195" w:author="Marco Petri" w:date="2020-12-22T22:07:00Z">
            <w:rPr>
              <w:ins w:id="5196" w:author="Marco Petri" w:date="2020-12-22T22:05:00Z"/>
              <w:rFonts w:ascii="Courier New" w:eastAsia="Times New Roman" w:hAnsi="Courier New" w:cs="Courier New"/>
              <w:color w:val="000000"/>
              <w:sz w:val="20"/>
              <w:szCs w:val="20"/>
              <w:lang w:val="en-GB" w:eastAsia="en-GB"/>
            </w:rPr>
          </w:rPrChange>
        </w:rPr>
      </w:pPr>
      <w:ins w:id="5197" w:author="Marco Petri" w:date="2020-12-22T22:05:00Z">
        <w:r w:rsidRPr="00FE56D0">
          <w:rPr>
            <w:rFonts w:ascii="Courier New" w:eastAsia="Times New Roman" w:hAnsi="Courier New" w:cs="Courier New"/>
            <w:color w:val="000000"/>
            <w:sz w:val="16"/>
            <w:szCs w:val="16"/>
            <w:lang w:val="en-GB" w:eastAsia="en-GB"/>
            <w:rPrChange w:id="5198" w:author="Marco Petri" w:date="2020-12-22T22:07:00Z">
              <w:rPr>
                <w:rFonts w:ascii="Courier New" w:eastAsia="Times New Roman" w:hAnsi="Courier New" w:cs="Courier New"/>
                <w:color w:val="000000"/>
                <w:sz w:val="20"/>
                <w:szCs w:val="20"/>
                <w:lang w:val="en-GB" w:eastAsia="en-GB"/>
              </w:rPr>
            </w:rPrChange>
          </w:rPr>
          <w:t xml:space="preserve">        #s.storeBookings.t = </w:t>
        </w:r>
        <w:r w:rsidRPr="00FE56D0">
          <w:rPr>
            <w:rFonts w:ascii="Courier New" w:eastAsia="Times New Roman" w:hAnsi="Courier New" w:cs="Courier New"/>
            <w:color w:val="FF0000"/>
            <w:sz w:val="16"/>
            <w:szCs w:val="16"/>
            <w:lang w:val="en-GB" w:eastAsia="en-GB"/>
            <w:rPrChange w:id="5199" w:author="Marco Petri" w:date="2020-12-22T22:07:00Z">
              <w:rPr>
                <w:rFonts w:ascii="Courier New" w:eastAsia="Times New Roman" w:hAnsi="Courier New" w:cs="Courier New"/>
                <w:color w:val="FF0000"/>
                <w:sz w:val="20"/>
                <w:szCs w:val="20"/>
                <w:lang w:val="en-GB" w:eastAsia="en-GB"/>
              </w:rPr>
            </w:rPrChange>
          </w:rPr>
          <w:t>0</w:t>
        </w:r>
      </w:ins>
    </w:p>
    <w:p w14:paraId="4B41FEB6" w14:textId="77777777" w:rsidR="00E250F6" w:rsidRPr="00FE56D0" w:rsidRDefault="00E250F6" w:rsidP="00E250F6">
      <w:pPr>
        <w:shd w:val="clear" w:color="auto" w:fill="FFFFFF"/>
        <w:spacing w:line="240" w:lineRule="auto"/>
        <w:jc w:val="left"/>
        <w:rPr>
          <w:ins w:id="5200" w:author="Marco Petri" w:date="2020-12-22T22:05:00Z"/>
          <w:rFonts w:ascii="Courier New" w:eastAsia="Times New Roman" w:hAnsi="Courier New" w:cs="Courier New"/>
          <w:color w:val="000000"/>
          <w:sz w:val="16"/>
          <w:szCs w:val="16"/>
          <w:lang w:val="en-GB" w:eastAsia="en-GB"/>
          <w:rPrChange w:id="5201" w:author="Marco Petri" w:date="2020-12-22T22:07:00Z">
            <w:rPr>
              <w:ins w:id="5202" w:author="Marco Petri" w:date="2020-12-22T22:05:00Z"/>
              <w:rFonts w:ascii="Courier New" w:eastAsia="Times New Roman" w:hAnsi="Courier New" w:cs="Courier New"/>
              <w:color w:val="000000"/>
              <w:sz w:val="20"/>
              <w:szCs w:val="20"/>
              <w:lang w:val="en-GB" w:eastAsia="en-GB"/>
            </w:rPr>
          </w:rPrChange>
        </w:rPr>
      </w:pPr>
      <w:ins w:id="5203" w:author="Marco Petri" w:date="2020-12-22T22:05:00Z">
        <w:r w:rsidRPr="00FE56D0">
          <w:rPr>
            <w:rFonts w:ascii="Courier New" w:eastAsia="Times New Roman" w:hAnsi="Courier New" w:cs="Courier New"/>
            <w:color w:val="000000"/>
            <w:sz w:val="16"/>
            <w:szCs w:val="16"/>
            <w:lang w:val="en-GB" w:eastAsia="en-GB"/>
            <w:rPrChange w:id="520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205" w:author="Marco Petri" w:date="2020-12-22T22:07:00Z">
              <w:rPr>
                <w:rFonts w:ascii="Courier New" w:eastAsia="Times New Roman" w:hAnsi="Courier New" w:cs="Courier New"/>
                <w:b/>
                <w:bCs/>
                <w:color w:val="0000FF"/>
                <w:sz w:val="20"/>
                <w:szCs w:val="20"/>
                <w:lang w:val="en-GB" w:eastAsia="en-GB"/>
              </w:rPr>
            </w:rPrChange>
          </w:rPr>
          <w:t>implies</w:t>
        </w:r>
      </w:ins>
    </w:p>
    <w:p w14:paraId="3DD5771E" w14:textId="77777777" w:rsidR="00E250F6" w:rsidRPr="00FE56D0" w:rsidRDefault="00E250F6" w:rsidP="00E250F6">
      <w:pPr>
        <w:shd w:val="clear" w:color="auto" w:fill="FFFFFF"/>
        <w:spacing w:line="240" w:lineRule="auto"/>
        <w:jc w:val="left"/>
        <w:rPr>
          <w:ins w:id="5206" w:author="Marco Petri" w:date="2020-12-22T22:05:00Z"/>
          <w:rFonts w:ascii="Courier New" w:eastAsia="Times New Roman" w:hAnsi="Courier New" w:cs="Courier New"/>
          <w:color w:val="000000"/>
          <w:sz w:val="16"/>
          <w:szCs w:val="16"/>
          <w:lang w:val="en-GB" w:eastAsia="en-GB"/>
          <w:rPrChange w:id="5207" w:author="Marco Petri" w:date="2020-12-22T22:07:00Z">
            <w:rPr>
              <w:ins w:id="5208" w:author="Marco Petri" w:date="2020-12-22T22:05:00Z"/>
              <w:rFonts w:ascii="Courier New" w:eastAsia="Times New Roman" w:hAnsi="Courier New" w:cs="Courier New"/>
              <w:color w:val="000000"/>
              <w:sz w:val="20"/>
              <w:szCs w:val="20"/>
              <w:lang w:val="en-GB" w:eastAsia="en-GB"/>
            </w:rPr>
          </w:rPrChange>
        </w:rPr>
      </w:pPr>
      <w:ins w:id="5209" w:author="Marco Petri" w:date="2020-12-22T22:05:00Z">
        <w:r w:rsidRPr="00FE56D0">
          <w:rPr>
            <w:rFonts w:ascii="Courier New" w:eastAsia="Times New Roman" w:hAnsi="Courier New" w:cs="Courier New"/>
            <w:color w:val="000000"/>
            <w:sz w:val="16"/>
            <w:szCs w:val="16"/>
            <w:lang w:val="en-GB" w:eastAsia="en-GB"/>
            <w:rPrChange w:id="5210" w:author="Marco Petri" w:date="2020-12-22T22:07:00Z">
              <w:rPr>
                <w:rFonts w:ascii="Courier New" w:eastAsia="Times New Roman" w:hAnsi="Courier New" w:cs="Courier New"/>
                <w:color w:val="000000"/>
                <w:sz w:val="20"/>
                <w:szCs w:val="20"/>
                <w:lang w:val="en-GB" w:eastAsia="en-GB"/>
              </w:rPr>
            </w:rPrChange>
          </w:rPr>
          <w:t xml:space="preserve">        !hasOverlappingBooking[s,t]</w:t>
        </w:r>
      </w:ins>
    </w:p>
    <w:p w14:paraId="41477C0F" w14:textId="77777777" w:rsidR="00E250F6" w:rsidRPr="00FE56D0" w:rsidRDefault="00E250F6" w:rsidP="00E250F6">
      <w:pPr>
        <w:shd w:val="clear" w:color="auto" w:fill="FFFFFF"/>
        <w:spacing w:line="240" w:lineRule="auto"/>
        <w:jc w:val="left"/>
        <w:rPr>
          <w:ins w:id="5211" w:author="Marco Petri" w:date="2020-12-22T22:05:00Z"/>
          <w:rFonts w:ascii="Courier New" w:eastAsia="Times New Roman" w:hAnsi="Courier New" w:cs="Courier New"/>
          <w:color w:val="000000"/>
          <w:sz w:val="16"/>
          <w:szCs w:val="16"/>
          <w:lang w:val="en-GB" w:eastAsia="en-GB"/>
          <w:rPrChange w:id="5212" w:author="Marco Petri" w:date="2020-12-22T22:07:00Z">
            <w:rPr>
              <w:ins w:id="5213" w:author="Marco Petri" w:date="2020-12-22T22:05:00Z"/>
              <w:rFonts w:ascii="Courier New" w:eastAsia="Times New Roman" w:hAnsi="Courier New" w:cs="Courier New"/>
              <w:color w:val="000000"/>
              <w:sz w:val="20"/>
              <w:szCs w:val="20"/>
              <w:lang w:val="en-GB" w:eastAsia="en-GB"/>
            </w:rPr>
          </w:rPrChange>
        </w:rPr>
      </w:pPr>
      <w:ins w:id="5214" w:author="Marco Petri" w:date="2020-12-22T22:05:00Z">
        <w:r w:rsidRPr="00FE56D0">
          <w:rPr>
            <w:rFonts w:ascii="Courier New" w:eastAsia="Times New Roman" w:hAnsi="Courier New" w:cs="Courier New"/>
            <w:color w:val="000000"/>
            <w:sz w:val="16"/>
            <w:szCs w:val="16"/>
            <w:lang w:val="en-GB" w:eastAsia="en-GB"/>
            <w:rPrChange w:id="5215" w:author="Marco Petri" w:date="2020-12-22T22:07:00Z">
              <w:rPr>
                <w:rFonts w:ascii="Courier New" w:eastAsia="Times New Roman" w:hAnsi="Courier New" w:cs="Courier New"/>
                <w:color w:val="000000"/>
                <w:sz w:val="20"/>
                <w:szCs w:val="20"/>
                <w:lang w:val="en-GB" w:eastAsia="en-GB"/>
              </w:rPr>
            </w:rPrChange>
          </w:rPr>
          <w:t xml:space="preserve">    </w:t>
        </w:r>
      </w:ins>
    </w:p>
    <w:p w14:paraId="6E6F3432" w14:textId="77777777" w:rsidR="00E250F6" w:rsidRPr="00FE56D0" w:rsidRDefault="00E250F6" w:rsidP="00E250F6">
      <w:pPr>
        <w:shd w:val="clear" w:color="auto" w:fill="FFFFFF"/>
        <w:spacing w:line="240" w:lineRule="auto"/>
        <w:jc w:val="left"/>
        <w:rPr>
          <w:ins w:id="5216" w:author="Marco Petri" w:date="2020-12-22T22:05:00Z"/>
          <w:rFonts w:ascii="Courier New" w:eastAsia="Times New Roman" w:hAnsi="Courier New" w:cs="Courier New"/>
          <w:color w:val="008000"/>
          <w:sz w:val="16"/>
          <w:szCs w:val="16"/>
          <w:lang w:val="en-GB" w:eastAsia="en-GB"/>
          <w:rPrChange w:id="5217" w:author="Marco Petri" w:date="2020-12-22T22:07:00Z">
            <w:rPr>
              <w:ins w:id="5218" w:author="Marco Petri" w:date="2020-12-22T22:05:00Z"/>
              <w:rFonts w:ascii="Courier New" w:eastAsia="Times New Roman" w:hAnsi="Courier New" w:cs="Courier New"/>
              <w:color w:val="008000"/>
              <w:sz w:val="20"/>
              <w:szCs w:val="20"/>
              <w:lang w:val="en-GB" w:eastAsia="en-GB"/>
            </w:rPr>
          </w:rPrChange>
        </w:rPr>
      </w:pPr>
      <w:ins w:id="5219" w:author="Marco Petri" w:date="2020-12-22T22:05:00Z">
        <w:r w:rsidRPr="00FE56D0">
          <w:rPr>
            <w:rFonts w:ascii="Courier New" w:eastAsia="Times New Roman" w:hAnsi="Courier New" w:cs="Courier New"/>
            <w:color w:val="000000"/>
            <w:sz w:val="16"/>
            <w:szCs w:val="16"/>
            <w:lang w:val="en-GB" w:eastAsia="en-GB"/>
            <w:rPrChange w:id="522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221" w:author="Marco Petri" w:date="2020-12-22T22:07:00Z">
              <w:rPr>
                <w:rFonts w:ascii="Courier New" w:eastAsia="Times New Roman" w:hAnsi="Courier New" w:cs="Courier New"/>
                <w:color w:val="008000"/>
                <w:sz w:val="20"/>
                <w:szCs w:val="20"/>
                <w:lang w:val="en-GB" w:eastAsia="en-GB"/>
              </w:rPr>
            </w:rPrChange>
          </w:rPr>
          <w:t>/*Inductive Steps: if we start from a consistent state, and some visit</w:t>
        </w:r>
      </w:ins>
    </w:p>
    <w:p w14:paraId="3B325FD2" w14:textId="77777777" w:rsidR="00E250F6" w:rsidRPr="00FE56D0" w:rsidRDefault="00E250F6" w:rsidP="00E250F6">
      <w:pPr>
        <w:shd w:val="clear" w:color="auto" w:fill="FFFFFF"/>
        <w:spacing w:line="240" w:lineRule="auto"/>
        <w:jc w:val="left"/>
        <w:rPr>
          <w:ins w:id="5222" w:author="Marco Petri" w:date="2020-12-22T22:05:00Z"/>
          <w:rFonts w:ascii="Courier New" w:eastAsia="Times New Roman" w:hAnsi="Courier New" w:cs="Courier New"/>
          <w:color w:val="000000"/>
          <w:sz w:val="16"/>
          <w:szCs w:val="16"/>
          <w:lang w:val="en-GB" w:eastAsia="en-GB"/>
          <w:rPrChange w:id="5223" w:author="Marco Petri" w:date="2020-12-22T22:07:00Z">
            <w:rPr>
              <w:ins w:id="5224" w:author="Marco Petri" w:date="2020-12-22T22:05:00Z"/>
              <w:rFonts w:ascii="Courier New" w:eastAsia="Times New Roman" w:hAnsi="Courier New" w:cs="Courier New"/>
              <w:color w:val="000000"/>
              <w:sz w:val="20"/>
              <w:szCs w:val="20"/>
              <w:lang w:val="en-GB" w:eastAsia="en-GB"/>
            </w:rPr>
          </w:rPrChange>
        </w:rPr>
      </w:pPr>
      <w:ins w:id="5225" w:author="Marco Petri" w:date="2020-12-22T22:05:00Z">
        <w:r w:rsidRPr="00FE56D0">
          <w:rPr>
            <w:rFonts w:ascii="Courier New" w:eastAsia="Times New Roman" w:hAnsi="Courier New" w:cs="Courier New"/>
            <w:color w:val="008000"/>
            <w:sz w:val="16"/>
            <w:szCs w:val="16"/>
            <w:lang w:val="en-GB" w:eastAsia="en-GB"/>
            <w:rPrChange w:id="5226" w:author="Marco Petri" w:date="2020-12-22T22:07:00Z">
              <w:rPr>
                <w:rFonts w:ascii="Courier New" w:eastAsia="Times New Roman" w:hAnsi="Courier New" w:cs="Courier New"/>
                <w:color w:val="008000"/>
                <w:sz w:val="20"/>
                <w:szCs w:val="20"/>
                <w:lang w:val="en-GB" w:eastAsia="en-GB"/>
              </w:rPr>
            </w:rPrChange>
          </w:rPr>
          <w:t xml:space="preserve">    is either booked or deleted, the property still holds*/</w:t>
        </w:r>
      </w:ins>
    </w:p>
    <w:p w14:paraId="1692C64C" w14:textId="77777777" w:rsidR="00E250F6" w:rsidRPr="00FE56D0" w:rsidRDefault="00E250F6" w:rsidP="00E250F6">
      <w:pPr>
        <w:shd w:val="clear" w:color="auto" w:fill="FFFFFF"/>
        <w:spacing w:line="240" w:lineRule="auto"/>
        <w:jc w:val="left"/>
        <w:rPr>
          <w:ins w:id="5227" w:author="Marco Petri" w:date="2020-12-22T22:05:00Z"/>
          <w:rFonts w:ascii="Courier New" w:eastAsia="Times New Roman" w:hAnsi="Courier New" w:cs="Courier New"/>
          <w:color w:val="000000"/>
          <w:sz w:val="16"/>
          <w:szCs w:val="16"/>
          <w:lang w:val="en-GB" w:eastAsia="en-GB"/>
          <w:rPrChange w:id="5228" w:author="Marco Petri" w:date="2020-12-22T22:07:00Z">
            <w:rPr>
              <w:ins w:id="5229" w:author="Marco Petri" w:date="2020-12-22T22:05:00Z"/>
              <w:rFonts w:ascii="Courier New" w:eastAsia="Times New Roman" w:hAnsi="Courier New" w:cs="Courier New"/>
              <w:color w:val="000000"/>
              <w:sz w:val="20"/>
              <w:szCs w:val="20"/>
              <w:lang w:val="en-GB" w:eastAsia="en-GB"/>
            </w:rPr>
          </w:rPrChange>
        </w:rPr>
      </w:pPr>
      <w:ins w:id="5230" w:author="Marco Petri" w:date="2020-12-22T22:05:00Z">
        <w:r w:rsidRPr="00FE56D0">
          <w:rPr>
            <w:rFonts w:ascii="Courier New" w:eastAsia="Times New Roman" w:hAnsi="Courier New" w:cs="Courier New"/>
            <w:color w:val="000000"/>
            <w:sz w:val="16"/>
            <w:szCs w:val="16"/>
            <w:lang w:val="en-GB" w:eastAsia="en-GB"/>
            <w:rPrChange w:id="523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23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233"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17CDFE45" w14:textId="77777777" w:rsidR="00E250F6" w:rsidRPr="00FE56D0" w:rsidRDefault="00E250F6" w:rsidP="00E250F6">
      <w:pPr>
        <w:shd w:val="clear" w:color="auto" w:fill="FFFFFF"/>
        <w:spacing w:line="240" w:lineRule="auto"/>
        <w:jc w:val="left"/>
        <w:rPr>
          <w:ins w:id="5234" w:author="Marco Petri" w:date="2020-12-22T22:05:00Z"/>
          <w:rFonts w:ascii="Courier New" w:eastAsia="Times New Roman" w:hAnsi="Courier New" w:cs="Courier New"/>
          <w:color w:val="000000"/>
          <w:sz w:val="16"/>
          <w:szCs w:val="16"/>
          <w:lang w:val="en-GB" w:eastAsia="en-GB"/>
          <w:rPrChange w:id="5235" w:author="Marco Petri" w:date="2020-12-22T22:07:00Z">
            <w:rPr>
              <w:ins w:id="5236" w:author="Marco Petri" w:date="2020-12-22T22:05:00Z"/>
              <w:rFonts w:ascii="Courier New" w:eastAsia="Times New Roman" w:hAnsi="Courier New" w:cs="Courier New"/>
              <w:color w:val="000000"/>
              <w:sz w:val="20"/>
              <w:szCs w:val="20"/>
              <w:lang w:val="en-GB" w:eastAsia="en-GB"/>
            </w:rPr>
          </w:rPrChange>
        </w:rPr>
      </w:pPr>
      <w:ins w:id="5237" w:author="Marco Petri" w:date="2020-12-22T22:05:00Z">
        <w:r w:rsidRPr="00FE56D0">
          <w:rPr>
            <w:rFonts w:ascii="Courier New" w:eastAsia="Times New Roman" w:hAnsi="Courier New" w:cs="Courier New"/>
            <w:color w:val="000000"/>
            <w:sz w:val="16"/>
            <w:szCs w:val="16"/>
            <w:lang w:val="en-GB" w:eastAsia="en-GB"/>
            <w:rPrChange w:id="5238" w:author="Marco Petri" w:date="2020-12-22T22:07:00Z">
              <w:rPr>
                <w:rFonts w:ascii="Courier New" w:eastAsia="Times New Roman" w:hAnsi="Courier New" w:cs="Courier New"/>
                <w:color w:val="000000"/>
                <w:sz w:val="20"/>
                <w:szCs w:val="20"/>
                <w:lang w:val="en-GB" w:eastAsia="en-GB"/>
              </w:rPr>
            </w:rPrChange>
          </w:rPr>
          <w:t xml:space="preserve">        !hasOverlappingBooking[s,t] </w:t>
        </w:r>
        <w:r w:rsidRPr="00FE56D0">
          <w:rPr>
            <w:rFonts w:ascii="Courier New" w:eastAsia="Times New Roman" w:hAnsi="Courier New" w:cs="Courier New"/>
            <w:b/>
            <w:bCs/>
            <w:color w:val="0000FF"/>
            <w:sz w:val="16"/>
            <w:szCs w:val="16"/>
            <w:lang w:val="en-GB" w:eastAsia="en-GB"/>
            <w:rPrChange w:id="5239" w:author="Marco Petri" w:date="2020-12-22T22:07:00Z">
              <w:rPr>
                <w:rFonts w:ascii="Courier New" w:eastAsia="Times New Roman" w:hAnsi="Courier New" w:cs="Courier New"/>
                <w:b/>
                <w:bCs/>
                <w:color w:val="0000FF"/>
                <w:sz w:val="20"/>
                <w:szCs w:val="20"/>
                <w:lang w:val="en-GB" w:eastAsia="en-GB"/>
              </w:rPr>
            </w:rPrChange>
          </w:rPr>
          <w:t>and</w:t>
        </w:r>
      </w:ins>
    </w:p>
    <w:p w14:paraId="54A05A6F" w14:textId="77777777" w:rsidR="00E250F6" w:rsidRPr="00FE56D0" w:rsidRDefault="00E250F6" w:rsidP="00E250F6">
      <w:pPr>
        <w:shd w:val="clear" w:color="auto" w:fill="FFFFFF"/>
        <w:spacing w:line="240" w:lineRule="auto"/>
        <w:jc w:val="left"/>
        <w:rPr>
          <w:ins w:id="5240" w:author="Marco Petri" w:date="2020-12-22T22:05:00Z"/>
          <w:rFonts w:ascii="Courier New" w:eastAsia="Times New Roman" w:hAnsi="Courier New" w:cs="Courier New"/>
          <w:color w:val="000000"/>
          <w:sz w:val="16"/>
          <w:szCs w:val="16"/>
          <w:lang w:val="en-GB" w:eastAsia="en-GB"/>
          <w:rPrChange w:id="5241" w:author="Marco Petri" w:date="2020-12-22T22:07:00Z">
            <w:rPr>
              <w:ins w:id="5242" w:author="Marco Petri" w:date="2020-12-22T22:05:00Z"/>
              <w:rFonts w:ascii="Courier New" w:eastAsia="Times New Roman" w:hAnsi="Courier New" w:cs="Courier New"/>
              <w:color w:val="000000"/>
              <w:sz w:val="20"/>
              <w:szCs w:val="20"/>
              <w:lang w:val="en-GB" w:eastAsia="en-GB"/>
            </w:rPr>
          </w:rPrChange>
        </w:rPr>
      </w:pPr>
      <w:ins w:id="5243" w:author="Marco Petri" w:date="2020-12-22T22:05:00Z">
        <w:r w:rsidRPr="00FE56D0">
          <w:rPr>
            <w:rFonts w:ascii="Courier New" w:eastAsia="Times New Roman" w:hAnsi="Courier New" w:cs="Courier New"/>
            <w:color w:val="000000"/>
            <w:sz w:val="16"/>
            <w:szCs w:val="16"/>
            <w:lang w:val="en-GB" w:eastAsia="en-GB"/>
            <w:rPrChange w:id="5244" w:author="Marco Petri" w:date="2020-12-22T22:07:00Z">
              <w:rPr>
                <w:rFonts w:ascii="Courier New" w:eastAsia="Times New Roman" w:hAnsi="Courier New" w:cs="Courier New"/>
                <w:color w:val="000000"/>
                <w:sz w:val="20"/>
                <w:szCs w:val="20"/>
                <w:lang w:val="en-GB" w:eastAsia="en-GB"/>
              </w:rPr>
            </w:rPrChange>
          </w:rPr>
          <w:t xml:space="preserve">        (some c:Customer,b:Booking | bookVisit[s, b,c,t])</w:t>
        </w:r>
      </w:ins>
    </w:p>
    <w:p w14:paraId="26BA2519" w14:textId="77777777" w:rsidR="00E250F6" w:rsidRPr="00FE56D0" w:rsidRDefault="00E250F6" w:rsidP="00E250F6">
      <w:pPr>
        <w:shd w:val="clear" w:color="auto" w:fill="FFFFFF"/>
        <w:spacing w:line="240" w:lineRule="auto"/>
        <w:jc w:val="left"/>
        <w:rPr>
          <w:ins w:id="5245" w:author="Marco Petri" w:date="2020-12-22T22:05:00Z"/>
          <w:rFonts w:ascii="Courier New" w:eastAsia="Times New Roman" w:hAnsi="Courier New" w:cs="Courier New"/>
          <w:color w:val="000000"/>
          <w:sz w:val="16"/>
          <w:szCs w:val="16"/>
          <w:lang w:val="en-GB" w:eastAsia="en-GB"/>
          <w:rPrChange w:id="5246" w:author="Marco Petri" w:date="2020-12-22T22:07:00Z">
            <w:rPr>
              <w:ins w:id="5247" w:author="Marco Petri" w:date="2020-12-22T22:05:00Z"/>
              <w:rFonts w:ascii="Courier New" w:eastAsia="Times New Roman" w:hAnsi="Courier New" w:cs="Courier New"/>
              <w:color w:val="000000"/>
              <w:sz w:val="20"/>
              <w:szCs w:val="20"/>
              <w:lang w:val="en-GB" w:eastAsia="en-GB"/>
            </w:rPr>
          </w:rPrChange>
        </w:rPr>
      </w:pPr>
      <w:ins w:id="5248" w:author="Marco Petri" w:date="2020-12-22T22:05:00Z">
        <w:r w:rsidRPr="00FE56D0">
          <w:rPr>
            <w:rFonts w:ascii="Courier New" w:eastAsia="Times New Roman" w:hAnsi="Courier New" w:cs="Courier New"/>
            <w:color w:val="000000"/>
            <w:sz w:val="16"/>
            <w:szCs w:val="16"/>
            <w:lang w:val="en-GB" w:eastAsia="en-GB"/>
            <w:rPrChange w:id="524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250" w:author="Marco Petri" w:date="2020-12-22T22:07:00Z">
              <w:rPr>
                <w:rFonts w:ascii="Courier New" w:eastAsia="Times New Roman" w:hAnsi="Courier New" w:cs="Courier New"/>
                <w:b/>
                <w:bCs/>
                <w:color w:val="0000FF"/>
                <w:sz w:val="20"/>
                <w:szCs w:val="20"/>
                <w:lang w:val="en-GB" w:eastAsia="en-GB"/>
              </w:rPr>
            </w:rPrChange>
          </w:rPr>
          <w:t>implies</w:t>
        </w:r>
      </w:ins>
    </w:p>
    <w:p w14:paraId="4E2E0294" w14:textId="77777777" w:rsidR="00E250F6" w:rsidRPr="00FE56D0" w:rsidRDefault="00E250F6" w:rsidP="00E250F6">
      <w:pPr>
        <w:shd w:val="clear" w:color="auto" w:fill="FFFFFF"/>
        <w:spacing w:line="240" w:lineRule="auto"/>
        <w:jc w:val="left"/>
        <w:rPr>
          <w:ins w:id="5251" w:author="Marco Petri" w:date="2020-12-22T22:05:00Z"/>
          <w:rFonts w:ascii="Courier New" w:eastAsia="Times New Roman" w:hAnsi="Courier New" w:cs="Courier New"/>
          <w:color w:val="000000"/>
          <w:sz w:val="16"/>
          <w:szCs w:val="16"/>
          <w:lang w:val="en-GB" w:eastAsia="en-GB"/>
          <w:rPrChange w:id="5252" w:author="Marco Petri" w:date="2020-12-22T22:07:00Z">
            <w:rPr>
              <w:ins w:id="5253" w:author="Marco Petri" w:date="2020-12-22T22:05:00Z"/>
              <w:rFonts w:ascii="Courier New" w:eastAsia="Times New Roman" w:hAnsi="Courier New" w:cs="Courier New"/>
              <w:color w:val="000000"/>
              <w:sz w:val="20"/>
              <w:szCs w:val="20"/>
              <w:lang w:val="en-GB" w:eastAsia="en-GB"/>
            </w:rPr>
          </w:rPrChange>
        </w:rPr>
      </w:pPr>
      <w:ins w:id="5254" w:author="Marco Petri" w:date="2020-12-22T22:05:00Z">
        <w:r w:rsidRPr="00FE56D0">
          <w:rPr>
            <w:rFonts w:ascii="Courier New" w:eastAsia="Times New Roman" w:hAnsi="Courier New" w:cs="Courier New"/>
            <w:color w:val="000000"/>
            <w:sz w:val="16"/>
            <w:szCs w:val="16"/>
            <w:lang w:val="en-GB" w:eastAsia="en-GB"/>
            <w:rPrChange w:id="5255" w:author="Marco Petri" w:date="2020-12-22T22:07:00Z">
              <w:rPr>
                <w:rFonts w:ascii="Courier New" w:eastAsia="Times New Roman" w:hAnsi="Courier New" w:cs="Courier New"/>
                <w:color w:val="000000"/>
                <w:sz w:val="20"/>
                <w:szCs w:val="20"/>
                <w:lang w:val="en-GB" w:eastAsia="en-GB"/>
              </w:rPr>
            </w:rPrChange>
          </w:rPr>
          <w:t xml:space="preserve">        !hasOverlappingBooking[s,t]</w:t>
        </w:r>
      </w:ins>
    </w:p>
    <w:p w14:paraId="5625C114" w14:textId="77777777" w:rsidR="00E250F6" w:rsidRPr="00FE56D0" w:rsidRDefault="00E250F6" w:rsidP="00E250F6">
      <w:pPr>
        <w:shd w:val="clear" w:color="auto" w:fill="FFFFFF"/>
        <w:spacing w:line="240" w:lineRule="auto"/>
        <w:jc w:val="left"/>
        <w:rPr>
          <w:ins w:id="5256" w:author="Marco Petri" w:date="2020-12-22T22:05:00Z"/>
          <w:rFonts w:ascii="Courier New" w:eastAsia="Times New Roman" w:hAnsi="Courier New" w:cs="Courier New"/>
          <w:color w:val="000000"/>
          <w:sz w:val="16"/>
          <w:szCs w:val="16"/>
          <w:lang w:val="en-GB" w:eastAsia="en-GB"/>
          <w:rPrChange w:id="5257" w:author="Marco Petri" w:date="2020-12-22T22:07:00Z">
            <w:rPr>
              <w:ins w:id="5258" w:author="Marco Petri" w:date="2020-12-22T22:05:00Z"/>
              <w:rFonts w:ascii="Courier New" w:eastAsia="Times New Roman" w:hAnsi="Courier New" w:cs="Courier New"/>
              <w:color w:val="000000"/>
              <w:sz w:val="20"/>
              <w:szCs w:val="20"/>
              <w:lang w:val="en-GB" w:eastAsia="en-GB"/>
            </w:rPr>
          </w:rPrChange>
        </w:rPr>
      </w:pPr>
      <w:ins w:id="5259" w:author="Marco Petri" w:date="2020-12-22T22:05:00Z">
        <w:r w:rsidRPr="00FE56D0">
          <w:rPr>
            <w:rFonts w:ascii="Courier New" w:eastAsia="Times New Roman" w:hAnsi="Courier New" w:cs="Courier New"/>
            <w:color w:val="000000"/>
            <w:sz w:val="16"/>
            <w:szCs w:val="16"/>
            <w:lang w:val="en-GB" w:eastAsia="en-GB"/>
            <w:rPrChange w:id="526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26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262"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016D09E4" w14:textId="77777777" w:rsidR="00E250F6" w:rsidRPr="00FE56D0" w:rsidRDefault="00E250F6" w:rsidP="00E250F6">
      <w:pPr>
        <w:shd w:val="clear" w:color="auto" w:fill="FFFFFF"/>
        <w:spacing w:line="240" w:lineRule="auto"/>
        <w:jc w:val="left"/>
        <w:rPr>
          <w:ins w:id="5263" w:author="Marco Petri" w:date="2020-12-22T22:05:00Z"/>
          <w:rFonts w:ascii="Courier New" w:eastAsia="Times New Roman" w:hAnsi="Courier New" w:cs="Courier New"/>
          <w:color w:val="000000"/>
          <w:sz w:val="16"/>
          <w:szCs w:val="16"/>
          <w:lang w:val="en-GB" w:eastAsia="en-GB"/>
          <w:rPrChange w:id="5264" w:author="Marco Petri" w:date="2020-12-22T22:07:00Z">
            <w:rPr>
              <w:ins w:id="5265" w:author="Marco Petri" w:date="2020-12-22T22:05:00Z"/>
              <w:rFonts w:ascii="Courier New" w:eastAsia="Times New Roman" w:hAnsi="Courier New" w:cs="Courier New"/>
              <w:color w:val="000000"/>
              <w:sz w:val="20"/>
              <w:szCs w:val="20"/>
              <w:lang w:val="en-GB" w:eastAsia="en-GB"/>
            </w:rPr>
          </w:rPrChange>
        </w:rPr>
      </w:pPr>
      <w:ins w:id="5266" w:author="Marco Petri" w:date="2020-12-22T22:05:00Z">
        <w:r w:rsidRPr="00FE56D0">
          <w:rPr>
            <w:rFonts w:ascii="Courier New" w:eastAsia="Times New Roman" w:hAnsi="Courier New" w:cs="Courier New"/>
            <w:color w:val="000000"/>
            <w:sz w:val="16"/>
            <w:szCs w:val="16"/>
            <w:lang w:val="en-GB" w:eastAsia="en-GB"/>
            <w:rPrChange w:id="5267" w:author="Marco Petri" w:date="2020-12-22T22:07:00Z">
              <w:rPr>
                <w:rFonts w:ascii="Courier New" w:eastAsia="Times New Roman" w:hAnsi="Courier New" w:cs="Courier New"/>
                <w:color w:val="000000"/>
                <w:sz w:val="20"/>
                <w:szCs w:val="20"/>
                <w:lang w:val="en-GB" w:eastAsia="en-GB"/>
              </w:rPr>
            </w:rPrChange>
          </w:rPr>
          <w:t xml:space="preserve">        !hasOverlappingBooking[s,t] </w:t>
        </w:r>
        <w:r w:rsidRPr="00FE56D0">
          <w:rPr>
            <w:rFonts w:ascii="Courier New" w:eastAsia="Times New Roman" w:hAnsi="Courier New" w:cs="Courier New"/>
            <w:b/>
            <w:bCs/>
            <w:color w:val="0000FF"/>
            <w:sz w:val="16"/>
            <w:szCs w:val="16"/>
            <w:lang w:val="en-GB" w:eastAsia="en-GB"/>
            <w:rPrChange w:id="5268" w:author="Marco Petri" w:date="2020-12-22T22:07:00Z">
              <w:rPr>
                <w:rFonts w:ascii="Courier New" w:eastAsia="Times New Roman" w:hAnsi="Courier New" w:cs="Courier New"/>
                <w:b/>
                <w:bCs/>
                <w:color w:val="0000FF"/>
                <w:sz w:val="20"/>
                <w:szCs w:val="20"/>
                <w:lang w:val="en-GB" w:eastAsia="en-GB"/>
              </w:rPr>
            </w:rPrChange>
          </w:rPr>
          <w:t>and</w:t>
        </w:r>
      </w:ins>
    </w:p>
    <w:p w14:paraId="4F211956" w14:textId="77777777" w:rsidR="00E250F6" w:rsidRPr="00FE56D0" w:rsidRDefault="00E250F6" w:rsidP="00E250F6">
      <w:pPr>
        <w:shd w:val="clear" w:color="auto" w:fill="FFFFFF"/>
        <w:spacing w:line="240" w:lineRule="auto"/>
        <w:jc w:val="left"/>
        <w:rPr>
          <w:ins w:id="5269" w:author="Marco Petri" w:date="2020-12-22T22:05:00Z"/>
          <w:rFonts w:ascii="Courier New" w:eastAsia="Times New Roman" w:hAnsi="Courier New" w:cs="Courier New"/>
          <w:color w:val="000000"/>
          <w:sz w:val="16"/>
          <w:szCs w:val="16"/>
          <w:lang w:val="en-GB" w:eastAsia="en-GB"/>
          <w:rPrChange w:id="5270" w:author="Marco Petri" w:date="2020-12-22T22:07:00Z">
            <w:rPr>
              <w:ins w:id="5271" w:author="Marco Petri" w:date="2020-12-22T22:05:00Z"/>
              <w:rFonts w:ascii="Courier New" w:eastAsia="Times New Roman" w:hAnsi="Courier New" w:cs="Courier New"/>
              <w:color w:val="000000"/>
              <w:sz w:val="20"/>
              <w:szCs w:val="20"/>
              <w:lang w:val="en-GB" w:eastAsia="en-GB"/>
            </w:rPr>
          </w:rPrChange>
        </w:rPr>
      </w:pPr>
      <w:ins w:id="5272" w:author="Marco Petri" w:date="2020-12-22T22:05:00Z">
        <w:r w:rsidRPr="00FE56D0">
          <w:rPr>
            <w:rFonts w:ascii="Courier New" w:eastAsia="Times New Roman" w:hAnsi="Courier New" w:cs="Courier New"/>
            <w:color w:val="000000"/>
            <w:sz w:val="16"/>
            <w:szCs w:val="16"/>
            <w:lang w:val="en-GB" w:eastAsia="en-GB"/>
            <w:rPrChange w:id="5273" w:author="Marco Petri" w:date="2020-12-22T22:07:00Z">
              <w:rPr>
                <w:rFonts w:ascii="Courier New" w:eastAsia="Times New Roman" w:hAnsi="Courier New" w:cs="Courier New"/>
                <w:color w:val="000000"/>
                <w:sz w:val="20"/>
                <w:szCs w:val="20"/>
                <w:lang w:val="en-GB" w:eastAsia="en-GB"/>
              </w:rPr>
            </w:rPrChange>
          </w:rPr>
          <w:t xml:space="preserve">        (some c:Customer,b:Booking | deleteAVisit[s, c,b,t])</w:t>
        </w:r>
      </w:ins>
    </w:p>
    <w:p w14:paraId="43D5EA36" w14:textId="77777777" w:rsidR="00E250F6" w:rsidRPr="00FE56D0" w:rsidRDefault="00E250F6" w:rsidP="00E250F6">
      <w:pPr>
        <w:shd w:val="clear" w:color="auto" w:fill="FFFFFF"/>
        <w:spacing w:line="240" w:lineRule="auto"/>
        <w:jc w:val="left"/>
        <w:rPr>
          <w:ins w:id="5274" w:author="Marco Petri" w:date="2020-12-22T22:05:00Z"/>
          <w:rFonts w:ascii="Courier New" w:eastAsia="Times New Roman" w:hAnsi="Courier New" w:cs="Courier New"/>
          <w:color w:val="000000"/>
          <w:sz w:val="16"/>
          <w:szCs w:val="16"/>
          <w:lang w:val="en-GB" w:eastAsia="en-GB"/>
          <w:rPrChange w:id="5275" w:author="Marco Petri" w:date="2020-12-22T22:07:00Z">
            <w:rPr>
              <w:ins w:id="5276" w:author="Marco Petri" w:date="2020-12-22T22:05:00Z"/>
              <w:rFonts w:ascii="Courier New" w:eastAsia="Times New Roman" w:hAnsi="Courier New" w:cs="Courier New"/>
              <w:color w:val="000000"/>
              <w:sz w:val="20"/>
              <w:szCs w:val="20"/>
              <w:lang w:val="en-GB" w:eastAsia="en-GB"/>
            </w:rPr>
          </w:rPrChange>
        </w:rPr>
      </w:pPr>
      <w:ins w:id="5277" w:author="Marco Petri" w:date="2020-12-22T22:05:00Z">
        <w:r w:rsidRPr="00FE56D0">
          <w:rPr>
            <w:rFonts w:ascii="Courier New" w:eastAsia="Times New Roman" w:hAnsi="Courier New" w:cs="Courier New"/>
            <w:color w:val="000000"/>
            <w:sz w:val="16"/>
            <w:szCs w:val="16"/>
            <w:lang w:val="en-GB" w:eastAsia="en-GB"/>
            <w:rPrChange w:id="527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279" w:author="Marco Petri" w:date="2020-12-22T22:07:00Z">
              <w:rPr>
                <w:rFonts w:ascii="Courier New" w:eastAsia="Times New Roman" w:hAnsi="Courier New" w:cs="Courier New"/>
                <w:b/>
                <w:bCs/>
                <w:color w:val="0000FF"/>
                <w:sz w:val="20"/>
                <w:szCs w:val="20"/>
                <w:lang w:val="en-GB" w:eastAsia="en-GB"/>
              </w:rPr>
            </w:rPrChange>
          </w:rPr>
          <w:t>implies</w:t>
        </w:r>
      </w:ins>
    </w:p>
    <w:p w14:paraId="0086E320" w14:textId="77777777" w:rsidR="00E250F6" w:rsidRPr="00FE56D0" w:rsidRDefault="00E250F6" w:rsidP="00E250F6">
      <w:pPr>
        <w:shd w:val="clear" w:color="auto" w:fill="FFFFFF"/>
        <w:spacing w:line="240" w:lineRule="auto"/>
        <w:jc w:val="left"/>
        <w:rPr>
          <w:ins w:id="5280" w:author="Marco Petri" w:date="2020-12-22T22:05:00Z"/>
          <w:rFonts w:ascii="Courier New" w:eastAsia="Times New Roman" w:hAnsi="Courier New" w:cs="Courier New"/>
          <w:color w:val="000000"/>
          <w:sz w:val="16"/>
          <w:szCs w:val="16"/>
          <w:lang w:val="en-GB" w:eastAsia="en-GB"/>
          <w:rPrChange w:id="5281" w:author="Marco Petri" w:date="2020-12-22T22:07:00Z">
            <w:rPr>
              <w:ins w:id="5282" w:author="Marco Petri" w:date="2020-12-22T22:05:00Z"/>
              <w:rFonts w:ascii="Courier New" w:eastAsia="Times New Roman" w:hAnsi="Courier New" w:cs="Courier New"/>
              <w:color w:val="000000"/>
              <w:sz w:val="20"/>
              <w:szCs w:val="20"/>
              <w:lang w:val="en-GB" w:eastAsia="en-GB"/>
            </w:rPr>
          </w:rPrChange>
        </w:rPr>
      </w:pPr>
      <w:ins w:id="5283" w:author="Marco Petri" w:date="2020-12-22T22:05:00Z">
        <w:r w:rsidRPr="00FE56D0">
          <w:rPr>
            <w:rFonts w:ascii="Courier New" w:eastAsia="Times New Roman" w:hAnsi="Courier New" w:cs="Courier New"/>
            <w:color w:val="000000"/>
            <w:sz w:val="16"/>
            <w:szCs w:val="16"/>
            <w:lang w:val="en-GB" w:eastAsia="en-GB"/>
            <w:rPrChange w:id="5284" w:author="Marco Petri" w:date="2020-12-22T22:07:00Z">
              <w:rPr>
                <w:rFonts w:ascii="Courier New" w:eastAsia="Times New Roman" w:hAnsi="Courier New" w:cs="Courier New"/>
                <w:color w:val="000000"/>
                <w:sz w:val="20"/>
                <w:szCs w:val="20"/>
                <w:lang w:val="en-GB" w:eastAsia="en-GB"/>
              </w:rPr>
            </w:rPrChange>
          </w:rPr>
          <w:t xml:space="preserve">        !hasOverlappingBooking[s,t]</w:t>
        </w:r>
      </w:ins>
    </w:p>
    <w:p w14:paraId="51C3FD5E" w14:textId="77777777" w:rsidR="00E250F6" w:rsidRPr="00FE56D0" w:rsidRDefault="00E250F6" w:rsidP="00E250F6">
      <w:pPr>
        <w:shd w:val="clear" w:color="auto" w:fill="FFFFFF"/>
        <w:spacing w:line="240" w:lineRule="auto"/>
        <w:jc w:val="left"/>
        <w:rPr>
          <w:ins w:id="5285" w:author="Marco Petri" w:date="2020-12-22T22:05:00Z"/>
          <w:rFonts w:ascii="Courier New" w:eastAsia="Times New Roman" w:hAnsi="Courier New" w:cs="Courier New"/>
          <w:color w:val="000000"/>
          <w:sz w:val="16"/>
          <w:szCs w:val="16"/>
          <w:lang w:val="en-GB" w:eastAsia="en-GB"/>
          <w:rPrChange w:id="5286" w:author="Marco Petri" w:date="2020-12-22T22:07:00Z">
            <w:rPr>
              <w:ins w:id="5287" w:author="Marco Petri" w:date="2020-12-22T22:05:00Z"/>
              <w:rFonts w:ascii="Courier New" w:eastAsia="Times New Roman" w:hAnsi="Courier New" w:cs="Courier New"/>
              <w:color w:val="000000"/>
              <w:sz w:val="20"/>
              <w:szCs w:val="20"/>
              <w:lang w:val="en-GB" w:eastAsia="en-GB"/>
            </w:rPr>
          </w:rPrChange>
        </w:rPr>
      </w:pPr>
      <w:ins w:id="5288" w:author="Marco Petri" w:date="2020-12-22T22:05:00Z">
        <w:r w:rsidRPr="00FE56D0">
          <w:rPr>
            <w:rFonts w:ascii="Courier New" w:eastAsia="Times New Roman" w:hAnsi="Courier New" w:cs="Courier New"/>
            <w:color w:val="000000"/>
            <w:sz w:val="16"/>
            <w:szCs w:val="16"/>
            <w:lang w:val="en-GB" w:eastAsia="en-GB"/>
            <w:rPrChange w:id="5289" w:author="Marco Petri" w:date="2020-12-22T22:07:00Z">
              <w:rPr>
                <w:rFonts w:ascii="Courier New" w:eastAsia="Times New Roman" w:hAnsi="Courier New" w:cs="Courier New"/>
                <w:color w:val="000000"/>
                <w:sz w:val="20"/>
                <w:szCs w:val="20"/>
                <w:lang w:val="en-GB" w:eastAsia="en-GB"/>
              </w:rPr>
            </w:rPrChange>
          </w:rPr>
          <w:t>}</w:t>
        </w:r>
      </w:ins>
    </w:p>
    <w:p w14:paraId="66DBE892" w14:textId="77777777" w:rsidR="00E250F6" w:rsidRPr="00FE56D0" w:rsidRDefault="00E250F6" w:rsidP="00E250F6">
      <w:pPr>
        <w:shd w:val="clear" w:color="auto" w:fill="FFFFFF"/>
        <w:spacing w:line="240" w:lineRule="auto"/>
        <w:jc w:val="left"/>
        <w:rPr>
          <w:ins w:id="5290" w:author="Marco Petri" w:date="2020-12-22T22:05:00Z"/>
          <w:rFonts w:ascii="Courier New" w:eastAsia="Times New Roman" w:hAnsi="Courier New" w:cs="Courier New"/>
          <w:color w:val="000000"/>
          <w:sz w:val="16"/>
          <w:szCs w:val="16"/>
          <w:lang w:val="en-GB" w:eastAsia="en-GB"/>
          <w:rPrChange w:id="5291" w:author="Marco Petri" w:date="2020-12-22T22:07:00Z">
            <w:rPr>
              <w:ins w:id="5292" w:author="Marco Petri" w:date="2020-12-22T22:05:00Z"/>
              <w:rFonts w:ascii="Courier New" w:eastAsia="Times New Roman" w:hAnsi="Courier New" w:cs="Courier New"/>
              <w:color w:val="000000"/>
              <w:sz w:val="20"/>
              <w:szCs w:val="20"/>
              <w:lang w:val="en-GB" w:eastAsia="en-GB"/>
            </w:rPr>
          </w:rPrChange>
        </w:rPr>
      </w:pPr>
    </w:p>
    <w:p w14:paraId="1D762426" w14:textId="77777777" w:rsidR="00E250F6" w:rsidRPr="00FE56D0" w:rsidRDefault="00E250F6" w:rsidP="00E250F6">
      <w:pPr>
        <w:shd w:val="clear" w:color="auto" w:fill="FFFFFF"/>
        <w:spacing w:line="240" w:lineRule="auto"/>
        <w:jc w:val="left"/>
        <w:rPr>
          <w:ins w:id="5293" w:author="Marco Petri" w:date="2020-12-22T22:05:00Z"/>
          <w:rFonts w:ascii="Courier New" w:eastAsia="Times New Roman" w:hAnsi="Courier New" w:cs="Courier New"/>
          <w:color w:val="008000"/>
          <w:sz w:val="16"/>
          <w:szCs w:val="16"/>
          <w:lang w:val="en-GB" w:eastAsia="en-GB"/>
          <w:rPrChange w:id="5294" w:author="Marco Petri" w:date="2020-12-22T22:07:00Z">
            <w:rPr>
              <w:ins w:id="5295" w:author="Marco Petri" w:date="2020-12-22T22:05:00Z"/>
              <w:rFonts w:ascii="Courier New" w:eastAsia="Times New Roman" w:hAnsi="Courier New" w:cs="Courier New"/>
              <w:color w:val="008000"/>
              <w:sz w:val="20"/>
              <w:szCs w:val="20"/>
              <w:lang w:val="en-GB" w:eastAsia="en-GB"/>
            </w:rPr>
          </w:rPrChange>
        </w:rPr>
      </w:pPr>
      <w:ins w:id="5296" w:author="Marco Petri" w:date="2020-12-22T22:05:00Z">
        <w:r w:rsidRPr="00FE56D0">
          <w:rPr>
            <w:rFonts w:ascii="Courier New" w:eastAsia="Times New Roman" w:hAnsi="Courier New" w:cs="Courier New"/>
            <w:color w:val="008000"/>
            <w:sz w:val="16"/>
            <w:szCs w:val="16"/>
            <w:lang w:val="en-GB" w:eastAsia="en-GB"/>
            <w:rPrChange w:id="5297" w:author="Marco Petri" w:date="2020-12-22T22:07:00Z">
              <w:rPr>
                <w:rFonts w:ascii="Courier New" w:eastAsia="Times New Roman" w:hAnsi="Courier New" w:cs="Courier New"/>
                <w:color w:val="008000"/>
                <w:sz w:val="20"/>
                <w:szCs w:val="20"/>
                <w:lang w:val="en-GB" w:eastAsia="en-GB"/>
              </w:rPr>
            </w:rPrChange>
          </w:rPr>
          <w:t>//This assertion proves that no two stores can have overlapping bookings</w:t>
        </w:r>
      </w:ins>
    </w:p>
    <w:p w14:paraId="585589FD" w14:textId="77777777" w:rsidR="00E250F6" w:rsidRPr="00FE56D0" w:rsidRDefault="00E250F6" w:rsidP="00E250F6">
      <w:pPr>
        <w:shd w:val="clear" w:color="auto" w:fill="FFFFFF"/>
        <w:spacing w:line="240" w:lineRule="auto"/>
        <w:jc w:val="left"/>
        <w:rPr>
          <w:ins w:id="5298" w:author="Marco Petri" w:date="2020-12-22T22:05:00Z"/>
          <w:rFonts w:ascii="Courier New" w:eastAsia="Times New Roman" w:hAnsi="Courier New" w:cs="Courier New"/>
          <w:color w:val="000000"/>
          <w:sz w:val="16"/>
          <w:szCs w:val="16"/>
          <w:lang w:val="en-GB" w:eastAsia="en-GB"/>
          <w:rPrChange w:id="5299" w:author="Marco Petri" w:date="2020-12-22T22:07:00Z">
            <w:rPr>
              <w:ins w:id="5300" w:author="Marco Petri" w:date="2020-12-22T22:05:00Z"/>
              <w:rFonts w:ascii="Courier New" w:eastAsia="Times New Roman" w:hAnsi="Courier New" w:cs="Courier New"/>
              <w:color w:val="000000"/>
              <w:sz w:val="20"/>
              <w:szCs w:val="20"/>
              <w:lang w:val="en-GB" w:eastAsia="en-GB"/>
            </w:rPr>
          </w:rPrChange>
        </w:rPr>
      </w:pPr>
      <w:ins w:id="5301" w:author="Marco Petri" w:date="2020-12-22T22:05:00Z">
        <w:r w:rsidRPr="00FE56D0">
          <w:rPr>
            <w:rFonts w:ascii="Courier New" w:eastAsia="Times New Roman" w:hAnsi="Courier New" w:cs="Courier New"/>
            <w:b/>
            <w:bCs/>
            <w:color w:val="0000FF"/>
            <w:sz w:val="16"/>
            <w:szCs w:val="16"/>
            <w:lang w:val="en-GB" w:eastAsia="en-GB"/>
            <w:rPrChange w:id="5302"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5303" w:author="Marco Petri" w:date="2020-12-22T22:07:00Z">
              <w:rPr>
                <w:rFonts w:ascii="Courier New" w:eastAsia="Times New Roman" w:hAnsi="Courier New" w:cs="Courier New"/>
                <w:color w:val="000000"/>
                <w:sz w:val="20"/>
                <w:szCs w:val="20"/>
                <w:lang w:val="en-GB" w:eastAsia="en-GB"/>
              </w:rPr>
            </w:rPrChange>
          </w:rPr>
          <w:t xml:space="preserve"> NoOverlappingBookingDiffStore{</w:t>
        </w:r>
      </w:ins>
    </w:p>
    <w:p w14:paraId="649B93FD" w14:textId="77777777" w:rsidR="00E250F6" w:rsidRPr="00FE56D0" w:rsidRDefault="00E250F6" w:rsidP="00E250F6">
      <w:pPr>
        <w:shd w:val="clear" w:color="auto" w:fill="FFFFFF"/>
        <w:spacing w:line="240" w:lineRule="auto"/>
        <w:jc w:val="left"/>
        <w:rPr>
          <w:ins w:id="5304" w:author="Marco Petri" w:date="2020-12-22T22:05:00Z"/>
          <w:rFonts w:ascii="Courier New" w:eastAsia="Times New Roman" w:hAnsi="Courier New" w:cs="Courier New"/>
          <w:color w:val="000000"/>
          <w:sz w:val="16"/>
          <w:szCs w:val="16"/>
          <w:lang w:val="en-GB" w:eastAsia="en-GB"/>
          <w:rPrChange w:id="5305" w:author="Marco Petri" w:date="2020-12-22T22:07:00Z">
            <w:rPr>
              <w:ins w:id="5306" w:author="Marco Petri" w:date="2020-12-22T22:05:00Z"/>
              <w:rFonts w:ascii="Courier New" w:eastAsia="Times New Roman" w:hAnsi="Courier New" w:cs="Courier New"/>
              <w:color w:val="000000"/>
              <w:sz w:val="20"/>
              <w:szCs w:val="20"/>
              <w:lang w:val="en-GB" w:eastAsia="en-GB"/>
            </w:rPr>
          </w:rPrChange>
        </w:rPr>
      </w:pPr>
      <w:ins w:id="5307" w:author="Marco Petri" w:date="2020-12-22T22:05:00Z">
        <w:r w:rsidRPr="00FE56D0">
          <w:rPr>
            <w:rFonts w:ascii="Courier New" w:eastAsia="Times New Roman" w:hAnsi="Courier New" w:cs="Courier New"/>
            <w:color w:val="000000"/>
            <w:sz w:val="16"/>
            <w:szCs w:val="16"/>
            <w:lang w:val="en-GB" w:eastAsia="en-GB"/>
            <w:rPrChange w:id="530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309" w:author="Marco Petri" w:date="2020-12-22T22:07:00Z">
              <w:rPr>
                <w:rFonts w:ascii="Courier New" w:eastAsia="Times New Roman" w:hAnsi="Courier New" w:cs="Courier New"/>
                <w:color w:val="008000"/>
                <w:sz w:val="20"/>
                <w:szCs w:val="20"/>
                <w:lang w:val="en-GB" w:eastAsia="en-GB"/>
              </w:rPr>
            </w:rPrChange>
          </w:rPr>
          <w:t>/*Base Case: the property holds for two stores both without a booking*/</w:t>
        </w:r>
      </w:ins>
    </w:p>
    <w:p w14:paraId="3F892C06" w14:textId="77777777" w:rsidR="00E250F6" w:rsidRPr="00FE56D0" w:rsidRDefault="00E250F6" w:rsidP="00E250F6">
      <w:pPr>
        <w:shd w:val="clear" w:color="auto" w:fill="FFFFFF"/>
        <w:spacing w:line="240" w:lineRule="auto"/>
        <w:jc w:val="left"/>
        <w:rPr>
          <w:ins w:id="5310" w:author="Marco Petri" w:date="2020-12-22T22:05:00Z"/>
          <w:rFonts w:ascii="Courier New" w:eastAsia="Times New Roman" w:hAnsi="Courier New" w:cs="Courier New"/>
          <w:color w:val="000000"/>
          <w:sz w:val="16"/>
          <w:szCs w:val="16"/>
          <w:lang w:val="en-GB" w:eastAsia="en-GB"/>
          <w:rPrChange w:id="5311" w:author="Marco Petri" w:date="2020-12-22T22:07:00Z">
            <w:rPr>
              <w:ins w:id="5312" w:author="Marco Petri" w:date="2020-12-22T22:05:00Z"/>
              <w:rFonts w:ascii="Courier New" w:eastAsia="Times New Roman" w:hAnsi="Courier New" w:cs="Courier New"/>
              <w:color w:val="000000"/>
              <w:sz w:val="20"/>
              <w:szCs w:val="20"/>
              <w:lang w:val="en-GB" w:eastAsia="en-GB"/>
            </w:rPr>
          </w:rPrChange>
        </w:rPr>
      </w:pPr>
      <w:ins w:id="5313" w:author="Marco Petri" w:date="2020-12-22T22:05:00Z">
        <w:r w:rsidRPr="00FE56D0">
          <w:rPr>
            <w:rFonts w:ascii="Courier New" w:eastAsia="Times New Roman" w:hAnsi="Courier New" w:cs="Courier New"/>
            <w:color w:val="000000"/>
            <w:sz w:val="16"/>
            <w:szCs w:val="16"/>
            <w:lang w:val="en-GB" w:eastAsia="en-GB"/>
            <w:rPrChange w:id="531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315"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316" w:author="Marco Petri" w:date="2020-12-22T22:07:00Z">
              <w:rPr>
                <w:rFonts w:ascii="Courier New" w:eastAsia="Times New Roman" w:hAnsi="Courier New" w:cs="Courier New"/>
                <w:color w:val="000000"/>
                <w:sz w:val="20"/>
                <w:szCs w:val="20"/>
                <w:lang w:val="en-GB" w:eastAsia="en-GB"/>
              </w:rPr>
            </w:rPrChange>
          </w:rPr>
          <w:t xml:space="preserve"> s1,s2:Store, t:Time |</w:t>
        </w:r>
      </w:ins>
    </w:p>
    <w:p w14:paraId="0C6AB73A" w14:textId="77777777" w:rsidR="00E250F6" w:rsidRPr="00FE56D0" w:rsidRDefault="00E250F6" w:rsidP="00E250F6">
      <w:pPr>
        <w:shd w:val="clear" w:color="auto" w:fill="FFFFFF"/>
        <w:spacing w:line="240" w:lineRule="auto"/>
        <w:jc w:val="left"/>
        <w:rPr>
          <w:ins w:id="5317" w:author="Marco Petri" w:date="2020-12-22T22:05:00Z"/>
          <w:rFonts w:ascii="Courier New" w:eastAsia="Times New Roman" w:hAnsi="Courier New" w:cs="Courier New"/>
          <w:color w:val="000000"/>
          <w:sz w:val="16"/>
          <w:szCs w:val="16"/>
          <w:lang w:val="en-GB" w:eastAsia="en-GB"/>
          <w:rPrChange w:id="5318" w:author="Marco Petri" w:date="2020-12-22T22:07:00Z">
            <w:rPr>
              <w:ins w:id="5319" w:author="Marco Petri" w:date="2020-12-22T22:05:00Z"/>
              <w:rFonts w:ascii="Courier New" w:eastAsia="Times New Roman" w:hAnsi="Courier New" w:cs="Courier New"/>
              <w:color w:val="000000"/>
              <w:sz w:val="20"/>
              <w:szCs w:val="20"/>
              <w:lang w:val="en-GB" w:eastAsia="en-GB"/>
            </w:rPr>
          </w:rPrChange>
        </w:rPr>
      </w:pPr>
      <w:ins w:id="5320" w:author="Marco Petri" w:date="2020-12-22T22:05:00Z">
        <w:r w:rsidRPr="00FE56D0">
          <w:rPr>
            <w:rFonts w:ascii="Courier New" w:eastAsia="Times New Roman" w:hAnsi="Courier New" w:cs="Courier New"/>
            <w:color w:val="000000"/>
            <w:sz w:val="16"/>
            <w:szCs w:val="16"/>
            <w:lang w:val="en-GB" w:eastAsia="en-GB"/>
            <w:rPrChange w:id="5321" w:author="Marco Petri" w:date="2020-12-22T22:07:00Z">
              <w:rPr>
                <w:rFonts w:ascii="Courier New" w:eastAsia="Times New Roman" w:hAnsi="Courier New" w:cs="Courier New"/>
                <w:color w:val="000000"/>
                <w:sz w:val="20"/>
                <w:szCs w:val="20"/>
                <w:lang w:val="en-GB" w:eastAsia="en-GB"/>
              </w:rPr>
            </w:rPrChange>
          </w:rPr>
          <w:t xml:space="preserve">        #s1.storeBookings.t = </w:t>
        </w:r>
        <w:r w:rsidRPr="00FE56D0">
          <w:rPr>
            <w:rFonts w:ascii="Courier New" w:eastAsia="Times New Roman" w:hAnsi="Courier New" w:cs="Courier New"/>
            <w:color w:val="FF0000"/>
            <w:sz w:val="16"/>
            <w:szCs w:val="16"/>
            <w:lang w:val="en-GB" w:eastAsia="en-GB"/>
            <w:rPrChange w:id="5322" w:author="Marco Petri" w:date="2020-12-22T22:07:00Z">
              <w:rPr>
                <w:rFonts w:ascii="Courier New" w:eastAsia="Times New Roman" w:hAnsi="Courier New" w:cs="Courier New"/>
                <w:color w:val="FF0000"/>
                <w:sz w:val="20"/>
                <w:szCs w:val="20"/>
                <w:lang w:val="en-GB" w:eastAsia="en-GB"/>
              </w:rPr>
            </w:rPrChange>
          </w:rPr>
          <w:t>0</w:t>
        </w:r>
        <w:r w:rsidRPr="00FE56D0">
          <w:rPr>
            <w:rFonts w:ascii="Courier New" w:eastAsia="Times New Roman" w:hAnsi="Courier New" w:cs="Courier New"/>
            <w:color w:val="000000"/>
            <w:sz w:val="16"/>
            <w:szCs w:val="16"/>
            <w:lang w:val="en-GB" w:eastAsia="en-GB"/>
            <w:rPrChange w:id="532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324" w:author="Marco Petri" w:date="2020-12-22T22:07:00Z">
              <w:rPr>
                <w:rFonts w:ascii="Courier New" w:eastAsia="Times New Roman" w:hAnsi="Courier New" w:cs="Courier New"/>
                <w:b/>
                <w:bCs/>
                <w:color w:val="0000FF"/>
                <w:sz w:val="20"/>
                <w:szCs w:val="20"/>
                <w:lang w:val="en-GB" w:eastAsia="en-GB"/>
              </w:rPr>
            </w:rPrChange>
          </w:rPr>
          <w:t>and</w:t>
        </w:r>
      </w:ins>
    </w:p>
    <w:p w14:paraId="7503E5C3" w14:textId="77777777" w:rsidR="00E250F6" w:rsidRPr="00FE56D0" w:rsidRDefault="00E250F6" w:rsidP="00E250F6">
      <w:pPr>
        <w:shd w:val="clear" w:color="auto" w:fill="FFFFFF"/>
        <w:spacing w:line="240" w:lineRule="auto"/>
        <w:jc w:val="left"/>
        <w:rPr>
          <w:ins w:id="5325" w:author="Marco Petri" w:date="2020-12-22T22:05:00Z"/>
          <w:rFonts w:ascii="Courier New" w:eastAsia="Times New Roman" w:hAnsi="Courier New" w:cs="Courier New"/>
          <w:color w:val="000000"/>
          <w:sz w:val="16"/>
          <w:szCs w:val="16"/>
          <w:lang w:val="en-GB" w:eastAsia="en-GB"/>
          <w:rPrChange w:id="5326" w:author="Marco Petri" w:date="2020-12-22T22:07:00Z">
            <w:rPr>
              <w:ins w:id="5327" w:author="Marco Petri" w:date="2020-12-22T22:05:00Z"/>
              <w:rFonts w:ascii="Courier New" w:eastAsia="Times New Roman" w:hAnsi="Courier New" w:cs="Courier New"/>
              <w:color w:val="000000"/>
              <w:sz w:val="20"/>
              <w:szCs w:val="20"/>
              <w:lang w:val="en-GB" w:eastAsia="en-GB"/>
            </w:rPr>
          </w:rPrChange>
        </w:rPr>
      </w:pPr>
      <w:ins w:id="5328" w:author="Marco Petri" w:date="2020-12-22T22:05:00Z">
        <w:r w:rsidRPr="00FE56D0">
          <w:rPr>
            <w:rFonts w:ascii="Courier New" w:eastAsia="Times New Roman" w:hAnsi="Courier New" w:cs="Courier New"/>
            <w:color w:val="000000"/>
            <w:sz w:val="16"/>
            <w:szCs w:val="16"/>
            <w:lang w:val="en-GB" w:eastAsia="en-GB"/>
            <w:rPrChange w:id="5329" w:author="Marco Petri" w:date="2020-12-22T22:07:00Z">
              <w:rPr>
                <w:rFonts w:ascii="Courier New" w:eastAsia="Times New Roman" w:hAnsi="Courier New" w:cs="Courier New"/>
                <w:color w:val="000000"/>
                <w:sz w:val="20"/>
                <w:szCs w:val="20"/>
                <w:lang w:val="en-GB" w:eastAsia="en-GB"/>
              </w:rPr>
            </w:rPrChange>
          </w:rPr>
          <w:t xml:space="preserve">        #s2.storeBookings.t = </w:t>
        </w:r>
        <w:r w:rsidRPr="00FE56D0">
          <w:rPr>
            <w:rFonts w:ascii="Courier New" w:eastAsia="Times New Roman" w:hAnsi="Courier New" w:cs="Courier New"/>
            <w:color w:val="FF0000"/>
            <w:sz w:val="16"/>
            <w:szCs w:val="16"/>
            <w:lang w:val="en-GB" w:eastAsia="en-GB"/>
            <w:rPrChange w:id="5330" w:author="Marco Petri" w:date="2020-12-22T22:07:00Z">
              <w:rPr>
                <w:rFonts w:ascii="Courier New" w:eastAsia="Times New Roman" w:hAnsi="Courier New" w:cs="Courier New"/>
                <w:color w:val="FF0000"/>
                <w:sz w:val="20"/>
                <w:szCs w:val="20"/>
                <w:lang w:val="en-GB" w:eastAsia="en-GB"/>
              </w:rPr>
            </w:rPrChange>
          </w:rPr>
          <w:t>0</w:t>
        </w:r>
      </w:ins>
    </w:p>
    <w:p w14:paraId="319264CC" w14:textId="77777777" w:rsidR="00E250F6" w:rsidRPr="00FE56D0" w:rsidRDefault="00E250F6" w:rsidP="00E250F6">
      <w:pPr>
        <w:shd w:val="clear" w:color="auto" w:fill="FFFFFF"/>
        <w:spacing w:line="240" w:lineRule="auto"/>
        <w:jc w:val="left"/>
        <w:rPr>
          <w:ins w:id="5331" w:author="Marco Petri" w:date="2020-12-22T22:05:00Z"/>
          <w:rFonts w:ascii="Courier New" w:eastAsia="Times New Roman" w:hAnsi="Courier New" w:cs="Courier New"/>
          <w:color w:val="000000"/>
          <w:sz w:val="16"/>
          <w:szCs w:val="16"/>
          <w:lang w:val="en-GB" w:eastAsia="en-GB"/>
          <w:rPrChange w:id="5332" w:author="Marco Petri" w:date="2020-12-22T22:07:00Z">
            <w:rPr>
              <w:ins w:id="5333" w:author="Marco Petri" w:date="2020-12-22T22:05:00Z"/>
              <w:rFonts w:ascii="Courier New" w:eastAsia="Times New Roman" w:hAnsi="Courier New" w:cs="Courier New"/>
              <w:color w:val="000000"/>
              <w:sz w:val="20"/>
              <w:szCs w:val="20"/>
              <w:lang w:val="en-GB" w:eastAsia="en-GB"/>
            </w:rPr>
          </w:rPrChange>
        </w:rPr>
      </w:pPr>
      <w:ins w:id="5334" w:author="Marco Petri" w:date="2020-12-22T22:05:00Z">
        <w:r w:rsidRPr="00FE56D0">
          <w:rPr>
            <w:rFonts w:ascii="Courier New" w:eastAsia="Times New Roman" w:hAnsi="Courier New" w:cs="Courier New"/>
            <w:color w:val="000000"/>
            <w:sz w:val="16"/>
            <w:szCs w:val="16"/>
            <w:lang w:val="en-GB" w:eastAsia="en-GB"/>
            <w:rPrChange w:id="533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336" w:author="Marco Petri" w:date="2020-12-22T22:07:00Z">
              <w:rPr>
                <w:rFonts w:ascii="Courier New" w:eastAsia="Times New Roman" w:hAnsi="Courier New" w:cs="Courier New"/>
                <w:b/>
                <w:bCs/>
                <w:color w:val="0000FF"/>
                <w:sz w:val="20"/>
                <w:szCs w:val="20"/>
                <w:lang w:val="en-GB" w:eastAsia="en-GB"/>
              </w:rPr>
            </w:rPrChange>
          </w:rPr>
          <w:t>implies</w:t>
        </w:r>
      </w:ins>
    </w:p>
    <w:p w14:paraId="5831C2CB" w14:textId="77777777" w:rsidR="00E250F6" w:rsidRPr="00FE56D0" w:rsidRDefault="00E250F6" w:rsidP="00E250F6">
      <w:pPr>
        <w:shd w:val="clear" w:color="auto" w:fill="FFFFFF"/>
        <w:spacing w:line="240" w:lineRule="auto"/>
        <w:jc w:val="left"/>
        <w:rPr>
          <w:ins w:id="5337" w:author="Marco Petri" w:date="2020-12-22T22:05:00Z"/>
          <w:rFonts w:ascii="Courier New" w:eastAsia="Times New Roman" w:hAnsi="Courier New" w:cs="Courier New"/>
          <w:color w:val="000000"/>
          <w:sz w:val="16"/>
          <w:szCs w:val="16"/>
          <w:lang w:val="en-GB" w:eastAsia="en-GB"/>
          <w:rPrChange w:id="5338" w:author="Marco Petri" w:date="2020-12-22T22:07:00Z">
            <w:rPr>
              <w:ins w:id="5339" w:author="Marco Petri" w:date="2020-12-22T22:05:00Z"/>
              <w:rFonts w:ascii="Courier New" w:eastAsia="Times New Roman" w:hAnsi="Courier New" w:cs="Courier New"/>
              <w:color w:val="000000"/>
              <w:sz w:val="20"/>
              <w:szCs w:val="20"/>
              <w:lang w:val="en-GB" w:eastAsia="en-GB"/>
            </w:rPr>
          </w:rPrChange>
        </w:rPr>
      </w:pPr>
      <w:ins w:id="5340" w:author="Marco Petri" w:date="2020-12-22T22:05:00Z">
        <w:r w:rsidRPr="00FE56D0">
          <w:rPr>
            <w:rFonts w:ascii="Courier New" w:eastAsia="Times New Roman" w:hAnsi="Courier New" w:cs="Courier New"/>
            <w:color w:val="000000"/>
            <w:sz w:val="16"/>
            <w:szCs w:val="16"/>
            <w:lang w:val="en-GB" w:eastAsia="en-GB"/>
            <w:rPrChange w:id="5341" w:author="Marco Petri" w:date="2020-12-22T22:07:00Z">
              <w:rPr>
                <w:rFonts w:ascii="Courier New" w:eastAsia="Times New Roman" w:hAnsi="Courier New" w:cs="Courier New"/>
                <w:color w:val="000000"/>
                <w:sz w:val="20"/>
                <w:szCs w:val="20"/>
                <w:lang w:val="en-GB" w:eastAsia="en-GB"/>
              </w:rPr>
            </w:rPrChange>
          </w:rPr>
          <w:t xml:space="preserve">        !haveOverlappingBooking[s1,s2,t]</w:t>
        </w:r>
      </w:ins>
    </w:p>
    <w:p w14:paraId="080ADA0A" w14:textId="77777777" w:rsidR="00E250F6" w:rsidRPr="00FE56D0" w:rsidRDefault="00E250F6" w:rsidP="00E250F6">
      <w:pPr>
        <w:shd w:val="clear" w:color="auto" w:fill="FFFFFF"/>
        <w:spacing w:line="240" w:lineRule="auto"/>
        <w:jc w:val="left"/>
        <w:rPr>
          <w:ins w:id="5342" w:author="Marco Petri" w:date="2020-12-22T22:05:00Z"/>
          <w:rFonts w:ascii="Courier New" w:eastAsia="Times New Roman" w:hAnsi="Courier New" w:cs="Courier New"/>
          <w:color w:val="000000"/>
          <w:sz w:val="16"/>
          <w:szCs w:val="16"/>
          <w:lang w:val="en-GB" w:eastAsia="en-GB"/>
          <w:rPrChange w:id="5343" w:author="Marco Petri" w:date="2020-12-22T22:07:00Z">
            <w:rPr>
              <w:ins w:id="5344" w:author="Marco Petri" w:date="2020-12-22T22:05:00Z"/>
              <w:rFonts w:ascii="Courier New" w:eastAsia="Times New Roman" w:hAnsi="Courier New" w:cs="Courier New"/>
              <w:color w:val="000000"/>
              <w:sz w:val="20"/>
              <w:szCs w:val="20"/>
              <w:lang w:val="en-GB" w:eastAsia="en-GB"/>
            </w:rPr>
          </w:rPrChange>
        </w:rPr>
      </w:pPr>
      <w:ins w:id="5345" w:author="Marco Petri" w:date="2020-12-22T22:05:00Z">
        <w:r w:rsidRPr="00FE56D0">
          <w:rPr>
            <w:rFonts w:ascii="Courier New" w:eastAsia="Times New Roman" w:hAnsi="Courier New" w:cs="Courier New"/>
            <w:color w:val="000000"/>
            <w:sz w:val="16"/>
            <w:szCs w:val="16"/>
            <w:lang w:val="en-GB" w:eastAsia="en-GB"/>
            <w:rPrChange w:id="5346" w:author="Marco Petri" w:date="2020-12-22T22:07:00Z">
              <w:rPr>
                <w:rFonts w:ascii="Courier New" w:eastAsia="Times New Roman" w:hAnsi="Courier New" w:cs="Courier New"/>
                <w:color w:val="000000"/>
                <w:sz w:val="20"/>
                <w:szCs w:val="20"/>
                <w:lang w:val="en-GB" w:eastAsia="en-GB"/>
              </w:rPr>
            </w:rPrChange>
          </w:rPr>
          <w:t xml:space="preserve">    </w:t>
        </w:r>
      </w:ins>
    </w:p>
    <w:p w14:paraId="235B6184" w14:textId="77777777" w:rsidR="00E250F6" w:rsidRPr="00FE56D0" w:rsidRDefault="00E250F6" w:rsidP="00E250F6">
      <w:pPr>
        <w:shd w:val="clear" w:color="auto" w:fill="FFFFFF"/>
        <w:spacing w:line="240" w:lineRule="auto"/>
        <w:jc w:val="left"/>
        <w:rPr>
          <w:ins w:id="5347" w:author="Marco Petri" w:date="2020-12-22T22:05:00Z"/>
          <w:rFonts w:ascii="Courier New" w:eastAsia="Times New Roman" w:hAnsi="Courier New" w:cs="Courier New"/>
          <w:color w:val="008000"/>
          <w:sz w:val="16"/>
          <w:szCs w:val="16"/>
          <w:lang w:val="en-GB" w:eastAsia="en-GB"/>
          <w:rPrChange w:id="5348" w:author="Marco Petri" w:date="2020-12-22T22:07:00Z">
            <w:rPr>
              <w:ins w:id="5349" w:author="Marco Petri" w:date="2020-12-22T22:05:00Z"/>
              <w:rFonts w:ascii="Courier New" w:eastAsia="Times New Roman" w:hAnsi="Courier New" w:cs="Courier New"/>
              <w:color w:val="008000"/>
              <w:sz w:val="20"/>
              <w:szCs w:val="20"/>
              <w:lang w:val="en-GB" w:eastAsia="en-GB"/>
            </w:rPr>
          </w:rPrChange>
        </w:rPr>
      </w:pPr>
      <w:ins w:id="5350" w:author="Marco Petri" w:date="2020-12-22T22:05:00Z">
        <w:r w:rsidRPr="00FE56D0">
          <w:rPr>
            <w:rFonts w:ascii="Courier New" w:eastAsia="Times New Roman" w:hAnsi="Courier New" w:cs="Courier New"/>
            <w:color w:val="000000"/>
            <w:sz w:val="16"/>
            <w:szCs w:val="16"/>
            <w:lang w:val="en-GB" w:eastAsia="en-GB"/>
            <w:rPrChange w:id="535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352" w:author="Marco Petri" w:date="2020-12-22T22:07:00Z">
              <w:rPr>
                <w:rFonts w:ascii="Courier New" w:eastAsia="Times New Roman" w:hAnsi="Courier New" w:cs="Courier New"/>
                <w:color w:val="008000"/>
                <w:sz w:val="20"/>
                <w:szCs w:val="20"/>
                <w:lang w:val="en-GB" w:eastAsia="en-GB"/>
              </w:rPr>
            </w:rPrChange>
          </w:rPr>
          <w:t>/*Inductive Steps: if we start from a consistent state, and some visit</w:t>
        </w:r>
      </w:ins>
    </w:p>
    <w:p w14:paraId="03B8BB0E" w14:textId="77777777" w:rsidR="00E250F6" w:rsidRPr="00FE56D0" w:rsidRDefault="00E250F6" w:rsidP="00E250F6">
      <w:pPr>
        <w:shd w:val="clear" w:color="auto" w:fill="FFFFFF"/>
        <w:spacing w:line="240" w:lineRule="auto"/>
        <w:jc w:val="left"/>
        <w:rPr>
          <w:ins w:id="5353" w:author="Marco Petri" w:date="2020-12-22T22:05:00Z"/>
          <w:rFonts w:ascii="Courier New" w:eastAsia="Times New Roman" w:hAnsi="Courier New" w:cs="Courier New"/>
          <w:color w:val="000000"/>
          <w:sz w:val="16"/>
          <w:szCs w:val="16"/>
          <w:lang w:val="en-GB" w:eastAsia="en-GB"/>
          <w:rPrChange w:id="5354" w:author="Marco Petri" w:date="2020-12-22T22:07:00Z">
            <w:rPr>
              <w:ins w:id="5355" w:author="Marco Petri" w:date="2020-12-22T22:05:00Z"/>
              <w:rFonts w:ascii="Courier New" w:eastAsia="Times New Roman" w:hAnsi="Courier New" w:cs="Courier New"/>
              <w:color w:val="000000"/>
              <w:sz w:val="20"/>
              <w:szCs w:val="20"/>
              <w:lang w:val="en-GB" w:eastAsia="en-GB"/>
            </w:rPr>
          </w:rPrChange>
        </w:rPr>
      </w:pPr>
      <w:ins w:id="5356" w:author="Marco Petri" w:date="2020-12-22T22:05:00Z">
        <w:r w:rsidRPr="00FE56D0">
          <w:rPr>
            <w:rFonts w:ascii="Courier New" w:eastAsia="Times New Roman" w:hAnsi="Courier New" w:cs="Courier New"/>
            <w:color w:val="008000"/>
            <w:sz w:val="16"/>
            <w:szCs w:val="16"/>
            <w:lang w:val="en-GB" w:eastAsia="en-GB"/>
            <w:rPrChange w:id="5357" w:author="Marco Petri" w:date="2020-12-22T22:07:00Z">
              <w:rPr>
                <w:rFonts w:ascii="Courier New" w:eastAsia="Times New Roman" w:hAnsi="Courier New" w:cs="Courier New"/>
                <w:color w:val="008000"/>
                <w:sz w:val="20"/>
                <w:szCs w:val="20"/>
                <w:lang w:val="en-GB" w:eastAsia="en-GB"/>
              </w:rPr>
            </w:rPrChange>
          </w:rPr>
          <w:t xml:space="preserve">    is either booked or deleted, the property still holds*/</w:t>
        </w:r>
      </w:ins>
    </w:p>
    <w:p w14:paraId="60ECC11B" w14:textId="77777777" w:rsidR="00E250F6" w:rsidRPr="00FE56D0" w:rsidRDefault="00E250F6" w:rsidP="00E250F6">
      <w:pPr>
        <w:shd w:val="clear" w:color="auto" w:fill="FFFFFF"/>
        <w:spacing w:line="240" w:lineRule="auto"/>
        <w:jc w:val="left"/>
        <w:rPr>
          <w:ins w:id="5358" w:author="Marco Petri" w:date="2020-12-22T22:05:00Z"/>
          <w:rFonts w:ascii="Courier New" w:eastAsia="Times New Roman" w:hAnsi="Courier New" w:cs="Courier New"/>
          <w:color w:val="000000"/>
          <w:sz w:val="16"/>
          <w:szCs w:val="16"/>
          <w:lang w:val="en-GB" w:eastAsia="en-GB"/>
          <w:rPrChange w:id="5359" w:author="Marco Petri" w:date="2020-12-22T22:07:00Z">
            <w:rPr>
              <w:ins w:id="5360" w:author="Marco Petri" w:date="2020-12-22T22:05:00Z"/>
              <w:rFonts w:ascii="Courier New" w:eastAsia="Times New Roman" w:hAnsi="Courier New" w:cs="Courier New"/>
              <w:color w:val="000000"/>
              <w:sz w:val="20"/>
              <w:szCs w:val="20"/>
              <w:lang w:val="en-GB" w:eastAsia="en-GB"/>
            </w:rPr>
          </w:rPrChange>
        </w:rPr>
      </w:pPr>
      <w:ins w:id="5361" w:author="Marco Petri" w:date="2020-12-22T22:05:00Z">
        <w:r w:rsidRPr="00FE56D0">
          <w:rPr>
            <w:rFonts w:ascii="Courier New" w:eastAsia="Times New Roman" w:hAnsi="Courier New" w:cs="Courier New"/>
            <w:color w:val="000000"/>
            <w:sz w:val="16"/>
            <w:szCs w:val="16"/>
            <w:lang w:val="en-GB" w:eastAsia="en-GB"/>
            <w:rPrChange w:id="536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363"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364" w:author="Marco Petri" w:date="2020-12-22T22:07:00Z">
              <w:rPr>
                <w:rFonts w:ascii="Courier New" w:eastAsia="Times New Roman" w:hAnsi="Courier New" w:cs="Courier New"/>
                <w:color w:val="000000"/>
                <w:sz w:val="20"/>
                <w:szCs w:val="20"/>
                <w:lang w:val="en-GB" w:eastAsia="en-GB"/>
              </w:rPr>
            </w:rPrChange>
          </w:rPr>
          <w:t xml:space="preserve"> s1,s2:Store, t:Time |</w:t>
        </w:r>
      </w:ins>
    </w:p>
    <w:p w14:paraId="75B90B69" w14:textId="77777777" w:rsidR="00E250F6" w:rsidRPr="00FE56D0" w:rsidRDefault="00E250F6" w:rsidP="00E250F6">
      <w:pPr>
        <w:shd w:val="clear" w:color="auto" w:fill="FFFFFF"/>
        <w:spacing w:line="240" w:lineRule="auto"/>
        <w:jc w:val="left"/>
        <w:rPr>
          <w:ins w:id="5365" w:author="Marco Petri" w:date="2020-12-22T22:05:00Z"/>
          <w:rFonts w:ascii="Courier New" w:eastAsia="Times New Roman" w:hAnsi="Courier New" w:cs="Courier New"/>
          <w:color w:val="000000"/>
          <w:sz w:val="16"/>
          <w:szCs w:val="16"/>
          <w:lang w:val="en-GB" w:eastAsia="en-GB"/>
          <w:rPrChange w:id="5366" w:author="Marco Petri" w:date="2020-12-22T22:07:00Z">
            <w:rPr>
              <w:ins w:id="5367" w:author="Marco Petri" w:date="2020-12-22T22:05:00Z"/>
              <w:rFonts w:ascii="Courier New" w:eastAsia="Times New Roman" w:hAnsi="Courier New" w:cs="Courier New"/>
              <w:color w:val="000000"/>
              <w:sz w:val="20"/>
              <w:szCs w:val="20"/>
              <w:lang w:val="en-GB" w:eastAsia="en-GB"/>
            </w:rPr>
          </w:rPrChange>
        </w:rPr>
      </w:pPr>
      <w:ins w:id="5368" w:author="Marco Petri" w:date="2020-12-22T22:05:00Z">
        <w:r w:rsidRPr="00FE56D0">
          <w:rPr>
            <w:rFonts w:ascii="Courier New" w:eastAsia="Times New Roman" w:hAnsi="Courier New" w:cs="Courier New"/>
            <w:color w:val="000000"/>
            <w:sz w:val="16"/>
            <w:szCs w:val="16"/>
            <w:lang w:val="en-GB" w:eastAsia="en-GB"/>
            <w:rPrChange w:id="5369" w:author="Marco Petri" w:date="2020-12-22T22:07:00Z">
              <w:rPr>
                <w:rFonts w:ascii="Courier New" w:eastAsia="Times New Roman" w:hAnsi="Courier New" w:cs="Courier New"/>
                <w:color w:val="000000"/>
                <w:sz w:val="20"/>
                <w:szCs w:val="20"/>
                <w:lang w:val="en-GB" w:eastAsia="en-GB"/>
              </w:rPr>
            </w:rPrChange>
          </w:rPr>
          <w:t xml:space="preserve">        !haveOverlappingBooking[s1,s2,t] </w:t>
        </w:r>
        <w:r w:rsidRPr="00FE56D0">
          <w:rPr>
            <w:rFonts w:ascii="Courier New" w:eastAsia="Times New Roman" w:hAnsi="Courier New" w:cs="Courier New"/>
            <w:b/>
            <w:bCs/>
            <w:color w:val="0000FF"/>
            <w:sz w:val="16"/>
            <w:szCs w:val="16"/>
            <w:lang w:val="en-GB" w:eastAsia="en-GB"/>
            <w:rPrChange w:id="5370" w:author="Marco Petri" w:date="2020-12-22T22:07:00Z">
              <w:rPr>
                <w:rFonts w:ascii="Courier New" w:eastAsia="Times New Roman" w:hAnsi="Courier New" w:cs="Courier New"/>
                <w:b/>
                <w:bCs/>
                <w:color w:val="0000FF"/>
                <w:sz w:val="20"/>
                <w:szCs w:val="20"/>
                <w:lang w:val="en-GB" w:eastAsia="en-GB"/>
              </w:rPr>
            </w:rPrChange>
          </w:rPr>
          <w:t>and</w:t>
        </w:r>
      </w:ins>
    </w:p>
    <w:p w14:paraId="56F7BCD8" w14:textId="77777777" w:rsidR="00E250F6" w:rsidRPr="00FE56D0" w:rsidRDefault="00E250F6" w:rsidP="00E250F6">
      <w:pPr>
        <w:shd w:val="clear" w:color="auto" w:fill="FFFFFF"/>
        <w:spacing w:line="240" w:lineRule="auto"/>
        <w:jc w:val="left"/>
        <w:rPr>
          <w:ins w:id="5371" w:author="Marco Petri" w:date="2020-12-22T22:05:00Z"/>
          <w:rFonts w:ascii="Courier New" w:eastAsia="Times New Roman" w:hAnsi="Courier New" w:cs="Courier New"/>
          <w:color w:val="000000"/>
          <w:sz w:val="16"/>
          <w:szCs w:val="16"/>
          <w:lang w:val="en-GB" w:eastAsia="en-GB"/>
          <w:rPrChange w:id="5372" w:author="Marco Petri" w:date="2020-12-22T22:07:00Z">
            <w:rPr>
              <w:ins w:id="5373" w:author="Marco Petri" w:date="2020-12-22T22:05:00Z"/>
              <w:rFonts w:ascii="Courier New" w:eastAsia="Times New Roman" w:hAnsi="Courier New" w:cs="Courier New"/>
              <w:color w:val="000000"/>
              <w:sz w:val="20"/>
              <w:szCs w:val="20"/>
              <w:lang w:val="en-GB" w:eastAsia="en-GB"/>
            </w:rPr>
          </w:rPrChange>
        </w:rPr>
      </w:pPr>
      <w:ins w:id="5374" w:author="Marco Petri" w:date="2020-12-22T22:05:00Z">
        <w:r w:rsidRPr="00FE56D0">
          <w:rPr>
            <w:rFonts w:ascii="Courier New" w:eastAsia="Times New Roman" w:hAnsi="Courier New" w:cs="Courier New"/>
            <w:color w:val="000000"/>
            <w:sz w:val="16"/>
            <w:szCs w:val="16"/>
            <w:lang w:val="en-GB" w:eastAsia="en-GB"/>
            <w:rPrChange w:id="5375" w:author="Marco Petri" w:date="2020-12-22T22:07:00Z">
              <w:rPr>
                <w:rFonts w:ascii="Courier New" w:eastAsia="Times New Roman" w:hAnsi="Courier New" w:cs="Courier New"/>
                <w:color w:val="000000"/>
                <w:sz w:val="20"/>
                <w:szCs w:val="20"/>
                <w:lang w:val="en-GB" w:eastAsia="en-GB"/>
              </w:rPr>
            </w:rPrChange>
          </w:rPr>
          <w:t xml:space="preserve">        (some c:Customer,b:Booking | bookVisit[s1, b,c,t])</w:t>
        </w:r>
      </w:ins>
    </w:p>
    <w:p w14:paraId="7914947D" w14:textId="77777777" w:rsidR="00E250F6" w:rsidRPr="00FE56D0" w:rsidRDefault="00E250F6" w:rsidP="00E250F6">
      <w:pPr>
        <w:shd w:val="clear" w:color="auto" w:fill="FFFFFF"/>
        <w:spacing w:line="240" w:lineRule="auto"/>
        <w:jc w:val="left"/>
        <w:rPr>
          <w:ins w:id="5376" w:author="Marco Petri" w:date="2020-12-22T22:05:00Z"/>
          <w:rFonts w:ascii="Courier New" w:eastAsia="Times New Roman" w:hAnsi="Courier New" w:cs="Courier New"/>
          <w:color w:val="000000"/>
          <w:sz w:val="16"/>
          <w:szCs w:val="16"/>
          <w:lang w:val="en-GB" w:eastAsia="en-GB"/>
          <w:rPrChange w:id="5377" w:author="Marco Petri" w:date="2020-12-22T22:07:00Z">
            <w:rPr>
              <w:ins w:id="5378" w:author="Marco Petri" w:date="2020-12-22T22:05:00Z"/>
              <w:rFonts w:ascii="Courier New" w:eastAsia="Times New Roman" w:hAnsi="Courier New" w:cs="Courier New"/>
              <w:color w:val="000000"/>
              <w:sz w:val="20"/>
              <w:szCs w:val="20"/>
              <w:lang w:val="en-GB" w:eastAsia="en-GB"/>
            </w:rPr>
          </w:rPrChange>
        </w:rPr>
      </w:pPr>
      <w:ins w:id="5379" w:author="Marco Petri" w:date="2020-12-22T22:05:00Z">
        <w:r w:rsidRPr="00FE56D0">
          <w:rPr>
            <w:rFonts w:ascii="Courier New" w:eastAsia="Times New Roman" w:hAnsi="Courier New" w:cs="Courier New"/>
            <w:color w:val="000000"/>
            <w:sz w:val="16"/>
            <w:szCs w:val="16"/>
            <w:lang w:val="en-GB" w:eastAsia="en-GB"/>
            <w:rPrChange w:id="538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381" w:author="Marco Petri" w:date="2020-12-22T22:07:00Z">
              <w:rPr>
                <w:rFonts w:ascii="Courier New" w:eastAsia="Times New Roman" w:hAnsi="Courier New" w:cs="Courier New"/>
                <w:b/>
                <w:bCs/>
                <w:color w:val="0000FF"/>
                <w:sz w:val="20"/>
                <w:szCs w:val="20"/>
                <w:lang w:val="en-GB" w:eastAsia="en-GB"/>
              </w:rPr>
            </w:rPrChange>
          </w:rPr>
          <w:t>implies</w:t>
        </w:r>
      </w:ins>
    </w:p>
    <w:p w14:paraId="25918070" w14:textId="77777777" w:rsidR="00E250F6" w:rsidRPr="00FE56D0" w:rsidRDefault="00E250F6" w:rsidP="00E250F6">
      <w:pPr>
        <w:shd w:val="clear" w:color="auto" w:fill="FFFFFF"/>
        <w:spacing w:line="240" w:lineRule="auto"/>
        <w:jc w:val="left"/>
        <w:rPr>
          <w:ins w:id="5382" w:author="Marco Petri" w:date="2020-12-22T22:05:00Z"/>
          <w:rFonts w:ascii="Courier New" w:eastAsia="Times New Roman" w:hAnsi="Courier New" w:cs="Courier New"/>
          <w:color w:val="000000"/>
          <w:sz w:val="16"/>
          <w:szCs w:val="16"/>
          <w:lang w:val="en-GB" w:eastAsia="en-GB"/>
          <w:rPrChange w:id="5383" w:author="Marco Petri" w:date="2020-12-22T22:07:00Z">
            <w:rPr>
              <w:ins w:id="5384" w:author="Marco Petri" w:date="2020-12-22T22:05:00Z"/>
              <w:rFonts w:ascii="Courier New" w:eastAsia="Times New Roman" w:hAnsi="Courier New" w:cs="Courier New"/>
              <w:color w:val="000000"/>
              <w:sz w:val="20"/>
              <w:szCs w:val="20"/>
              <w:lang w:val="en-GB" w:eastAsia="en-GB"/>
            </w:rPr>
          </w:rPrChange>
        </w:rPr>
      </w:pPr>
      <w:ins w:id="5385" w:author="Marco Petri" w:date="2020-12-22T22:05:00Z">
        <w:r w:rsidRPr="00FE56D0">
          <w:rPr>
            <w:rFonts w:ascii="Courier New" w:eastAsia="Times New Roman" w:hAnsi="Courier New" w:cs="Courier New"/>
            <w:color w:val="000000"/>
            <w:sz w:val="16"/>
            <w:szCs w:val="16"/>
            <w:lang w:val="en-GB" w:eastAsia="en-GB"/>
            <w:rPrChange w:id="5386" w:author="Marco Petri" w:date="2020-12-22T22:07:00Z">
              <w:rPr>
                <w:rFonts w:ascii="Courier New" w:eastAsia="Times New Roman" w:hAnsi="Courier New" w:cs="Courier New"/>
                <w:color w:val="000000"/>
                <w:sz w:val="20"/>
                <w:szCs w:val="20"/>
                <w:lang w:val="en-GB" w:eastAsia="en-GB"/>
              </w:rPr>
            </w:rPrChange>
          </w:rPr>
          <w:t xml:space="preserve">        !haveOverlappingBooking[s1,s2,t]</w:t>
        </w:r>
      </w:ins>
    </w:p>
    <w:p w14:paraId="59F91A6F" w14:textId="77777777" w:rsidR="00E250F6" w:rsidRPr="00FE56D0" w:rsidRDefault="00E250F6" w:rsidP="00E250F6">
      <w:pPr>
        <w:shd w:val="clear" w:color="auto" w:fill="FFFFFF"/>
        <w:spacing w:line="240" w:lineRule="auto"/>
        <w:jc w:val="left"/>
        <w:rPr>
          <w:ins w:id="5387" w:author="Marco Petri" w:date="2020-12-22T22:05:00Z"/>
          <w:rFonts w:ascii="Courier New" w:eastAsia="Times New Roman" w:hAnsi="Courier New" w:cs="Courier New"/>
          <w:color w:val="000000"/>
          <w:sz w:val="16"/>
          <w:szCs w:val="16"/>
          <w:lang w:val="en-GB" w:eastAsia="en-GB"/>
          <w:rPrChange w:id="5388" w:author="Marco Petri" w:date="2020-12-22T22:07:00Z">
            <w:rPr>
              <w:ins w:id="5389" w:author="Marco Petri" w:date="2020-12-22T22:05:00Z"/>
              <w:rFonts w:ascii="Courier New" w:eastAsia="Times New Roman" w:hAnsi="Courier New" w:cs="Courier New"/>
              <w:color w:val="000000"/>
              <w:sz w:val="20"/>
              <w:szCs w:val="20"/>
              <w:lang w:val="en-GB" w:eastAsia="en-GB"/>
            </w:rPr>
          </w:rPrChange>
        </w:rPr>
      </w:pPr>
      <w:ins w:id="5390" w:author="Marco Petri" w:date="2020-12-22T22:05:00Z">
        <w:r w:rsidRPr="00FE56D0">
          <w:rPr>
            <w:rFonts w:ascii="Courier New" w:eastAsia="Times New Roman" w:hAnsi="Courier New" w:cs="Courier New"/>
            <w:color w:val="000000"/>
            <w:sz w:val="16"/>
            <w:szCs w:val="16"/>
            <w:lang w:val="en-GB" w:eastAsia="en-GB"/>
            <w:rPrChange w:id="539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392"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393" w:author="Marco Petri" w:date="2020-12-22T22:07:00Z">
              <w:rPr>
                <w:rFonts w:ascii="Courier New" w:eastAsia="Times New Roman" w:hAnsi="Courier New" w:cs="Courier New"/>
                <w:color w:val="000000"/>
                <w:sz w:val="20"/>
                <w:szCs w:val="20"/>
                <w:lang w:val="en-GB" w:eastAsia="en-GB"/>
              </w:rPr>
            </w:rPrChange>
          </w:rPr>
          <w:t xml:space="preserve"> s1,s2:Store, t:Time |</w:t>
        </w:r>
      </w:ins>
    </w:p>
    <w:p w14:paraId="4477F4AF" w14:textId="77777777" w:rsidR="00E250F6" w:rsidRPr="00FE56D0" w:rsidRDefault="00E250F6" w:rsidP="00E250F6">
      <w:pPr>
        <w:shd w:val="clear" w:color="auto" w:fill="FFFFFF"/>
        <w:spacing w:line="240" w:lineRule="auto"/>
        <w:jc w:val="left"/>
        <w:rPr>
          <w:ins w:id="5394" w:author="Marco Petri" w:date="2020-12-22T22:05:00Z"/>
          <w:rFonts w:ascii="Courier New" w:eastAsia="Times New Roman" w:hAnsi="Courier New" w:cs="Courier New"/>
          <w:color w:val="000000"/>
          <w:sz w:val="16"/>
          <w:szCs w:val="16"/>
          <w:lang w:val="en-GB" w:eastAsia="en-GB"/>
          <w:rPrChange w:id="5395" w:author="Marco Petri" w:date="2020-12-22T22:07:00Z">
            <w:rPr>
              <w:ins w:id="5396" w:author="Marco Petri" w:date="2020-12-22T22:05:00Z"/>
              <w:rFonts w:ascii="Courier New" w:eastAsia="Times New Roman" w:hAnsi="Courier New" w:cs="Courier New"/>
              <w:color w:val="000000"/>
              <w:sz w:val="20"/>
              <w:szCs w:val="20"/>
              <w:lang w:val="en-GB" w:eastAsia="en-GB"/>
            </w:rPr>
          </w:rPrChange>
        </w:rPr>
      </w:pPr>
      <w:ins w:id="5397" w:author="Marco Petri" w:date="2020-12-22T22:05:00Z">
        <w:r w:rsidRPr="00FE56D0">
          <w:rPr>
            <w:rFonts w:ascii="Courier New" w:eastAsia="Times New Roman" w:hAnsi="Courier New" w:cs="Courier New"/>
            <w:color w:val="000000"/>
            <w:sz w:val="16"/>
            <w:szCs w:val="16"/>
            <w:lang w:val="en-GB" w:eastAsia="en-GB"/>
            <w:rPrChange w:id="5398" w:author="Marco Petri" w:date="2020-12-22T22:07:00Z">
              <w:rPr>
                <w:rFonts w:ascii="Courier New" w:eastAsia="Times New Roman" w:hAnsi="Courier New" w:cs="Courier New"/>
                <w:color w:val="000000"/>
                <w:sz w:val="20"/>
                <w:szCs w:val="20"/>
                <w:lang w:val="en-GB" w:eastAsia="en-GB"/>
              </w:rPr>
            </w:rPrChange>
          </w:rPr>
          <w:t xml:space="preserve">        !haveOverlappingBooking[s1,s2,t] </w:t>
        </w:r>
        <w:r w:rsidRPr="00FE56D0">
          <w:rPr>
            <w:rFonts w:ascii="Courier New" w:eastAsia="Times New Roman" w:hAnsi="Courier New" w:cs="Courier New"/>
            <w:b/>
            <w:bCs/>
            <w:color w:val="0000FF"/>
            <w:sz w:val="16"/>
            <w:szCs w:val="16"/>
            <w:lang w:val="en-GB" w:eastAsia="en-GB"/>
            <w:rPrChange w:id="5399" w:author="Marco Petri" w:date="2020-12-22T22:07:00Z">
              <w:rPr>
                <w:rFonts w:ascii="Courier New" w:eastAsia="Times New Roman" w:hAnsi="Courier New" w:cs="Courier New"/>
                <w:b/>
                <w:bCs/>
                <w:color w:val="0000FF"/>
                <w:sz w:val="20"/>
                <w:szCs w:val="20"/>
                <w:lang w:val="en-GB" w:eastAsia="en-GB"/>
              </w:rPr>
            </w:rPrChange>
          </w:rPr>
          <w:t>and</w:t>
        </w:r>
      </w:ins>
    </w:p>
    <w:p w14:paraId="48F2A7AE" w14:textId="77777777" w:rsidR="00E250F6" w:rsidRPr="00FE56D0" w:rsidRDefault="00E250F6" w:rsidP="00E250F6">
      <w:pPr>
        <w:shd w:val="clear" w:color="auto" w:fill="FFFFFF"/>
        <w:spacing w:line="240" w:lineRule="auto"/>
        <w:jc w:val="left"/>
        <w:rPr>
          <w:ins w:id="5400" w:author="Marco Petri" w:date="2020-12-22T22:05:00Z"/>
          <w:rFonts w:ascii="Courier New" w:eastAsia="Times New Roman" w:hAnsi="Courier New" w:cs="Courier New"/>
          <w:color w:val="000000"/>
          <w:sz w:val="16"/>
          <w:szCs w:val="16"/>
          <w:lang w:val="en-GB" w:eastAsia="en-GB"/>
          <w:rPrChange w:id="5401" w:author="Marco Petri" w:date="2020-12-22T22:07:00Z">
            <w:rPr>
              <w:ins w:id="5402" w:author="Marco Petri" w:date="2020-12-22T22:05:00Z"/>
              <w:rFonts w:ascii="Courier New" w:eastAsia="Times New Roman" w:hAnsi="Courier New" w:cs="Courier New"/>
              <w:color w:val="000000"/>
              <w:sz w:val="20"/>
              <w:szCs w:val="20"/>
              <w:lang w:val="en-GB" w:eastAsia="en-GB"/>
            </w:rPr>
          </w:rPrChange>
        </w:rPr>
      </w:pPr>
      <w:ins w:id="5403" w:author="Marco Petri" w:date="2020-12-22T22:05:00Z">
        <w:r w:rsidRPr="00FE56D0">
          <w:rPr>
            <w:rFonts w:ascii="Courier New" w:eastAsia="Times New Roman" w:hAnsi="Courier New" w:cs="Courier New"/>
            <w:color w:val="000000"/>
            <w:sz w:val="16"/>
            <w:szCs w:val="16"/>
            <w:lang w:val="en-GB" w:eastAsia="en-GB"/>
            <w:rPrChange w:id="5404" w:author="Marco Petri" w:date="2020-12-22T22:07:00Z">
              <w:rPr>
                <w:rFonts w:ascii="Courier New" w:eastAsia="Times New Roman" w:hAnsi="Courier New" w:cs="Courier New"/>
                <w:color w:val="000000"/>
                <w:sz w:val="20"/>
                <w:szCs w:val="20"/>
                <w:lang w:val="en-GB" w:eastAsia="en-GB"/>
              </w:rPr>
            </w:rPrChange>
          </w:rPr>
          <w:t xml:space="preserve">        (some c:Customer,b:Booking | deleteAVisit[s1, c,b,t])</w:t>
        </w:r>
      </w:ins>
    </w:p>
    <w:p w14:paraId="20178A57" w14:textId="77777777" w:rsidR="00E250F6" w:rsidRPr="00FE56D0" w:rsidRDefault="00E250F6" w:rsidP="00E250F6">
      <w:pPr>
        <w:shd w:val="clear" w:color="auto" w:fill="FFFFFF"/>
        <w:spacing w:line="240" w:lineRule="auto"/>
        <w:jc w:val="left"/>
        <w:rPr>
          <w:ins w:id="5405" w:author="Marco Petri" w:date="2020-12-22T22:05:00Z"/>
          <w:rFonts w:ascii="Courier New" w:eastAsia="Times New Roman" w:hAnsi="Courier New" w:cs="Courier New"/>
          <w:color w:val="000000"/>
          <w:sz w:val="16"/>
          <w:szCs w:val="16"/>
          <w:lang w:val="en-GB" w:eastAsia="en-GB"/>
          <w:rPrChange w:id="5406" w:author="Marco Petri" w:date="2020-12-22T22:07:00Z">
            <w:rPr>
              <w:ins w:id="5407" w:author="Marco Petri" w:date="2020-12-22T22:05:00Z"/>
              <w:rFonts w:ascii="Courier New" w:eastAsia="Times New Roman" w:hAnsi="Courier New" w:cs="Courier New"/>
              <w:color w:val="000000"/>
              <w:sz w:val="20"/>
              <w:szCs w:val="20"/>
              <w:lang w:val="en-GB" w:eastAsia="en-GB"/>
            </w:rPr>
          </w:rPrChange>
        </w:rPr>
      </w:pPr>
      <w:ins w:id="5408" w:author="Marco Petri" w:date="2020-12-22T22:05:00Z">
        <w:r w:rsidRPr="00FE56D0">
          <w:rPr>
            <w:rFonts w:ascii="Courier New" w:eastAsia="Times New Roman" w:hAnsi="Courier New" w:cs="Courier New"/>
            <w:color w:val="000000"/>
            <w:sz w:val="16"/>
            <w:szCs w:val="16"/>
            <w:lang w:val="en-GB" w:eastAsia="en-GB"/>
            <w:rPrChange w:id="540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410" w:author="Marco Petri" w:date="2020-12-22T22:07:00Z">
              <w:rPr>
                <w:rFonts w:ascii="Courier New" w:eastAsia="Times New Roman" w:hAnsi="Courier New" w:cs="Courier New"/>
                <w:b/>
                <w:bCs/>
                <w:color w:val="0000FF"/>
                <w:sz w:val="20"/>
                <w:szCs w:val="20"/>
                <w:lang w:val="en-GB" w:eastAsia="en-GB"/>
              </w:rPr>
            </w:rPrChange>
          </w:rPr>
          <w:t>implies</w:t>
        </w:r>
      </w:ins>
    </w:p>
    <w:p w14:paraId="4222F410" w14:textId="77777777" w:rsidR="00E250F6" w:rsidRPr="00FE56D0" w:rsidRDefault="00E250F6" w:rsidP="00E250F6">
      <w:pPr>
        <w:shd w:val="clear" w:color="auto" w:fill="FFFFFF"/>
        <w:spacing w:line="240" w:lineRule="auto"/>
        <w:jc w:val="left"/>
        <w:rPr>
          <w:ins w:id="5411" w:author="Marco Petri" w:date="2020-12-22T22:05:00Z"/>
          <w:rFonts w:ascii="Courier New" w:eastAsia="Times New Roman" w:hAnsi="Courier New" w:cs="Courier New"/>
          <w:color w:val="000000"/>
          <w:sz w:val="16"/>
          <w:szCs w:val="16"/>
          <w:lang w:val="en-GB" w:eastAsia="en-GB"/>
          <w:rPrChange w:id="5412" w:author="Marco Petri" w:date="2020-12-22T22:07:00Z">
            <w:rPr>
              <w:ins w:id="5413" w:author="Marco Petri" w:date="2020-12-22T22:05:00Z"/>
              <w:rFonts w:ascii="Courier New" w:eastAsia="Times New Roman" w:hAnsi="Courier New" w:cs="Courier New"/>
              <w:color w:val="000000"/>
              <w:sz w:val="20"/>
              <w:szCs w:val="20"/>
              <w:lang w:val="en-GB" w:eastAsia="en-GB"/>
            </w:rPr>
          </w:rPrChange>
        </w:rPr>
      </w:pPr>
      <w:ins w:id="5414" w:author="Marco Petri" w:date="2020-12-22T22:05:00Z">
        <w:r w:rsidRPr="00FE56D0">
          <w:rPr>
            <w:rFonts w:ascii="Courier New" w:eastAsia="Times New Roman" w:hAnsi="Courier New" w:cs="Courier New"/>
            <w:color w:val="000000"/>
            <w:sz w:val="16"/>
            <w:szCs w:val="16"/>
            <w:lang w:val="en-GB" w:eastAsia="en-GB"/>
            <w:rPrChange w:id="5415" w:author="Marco Petri" w:date="2020-12-22T22:07:00Z">
              <w:rPr>
                <w:rFonts w:ascii="Courier New" w:eastAsia="Times New Roman" w:hAnsi="Courier New" w:cs="Courier New"/>
                <w:color w:val="000000"/>
                <w:sz w:val="20"/>
                <w:szCs w:val="20"/>
                <w:lang w:val="en-GB" w:eastAsia="en-GB"/>
              </w:rPr>
            </w:rPrChange>
          </w:rPr>
          <w:t xml:space="preserve">        !haveOverlappingBooking[s1,s2,t]</w:t>
        </w:r>
      </w:ins>
    </w:p>
    <w:p w14:paraId="51F9D617" w14:textId="77777777" w:rsidR="00E250F6" w:rsidRPr="00FE56D0" w:rsidRDefault="00E250F6" w:rsidP="00E250F6">
      <w:pPr>
        <w:shd w:val="clear" w:color="auto" w:fill="FFFFFF"/>
        <w:spacing w:line="240" w:lineRule="auto"/>
        <w:jc w:val="left"/>
        <w:rPr>
          <w:ins w:id="5416" w:author="Marco Petri" w:date="2020-12-22T22:05:00Z"/>
          <w:rFonts w:ascii="Courier New" w:eastAsia="Times New Roman" w:hAnsi="Courier New" w:cs="Courier New"/>
          <w:color w:val="000000"/>
          <w:sz w:val="16"/>
          <w:szCs w:val="16"/>
          <w:lang w:val="en-GB" w:eastAsia="en-GB"/>
          <w:rPrChange w:id="5417" w:author="Marco Petri" w:date="2020-12-22T22:07:00Z">
            <w:rPr>
              <w:ins w:id="5418" w:author="Marco Petri" w:date="2020-12-22T22:05:00Z"/>
              <w:rFonts w:ascii="Courier New" w:eastAsia="Times New Roman" w:hAnsi="Courier New" w:cs="Courier New"/>
              <w:color w:val="000000"/>
              <w:sz w:val="20"/>
              <w:szCs w:val="20"/>
              <w:lang w:val="en-GB" w:eastAsia="en-GB"/>
            </w:rPr>
          </w:rPrChange>
        </w:rPr>
      </w:pPr>
      <w:ins w:id="5419" w:author="Marco Petri" w:date="2020-12-22T22:05:00Z">
        <w:r w:rsidRPr="00FE56D0">
          <w:rPr>
            <w:rFonts w:ascii="Courier New" w:eastAsia="Times New Roman" w:hAnsi="Courier New" w:cs="Courier New"/>
            <w:color w:val="000000"/>
            <w:sz w:val="16"/>
            <w:szCs w:val="16"/>
            <w:lang w:val="en-GB" w:eastAsia="en-GB"/>
            <w:rPrChange w:id="5420" w:author="Marco Petri" w:date="2020-12-22T22:07:00Z">
              <w:rPr>
                <w:rFonts w:ascii="Courier New" w:eastAsia="Times New Roman" w:hAnsi="Courier New" w:cs="Courier New"/>
                <w:color w:val="000000"/>
                <w:sz w:val="20"/>
                <w:szCs w:val="20"/>
                <w:lang w:val="en-GB" w:eastAsia="en-GB"/>
              </w:rPr>
            </w:rPrChange>
          </w:rPr>
          <w:t>}</w:t>
        </w:r>
      </w:ins>
    </w:p>
    <w:p w14:paraId="789706BF" w14:textId="77777777" w:rsidR="00E250F6" w:rsidRPr="00FE56D0" w:rsidRDefault="00E250F6" w:rsidP="00E250F6">
      <w:pPr>
        <w:shd w:val="clear" w:color="auto" w:fill="FFFFFF"/>
        <w:spacing w:line="240" w:lineRule="auto"/>
        <w:jc w:val="left"/>
        <w:rPr>
          <w:ins w:id="5421" w:author="Marco Petri" w:date="2020-12-22T22:05:00Z"/>
          <w:rFonts w:ascii="Courier New" w:eastAsia="Times New Roman" w:hAnsi="Courier New" w:cs="Courier New"/>
          <w:color w:val="000000"/>
          <w:sz w:val="16"/>
          <w:szCs w:val="16"/>
          <w:lang w:val="en-GB" w:eastAsia="en-GB"/>
          <w:rPrChange w:id="5422" w:author="Marco Petri" w:date="2020-12-22T22:07:00Z">
            <w:rPr>
              <w:ins w:id="5423" w:author="Marco Petri" w:date="2020-12-22T22:05:00Z"/>
              <w:rFonts w:ascii="Courier New" w:eastAsia="Times New Roman" w:hAnsi="Courier New" w:cs="Courier New"/>
              <w:color w:val="000000"/>
              <w:sz w:val="20"/>
              <w:szCs w:val="20"/>
              <w:lang w:val="en-GB" w:eastAsia="en-GB"/>
            </w:rPr>
          </w:rPrChange>
        </w:rPr>
      </w:pPr>
    </w:p>
    <w:p w14:paraId="54EAB7C9" w14:textId="77777777" w:rsidR="00E250F6" w:rsidRPr="00FE56D0" w:rsidRDefault="00E250F6" w:rsidP="00E250F6">
      <w:pPr>
        <w:shd w:val="clear" w:color="auto" w:fill="FFFFFF"/>
        <w:spacing w:line="240" w:lineRule="auto"/>
        <w:jc w:val="left"/>
        <w:rPr>
          <w:ins w:id="5424" w:author="Marco Petri" w:date="2020-12-22T22:05:00Z"/>
          <w:rFonts w:ascii="Courier New" w:eastAsia="Times New Roman" w:hAnsi="Courier New" w:cs="Courier New"/>
          <w:color w:val="008000"/>
          <w:sz w:val="16"/>
          <w:szCs w:val="16"/>
          <w:lang w:val="en-GB" w:eastAsia="en-GB"/>
          <w:rPrChange w:id="5425" w:author="Marco Petri" w:date="2020-12-22T22:07:00Z">
            <w:rPr>
              <w:ins w:id="5426" w:author="Marco Petri" w:date="2020-12-22T22:05:00Z"/>
              <w:rFonts w:ascii="Courier New" w:eastAsia="Times New Roman" w:hAnsi="Courier New" w:cs="Courier New"/>
              <w:color w:val="008000"/>
              <w:sz w:val="20"/>
              <w:szCs w:val="20"/>
              <w:lang w:val="en-GB" w:eastAsia="en-GB"/>
            </w:rPr>
          </w:rPrChange>
        </w:rPr>
      </w:pPr>
      <w:ins w:id="5427" w:author="Marco Petri" w:date="2020-12-22T22:05:00Z">
        <w:r w:rsidRPr="00FE56D0">
          <w:rPr>
            <w:rFonts w:ascii="Courier New" w:eastAsia="Times New Roman" w:hAnsi="Courier New" w:cs="Courier New"/>
            <w:color w:val="008000"/>
            <w:sz w:val="16"/>
            <w:szCs w:val="16"/>
            <w:lang w:val="en-GB" w:eastAsia="en-GB"/>
            <w:rPrChange w:id="5428" w:author="Marco Petri" w:date="2020-12-22T22:07:00Z">
              <w:rPr>
                <w:rFonts w:ascii="Courier New" w:eastAsia="Times New Roman" w:hAnsi="Courier New" w:cs="Courier New"/>
                <w:color w:val="008000"/>
                <w:sz w:val="20"/>
                <w:szCs w:val="20"/>
                <w:lang w:val="en-GB" w:eastAsia="en-GB"/>
              </w:rPr>
            </w:rPrChange>
          </w:rPr>
          <w:t>/*This assertion proves that if a customer is inside a store it has some</w:t>
        </w:r>
      </w:ins>
    </w:p>
    <w:p w14:paraId="4B997129" w14:textId="77777777" w:rsidR="00E250F6" w:rsidRPr="00FE56D0" w:rsidRDefault="00E250F6" w:rsidP="00E250F6">
      <w:pPr>
        <w:shd w:val="clear" w:color="auto" w:fill="FFFFFF"/>
        <w:spacing w:line="240" w:lineRule="auto"/>
        <w:jc w:val="left"/>
        <w:rPr>
          <w:ins w:id="5429" w:author="Marco Petri" w:date="2020-12-22T22:05:00Z"/>
          <w:rFonts w:ascii="Courier New" w:eastAsia="Times New Roman" w:hAnsi="Courier New" w:cs="Courier New"/>
          <w:color w:val="000000"/>
          <w:sz w:val="16"/>
          <w:szCs w:val="16"/>
          <w:lang w:val="en-GB" w:eastAsia="en-GB"/>
          <w:rPrChange w:id="5430" w:author="Marco Petri" w:date="2020-12-22T22:07:00Z">
            <w:rPr>
              <w:ins w:id="5431" w:author="Marco Petri" w:date="2020-12-22T22:05:00Z"/>
              <w:rFonts w:ascii="Courier New" w:eastAsia="Times New Roman" w:hAnsi="Courier New" w:cs="Courier New"/>
              <w:color w:val="000000"/>
              <w:sz w:val="20"/>
              <w:szCs w:val="20"/>
              <w:lang w:val="en-GB" w:eastAsia="en-GB"/>
            </w:rPr>
          </w:rPrChange>
        </w:rPr>
      </w:pPr>
      <w:ins w:id="5432" w:author="Marco Petri" w:date="2020-12-22T22:05:00Z">
        <w:r w:rsidRPr="00FE56D0">
          <w:rPr>
            <w:rFonts w:ascii="Courier New" w:eastAsia="Times New Roman" w:hAnsi="Courier New" w:cs="Courier New"/>
            <w:color w:val="008000"/>
            <w:sz w:val="16"/>
            <w:szCs w:val="16"/>
            <w:lang w:val="en-GB" w:eastAsia="en-GB"/>
            <w:rPrChange w:id="5433" w:author="Marco Petri" w:date="2020-12-22T22:07:00Z">
              <w:rPr>
                <w:rFonts w:ascii="Courier New" w:eastAsia="Times New Roman" w:hAnsi="Courier New" w:cs="Courier New"/>
                <w:color w:val="008000"/>
                <w:sz w:val="20"/>
                <w:szCs w:val="20"/>
                <w:lang w:val="en-GB" w:eastAsia="en-GB"/>
              </w:rPr>
            </w:rPrChange>
          </w:rPr>
          <w:t xml:space="preserve">    ticket that was checked in but not checkedout*/</w:t>
        </w:r>
      </w:ins>
    </w:p>
    <w:p w14:paraId="58971540" w14:textId="77777777" w:rsidR="00E250F6" w:rsidRPr="00FE56D0" w:rsidRDefault="00E250F6" w:rsidP="00E250F6">
      <w:pPr>
        <w:shd w:val="clear" w:color="auto" w:fill="FFFFFF"/>
        <w:spacing w:line="240" w:lineRule="auto"/>
        <w:jc w:val="left"/>
        <w:rPr>
          <w:ins w:id="5434" w:author="Marco Petri" w:date="2020-12-22T22:05:00Z"/>
          <w:rFonts w:ascii="Courier New" w:eastAsia="Times New Roman" w:hAnsi="Courier New" w:cs="Courier New"/>
          <w:color w:val="000000"/>
          <w:sz w:val="16"/>
          <w:szCs w:val="16"/>
          <w:lang w:val="en-GB" w:eastAsia="en-GB"/>
          <w:rPrChange w:id="5435" w:author="Marco Petri" w:date="2020-12-22T22:07:00Z">
            <w:rPr>
              <w:ins w:id="5436" w:author="Marco Petri" w:date="2020-12-22T22:05:00Z"/>
              <w:rFonts w:ascii="Courier New" w:eastAsia="Times New Roman" w:hAnsi="Courier New" w:cs="Courier New"/>
              <w:color w:val="000000"/>
              <w:sz w:val="20"/>
              <w:szCs w:val="20"/>
              <w:lang w:val="en-GB" w:eastAsia="en-GB"/>
            </w:rPr>
          </w:rPrChange>
        </w:rPr>
      </w:pPr>
      <w:ins w:id="5437" w:author="Marco Petri" w:date="2020-12-22T22:05:00Z">
        <w:r w:rsidRPr="00FE56D0">
          <w:rPr>
            <w:rFonts w:ascii="Courier New" w:eastAsia="Times New Roman" w:hAnsi="Courier New" w:cs="Courier New"/>
            <w:b/>
            <w:bCs/>
            <w:color w:val="0000FF"/>
            <w:sz w:val="16"/>
            <w:szCs w:val="16"/>
            <w:lang w:val="en-GB" w:eastAsia="en-GB"/>
            <w:rPrChange w:id="5438" w:author="Marco Petri" w:date="2020-12-22T22:07:00Z">
              <w:rPr>
                <w:rFonts w:ascii="Courier New" w:eastAsia="Times New Roman" w:hAnsi="Courier New" w:cs="Courier New"/>
                <w:b/>
                <w:bCs/>
                <w:color w:val="0000FF"/>
                <w:sz w:val="20"/>
                <w:szCs w:val="20"/>
                <w:lang w:val="en-GB" w:eastAsia="en-GB"/>
              </w:rPr>
            </w:rPrChange>
          </w:rPr>
          <w:t>assert</w:t>
        </w:r>
        <w:r w:rsidRPr="00FE56D0">
          <w:rPr>
            <w:rFonts w:ascii="Courier New" w:eastAsia="Times New Roman" w:hAnsi="Courier New" w:cs="Courier New"/>
            <w:color w:val="000000"/>
            <w:sz w:val="16"/>
            <w:szCs w:val="16"/>
            <w:lang w:val="en-GB" w:eastAsia="en-GB"/>
            <w:rPrChange w:id="5439" w:author="Marco Petri" w:date="2020-12-22T22:07:00Z">
              <w:rPr>
                <w:rFonts w:ascii="Courier New" w:eastAsia="Times New Roman" w:hAnsi="Courier New" w:cs="Courier New"/>
                <w:color w:val="000000"/>
                <w:sz w:val="20"/>
                <w:szCs w:val="20"/>
                <w:lang w:val="en-GB" w:eastAsia="en-GB"/>
              </w:rPr>
            </w:rPrChange>
          </w:rPr>
          <w:t xml:space="preserve"> ControllersWorkProperly{</w:t>
        </w:r>
      </w:ins>
    </w:p>
    <w:p w14:paraId="37170C8C" w14:textId="77777777" w:rsidR="00E250F6" w:rsidRPr="00FE56D0" w:rsidRDefault="00E250F6" w:rsidP="00E250F6">
      <w:pPr>
        <w:shd w:val="clear" w:color="auto" w:fill="FFFFFF"/>
        <w:spacing w:line="240" w:lineRule="auto"/>
        <w:jc w:val="left"/>
        <w:rPr>
          <w:ins w:id="5440" w:author="Marco Petri" w:date="2020-12-22T22:05:00Z"/>
          <w:rFonts w:ascii="Courier New" w:eastAsia="Times New Roman" w:hAnsi="Courier New" w:cs="Courier New"/>
          <w:color w:val="000000"/>
          <w:sz w:val="16"/>
          <w:szCs w:val="16"/>
          <w:lang w:val="en-GB" w:eastAsia="en-GB"/>
          <w:rPrChange w:id="5441" w:author="Marco Petri" w:date="2020-12-22T22:07:00Z">
            <w:rPr>
              <w:ins w:id="5442" w:author="Marco Petri" w:date="2020-12-22T22:05:00Z"/>
              <w:rFonts w:ascii="Courier New" w:eastAsia="Times New Roman" w:hAnsi="Courier New" w:cs="Courier New"/>
              <w:color w:val="000000"/>
              <w:sz w:val="20"/>
              <w:szCs w:val="20"/>
              <w:lang w:val="en-GB" w:eastAsia="en-GB"/>
            </w:rPr>
          </w:rPrChange>
        </w:rPr>
      </w:pPr>
      <w:ins w:id="5443" w:author="Marco Petri" w:date="2020-12-22T22:05:00Z">
        <w:r w:rsidRPr="00FE56D0">
          <w:rPr>
            <w:rFonts w:ascii="Courier New" w:eastAsia="Times New Roman" w:hAnsi="Courier New" w:cs="Courier New"/>
            <w:color w:val="000000"/>
            <w:sz w:val="16"/>
            <w:szCs w:val="16"/>
            <w:lang w:val="en-GB" w:eastAsia="en-GB"/>
            <w:rPrChange w:id="544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445" w:author="Marco Petri" w:date="2020-12-22T22:07:00Z">
              <w:rPr>
                <w:rFonts w:ascii="Courier New" w:eastAsia="Times New Roman" w:hAnsi="Courier New" w:cs="Courier New"/>
                <w:color w:val="008000"/>
                <w:sz w:val="20"/>
                <w:szCs w:val="20"/>
                <w:lang w:val="en-GB" w:eastAsia="en-GB"/>
              </w:rPr>
            </w:rPrChange>
          </w:rPr>
          <w:t>/*Base Case: the property holds for an empty store*/</w:t>
        </w:r>
      </w:ins>
    </w:p>
    <w:p w14:paraId="0A49179A" w14:textId="77777777" w:rsidR="00E250F6" w:rsidRPr="00FE56D0" w:rsidRDefault="00E250F6" w:rsidP="00E250F6">
      <w:pPr>
        <w:shd w:val="clear" w:color="auto" w:fill="FFFFFF"/>
        <w:spacing w:line="240" w:lineRule="auto"/>
        <w:jc w:val="left"/>
        <w:rPr>
          <w:ins w:id="5446" w:author="Marco Petri" w:date="2020-12-22T22:05:00Z"/>
          <w:rFonts w:ascii="Courier New" w:eastAsia="Times New Roman" w:hAnsi="Courier New" w:cs="Courier New"/>
          <w:color w:val="000000"/>
          <w:sz w:val="16"/>
          <w:szCs w:val="16"/>
          <w:lang w:val="en-GB" w:eastAsia="en-GB"/>
          <w:rPrChange w:id="5447" w:author="Marco Petri" w:date="2020-12-22T22:07:00Z">
            <w:rPr>
              <w:ins w:id="5448" w:author="Marco Petri" w:date="2020-12-22T22:05:00Z"/>
              <w:rFonts w:ascii="Courier New" w:eastAsia="Times New Roman" w:hAnsi="Courier New" w:cs="Courier New"/>
              <w:color w:val="000000"/>
              <w:sz w:val="20"/>
              <w:szCs w:val="20"/>
              <w:lang w:val="en-GB" w:eastAsia="en-GB"/>
            </w:rPr>
          </w:rPrChange>
        </w:rPr>
      </w:pPr>
      <w:ins w:id="5449" w:author="Marco Petri" w:date="2020-12-22T22:05:00Z">
        <w:r w:rsidRPr="00FE56D0">
          <w:rPr>
            <w:rFonts w:ascii="Courier New" w:eastAsia="Times New Roman" w:hAnsi="Courier New" w:cs="Courier New"/>
            <w:color w:val="000000"/>
            <w:sz w:val="16"/>
            <w:szCs w:val="16"/>
            <w:lang w:val="en-GB" w:eastAsia="en-GB"/>
            <w:rPrChange w:id="545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45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452"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311B2006" w14:textId="77777777" w:rsidR="00E250F6" w:rsidRPr="00FE56D0" w:rsidRDefault="00E250F6" w:rsidP="00E250F6">
      <w:pPr>
        <w:shd w:val="clear" w:color="auto" w:fill="FFFFFF"/>
        <w:spacing w:line="240" w:lineRule="auto"/>
        <w:jc w:val="left"/>
        <w:rPr>
          <w:ins w:id="5453" w:author="Marco Petri" w:date="2020-12-22T22:05:00Z"/>
          <w:rFonts w:ascii="Courier New" w:eastAsia="Times New Roman" w:hAnsi="Courier New" w:cs="Courier New"/>
          <w:color w:val="000000"/>
          <w:sz w:val="16"/>
          <w:szCs w:val="16"/>
          <w:lang w:val="en-GB" w:eastAsia="en-GB"/>
          <w:rPrChange w:id="5454" w:author="Marco Petri" w:date="2020-12-22T22:07:00Z">
            <w:rPr>
              <w:ins w:id="5455" w:author="Marco Petri" w:date="2020-12-22T22:05:00Z"/>
              <w:rFonts w:ascii="Courier New" w:eastAsia="Times New Roman" w:hAnsi="Courier New" w:cs="Courier New"/>
              <w:color w:val="000000"/>
              <w:sz w:val="20"/>
              <w:szCs w:val="20"/>
              <w:lang w:val="en-GB" w:eastAsia="en-GB"/>
            </w:rPr>
          </w:rPrChange>
        </w:rPr>
      </w:pPr>
      <w:ins w:id="5456" w:author="Marco Petri" w:date="2020-12-22T22:05:00Z">
        <w:r w:rsidRPr="00FE56D0">
          <w:rPr>
            <w:rFonts w:ascii="Courier New" w:eastAsia="Times New Roman" w:hAnsi="Courier New" w:cs="Courier New"/>
            <w:color w:val="000000"/>
            <w:sz w:val="16"/>
            <w:szCs w:val="16"/>
            <w:lang w:val="en-GB" w:eastAsia="en-GB"/>
            <w:rPrChange w:id="5457" w:author="Marco Petri" w:date="2020-12-22T22:07:00Z">
              <w:rPr>
                <w:rFonts w:ascii="Courier New" w:eastAsia="Times New Roman" w:hAnsi="Courier New" w:cs="Courier New"/>
                <w:color w:val="000000"/>
                <w:sz w:val="20"/>
                <w:szCs w:val="20"/>
                <w:lang w:val="en-GB" w:eastAsia="en-GB"/>
              </w:rPr>
            </w:rPrChange>
          </w:rPr>
          <w:t xml:space="preserve">        #s.storeCustomersInStore.t = </w:t>
        </w:r>
        <w:r w:rsidRPr="00FE56D0">
          <w:rPr>
            <w:rFonts w:ascii="Courier New" w:eastAsia="Times New Roman" w:hAnsi="Courier New" w:cs="Courier New"/>
            <w:color w:val="FF0000"/>
            <w:sz w:val="16"/>
            <w:szCs w:val="16"/>
            <w:lang w:val="en-GB" w:eastAsia="en-GB"/>
            <w:rPrChange w:id="5458" w:author="Marco Petri" w:date="2020-12-22T22:07:00Z">
              <w:rPr>
                <w:rFonts w:ascii="Courier New" w:eastAsia="Times New Roman" w:hAnsi="Courier New" w:cs="Courier New"/>
                <w:color w:val="FF0000"/>
                <w:sz w:val="20"/>
                <w:szCs w:val="20"/>
                <w:lang w:val="en-GB" w:eastAsia="en-GB"/>
              </w:rPr>
            </w:rPrChange>
          </w:rPr>
          <w:t>0</w:t>
        </w:r>
      </w:ins>
    </w:p>
    <w:p w14:paraId="78A85F0B" w14:textId="77777777" w:rsidR="00E250F6" w:rsidRPr="00FE56D0" w:rsidRDefault="00E250F6" w:rsidP="00E250F6">
      <w:pPr>
        <w:shd w:val="clear" w:color="auto" w:fill="FFFFFF"/>
        <w:spacing w:line="240" w:lineRule="auto"/>
        <w:jc w:val="left"/>
        <w:rPr>
          <w:ins w:id="5459" w:author="Marco Petri" w:date="2020-12-22T22:05:00Z"/>
          <w:rFonts w:ascii="Courier New" w:eastAsia="Times New Roman" w:hAnsi="Courier New" w:cs="Courier New"/>
          <w:color w:val="000000"/>
          <w:sz w:val="16"/>
          <w:szCs w:val="16"/>
          <w:lang w:val="en-GB" w:eastAsia="en-GB"/>
          <w:rPrChange w:id="5460" w:author="Marco Petri" w:date="2020-12-22T22:07:00Z">
            <w:rPr>
              <w:ins w:id="5461" w:author="Marco Petri" w:date="2020-12-22T22:05:00Z"/>
              <w:rFonts w:ascii="Courier New" w:eastAsia="Times New Roman" w:hAnsi="Courier New" w:cs="Courier New"/>
              <w:color w:val="000000"/>
              <w:sz w:val="20"/>
              <w:szCs w:val="20"/>
              <w:lang w:val="en-GB" w:eastAsia="en-GB"/>
            </w:rPr>
          </w:rPrChange>
        </w:rPr>
      </w:pPr>
      <w:ins w:id="5462" w:author="Marco Petri" w:date="2020-12-22T22:05:00Z">
        <w:r w:rsidRPr="00FE56D0">
          <w:rPr>
            <w:rFonts w:ascii="Courier New" w:eastAsia="Times New Roman" w:hAnsi="Courier New" w:cs="Courier New"/>
            <w:color w:val="000000"/>
            <w:sz w:val="16"/>
            <w:szCs w:val="16"/>
            <w:lang w:val="en-GB" w:eastAsia="en-GB"/>
            <w:rPrChange w:id="546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464" w:author="Marco Petri" w:date="2020-12-22T22:07:00Z">
              <w:rPr>
                <w:rFonts w:ascii="Courier New" w:eastAsia="Times New Roman" w:hAnsi="Courier New" w:cs="Courier New"/>
                <w:b/>
                <w:bCs/>
                <w:color w:val="0000FF"/>
                <w:sz w:val="20"/>
                <w:szCs w:val="20"/>
                <w:lang w:val="en-GB" w:eastAsia="en-GB"/>
              </w:rPr>
            </w:rPrChange>
          </w:rPr>
          <w:t>implies</w:t>
        </w:r>
      </w:ins>
    </w:p>
    <w:p w14:paraId="6E53132B" w14:textId="77777777" w:rsidR="00E250F6" w:rsidRPr="00FE56D0" w:rsidRDefault="00E250F6" w:rsidP="00E250F6">
      <w:pPr>
        <w:shd w:val="clear" w:color="auto" w:fill="FFFFFF"/>
        <w:spacing w:line="240" w:lineRule="auto"/>
        <w:jc w:val="left"/>
        <w:rPr>
          <w:ins w:id="5465" w:author="Marco Petri" w:date="2020-12-22T22:05:00Z"/>
          <w:rFonts w:ascii="Courier New" w:eastAsia="Times New Roman" w:hAnsi="Courier New" w:cs="Courier New"/>
          <w:color w:val="000000"/>
          <w:sz w:val="16"/>
          <w:szCs w:val="16"/>
          <w:lang w:val="en-GB" w:eastAsia="en-GB"/>
          <w:rPrChange w:id="5466" w:author="Marco Petri" w:date="2020-12-22T22:07:00Z">
            <w:rPr>
              <w:ins w:id="5467" w:author="Marco Petri" w:date="2020-12-22T22:05:00Z"/>
              <w:rFonts w:ascii="Courier New" w:eastAsia="Times New Roman" w:hAnsi="Courier New" w:cs="Courier New"/>
              <w:color w:val="000000"/>
              <w:sz w:val="20"/>
              <w:szCs w:val="20"/>
              <w:lang w:val="en-GB" w:eastAsia="en-GB"/>
            </w:rPr>
          </w:rPrChange>
        </w:rPr>
      </w:pPr>
      <w:ins w:id="5468" w:author="Marco Petri" w:date="2020-12-22T22:05:00Z">
        <w:r w:rsidRPr="00FE56D0">
          <w:rPr>
            <w:rFonts w:ascii="Courier New" w:eastAsia="Times New Roman" w:hAnsi="Courier New" w:cs="Courier New"/>
            <w:color w:val="000000"/>
            <w:sz w:val="16"/>
            <w:szCs w:val="16"/>
            <w:lang w:val="en-GB" w:eastAsia="en-GB"/>
            <w:rPrChange w:id="5469"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5470"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471" w:author="Marco Petri" w:date="2020-12-22T22:07:00Z">
              <w:rPr>
                <w:rFonts w:ascii="Courier New" w:eastAsia="Times New Roman" w:hAnsi="Courier New" w:cs="Courier New"/>
                <w:color w:val="000000"/>
                <w:sz w:val="20"/>
                <w:szCs w:val="20"/>
                <w:lang w:val="en-GB" w:eastAsia="en-GB"/>
              </w:rPr>
            </w:rPrChange>
          </w:rPr>
          <w:t xml:space="preserve"> c:Customer |</w:t>
        </w:r>
      </w:ins>
    </w:p>
    <w:p w14:paraId="0413414D" w14:textId="77777777" w:rsidR="00E250F6" w:rsidRPr="00FE56D0" w:rsidRDefault="00E250F6" w:rsidP="00E250F6">
      <w:pPr>
        <w:shd w:val="clear" w:color="auto" w:fill="FFFFFF"/>
        <w:spacing w:line="240" w:lineRule="auto"/>
        <w:jc w:val="left"/>
        <w:rPr>
          <w:ins w:id="5472" w:author="Marco Petri" w:date="2020-12-22T22:05:00Z"/>
          <w:rFonts w:ascii="Courier New" w:eastAsia="Times New Roman" w:hAnsi="Courier New" w:cs="Courier New"/>
          <w:color w:val="000000"/>
          <w:sz w:val="16"/>
          <w:szCs w:val="16"/>
          <w:lang w:val="en-GB" w:eastAsia="en-GB"/>
          <w:rPrChange w:id="5473" w:author="Marco Petri" w:date="2020-12-22T22:07:00Z">
            <w:rPr>
              <w:ins w:id="5474" w:author="Marco Petri" w:date="2020-12-22T22:05:00Z"/>
              <w:rFonts w:ascii="Courier New" w:eastAsia="Times New Roman" w:hAnsi="Courier New" w:cs="Courier New"/>
              <w:color w:val="000000"/>
              <w:sz w:val="20"/>
              <w:szCs w:val="20"/>
              <w:lang w:val="en-GB" w:eastAsia="en-GB"/>
            </w:rPr>
          </w:rPrChange>
        </w:rPr>
      </w:pPr>
      <w:ins w:id="5475" w:author="Marco Petri" w:date="2020-12-22T22:05:00Z">
        <w:r w:rsidRPr="00FE56D0">
          <w:rPr>
            <w:rFonts w:ascii="Courier New" w:eastAsia="Times New Roman" w:hAnsi="Courier New" w:cs="Courier New"/>
            <w:color w:val="000000"/>
            <w:sz w:val="16"/>
            <w:szCs w:val="16"/>
            <w:lang w:val="en-GB" w:eastAsia="en-GB"/>
            <w:rPrChange w:id="5476"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47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478"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71BCD101" w14:textId="77777777" w:rsidR="00E250F6" w:rsidRPr="00FE56D0" w:rsidRDefault="00E250F6" w:rsidP="00E250F6">
      <w:pPr>
        <w:shd w:val="clear" w:color="auto" w:fill="FFFFFF"/>
        <w:spacing w:line="240" w:lineRule="auto"/>
        <w:jc w:val="left"/>
        <w:rPr>
          <w:ins w:id="5479" w:author="Marco Petri" w:date="2020-12-22T22:05:00Z"/>
          <w:rFonts w:ascii="Courier New" w:eastAsia="Times New Roman" w:hAnsi="Courier New" w:cs="Courier New"/>
          <w:color w:val="000000"/>
          <w:sz w:val="16"/>
          <w:szCs w:val="16"/>
          <w:lang w:val="en-GB" w:eastAsia="en-GB"/>
          <w:rPrChange w:id="5480" w:author="Marco Petri" w:date="2020-12-22T22:07:00Z">
            <w:rPr>
              <w:ins w:id="5481" w:author="Marco Petri" w:date="2020-12-22T22:05:00Z"/>
              <w:rFonts w:ascii="Courier New" w:eastAsia="Times New Roman" w:hAnsi="Courier New" w:cs="Courier New"/>
              <w:color w:val="000000"/>
              <w:sz w:val="20"/>
              <w:szCs w:val="20"/>
              <w:lang w:val="en-GB" w:eastAsia="en-GB"/>
            </w:rPr>
          </w:rPrChange>
        </w:rPr>
      </w:pPr>
      <w:ins w:id="5482" w:author="Marco Petri" w:date="2020-12-22T22:05:00Z">
        <w:r w:rsidRPr="00FE56D0">
          <w:rPr>
            <w:rFonts w:ascii="Courier New" w:eastAsia="Times New Roman" w:hAnsi="Courier New" w:cs="Courier New"/>
            <w:color w:val="000000"/>
            <w:sz w:val="16"/>
            <w:szCs w:val="16"/>
            <w:lang w:val="en-GB" w:eastAsia="en-GB"/>
            <w:rPrChange w:id="548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484" w:author="Marco Petri" w:date="2020-12-22T22:07:00Z">
              <w:rPr>
                <w:rFonts w:ascii="Courier New" w:eastAsia="Times New Roman" w:hAnsi="Courier New" w:cs="Courier New"/>
                <w:b/>
                <w:bCs/>
                <w:color w:val="0000FF"/>
                <w:sz w:val="20"/>
                <w:szCs w:val="20"/>
                <w:lang w:val="en-GB" w:eastAsia="en-GB"/>
              </w:rPr>
            </w:rPrChange>
          </w:rPr>
          <w:t>implies</w:t>
        </w:r>
      </w:ins>
    </w:p>
    <w:p w14:paraId="73AB0FBE" w14:textId="77777777" w:rsidR="00E250F6" w:rsidRPr="00FE56D0" w:rsidRDefault="00E250F6" w:rsidP="00E250F6">
      <w:pPr>
        <w:shd w:val="clear" w:color="auto" w:fill="FFFFFF"/>
        <w:spacing w:line="240" w:lineRule="auto"/>
        <w:jc w:val="left"/>
        <w:rPr>
          <w:ins w:id="5485" w:author="Marco Petri" w:date="2020-12-22T22:05:00Z"/>
          <w:rFonts w:ascii="Courier New" w:eastAsia="Times New Roman" w:hAnsi="Courier New" w:cs="Courier New"/>
          <w:color w:val="000000"/>
          <w:sz w:val="16"/>
          <w:szCs w:val="16"/>
          <w:lang w:val="en-GB" w:eastAsia="en-GB"/>
          <w:rPrChange w:id="5486" w:author="Marco Petri" w:date="2020-12-22T22:07:00Z">
            <w:rPr>
              <w:ins w:id="5487" w:author="Marco Petri" w:date="2020-12-22T22:05:00Z"/>
              <w:rFonts w:ascii="Courier New" w:eastAsia="Times New Roman" w:hAnsi="Courier New" w:cs="Courier New"/>
              <w:color w:val="000000"/>
              <w:sz w:val="20"/>
              <w:szCs w:val="20"/>
              <w:lang w:val="en-GB" w:eastAsia="en-GB"/>
            </w:rPr>
          </w:rPrChange>
        </w:rPr>
      </w:pPr>
      <w:ins w:id="5488" w:author="Marco Petri" w:date="2020-12-22T22:05:00Z">
        <w:r w:rsidRPr="00FE56D0">
          <w:rPr>
            <w:rFonts w:ascii="Courier New" w:eastAsia="Times New Roman" w:hAnsi="Courier New" w:cs="Courier New"/>
            <w:color w:val="000000"/>
            <w:sz w:val="16"/>
            <w:szCs w:val="16"/>
            <w:lang w:val="en-GB" w:eastAsia="en-GB"/>
            <w:rPrChange w:id="5489" w:author="Marco Petri" w:date="2020-12-22T22:07:00Z">
              <w:rPr>
                <w:rFonts w:ascii="Courier New" w:eastAsia="Times New Roman" w:hAnsi="Courier New" w:cs="Courier New"/>
                <w:color w:val="000000"/>
                <w:sz w:val="20"/>
                <w:szCs w:val="20"/>
                <w:lang w:val="en-GB" w:eastAsia="en-GB"/>
              </w:rPr>
            </w:rPrChange>
          </w:rPr>
          <w:t xml:space="preserve">            checkedInButNotOut[c,s,t])</w:t>
        </w:r>
      </w:ins>
    </w:p>
    <w:p w14:paraId="0487D9F2" w14:textId="77777777" w:rsidR="00E250F6" w:rsidRPr="00FE56D0" w:rsidRDefault="00E250F6" w:rsidP="00E250F6">
      <w:pPr>
        <w:shd w:val="clear" w:color="auto" w:fill="FFFFFF"/>
        <w:spacing w:line="240" w:lineRule="auto"/>
        <w:jc w:val="left"/>
        <w:rPr>
          <w:ins w:id="5490" w:author="Marco Petri" w:date="2020-12-22T22:05:00Z"/>
          <w:rFonts w:ascii="Courier New" w:eastAsia="Times New Roman" w:hAnsi="Courier New" w:cs="Courier New"/>
          <w:color w:val="000000"/>
          <w:sz w:val="16"/>
          <w:szCs w:val="16"/>
          <w:lang w:val="en-GB" w:eastAsia="en-GB"/>
          <w:rPrChange w:id="5491" w:author="Marco Petri" w:date="2020-12-22T22:07:00Z">
            <w:rPr>
              <w:ins w:id="5492" w:author="Marco Petri" w:date="2020-12-22T22:05:00Z"/>
              <w:rFonts w:ascii="Courier New" w:eastAsia="Times New Roman" w:hAnsi="Courier New" w:cs="Courier New"/>
              <w:color w:val="000000"/>
              <w:sz w:val="20"/>
              <w:szCs w:val="20"/>
              <w:lang w:val="en-GB" w:eastAsia="en-GB"/>
            </w:rPr>
          </w:rPrChange>
        </w:rPr>
      </w:pPr>
      <w:ins w:id="5493" w:author="Marco Petri" w:date="2020-12-22T22:05:00Z">
        <w:r w:rsidRPr="00FE56D0">
          <w:rPr>
            <w:rFonts w:ascii="Courier New" w:eastAsia="Times New Roman" w:hAnsi="Courier New" w:cs="Courier New"/>
            <w:color w:val="000000"/>
            <w:sz w:val="16"/>
            <w:szCs w:val="16"/>
            <w:lang w:val="en-GB" w:eastAsia="en-GB"/>
            <w:rPrChange w:id="5494" w:author="Marco Petri" w:date="2020-12-22T22:07:00Z">
              <w:rPr>
                <w:rFonts w:ascii="Courier New" w:eastAsia="Times New Roman" w:hAnsi="Courier New" w:cs="Courier New"/>
                <w:color w:val="000000"/>
                <w:sz w:val="20"/>
                <w:szCs w:val="20"/>
                <w:lang w:val="en-GB" w:eastAsia="en-GB"/>
              </w:rPr>
            </w:rPrChange>
          </w:rPr>
          <w:t xml:space="preserve">    </w:t>
        </w:r>
      </w:ins>
    </w:p>
    <w:p w14:paraId="6AC0DE5F" w14:textId="77777777" w:rsidR="00E250F6" w:rsidRPr="00FE56D0" w:rsidRDefault="00E250F6" w:rsidP="00E250F6">
      <w:pPr>
        <w:shd w:val="clear" w:color="auto" w:fill="FFFFFF"/>
        <w:spacing w:line="240" w:lineRule="auto"/>
        <w:jc w:val="left"/>
        <w:rPr>
          <w:ins w:id="5495" w:author="Marco Petri" w:date="2020-12-22T22:05:00Z"/>
          <w:rFonts w:ascii="Courier New" w:eastAsia="Times New Roman" w:hAnsi="Courier New" w:cs="Courier New"/>
          <w:color w:val="008000"/>
          <w:sz w:val="16"/>
          <w:szCs w:val="16"/>
          <w:lang w:val="en-GB" w:eastAsia="en-GB"/>
          <w:rPrChange w:id="5496" w:author="Marco Petri" w:date="2020-12-22T22:07:00Z">
            <w:rPr>
              <w:ins w:id="5497" w:author="Marco Petri" w:date="2020-12-22T22:05:00Z"/>
              <w:rFonts w:ascii="Courier New" w:eastAsia="Times New Roman" w:hAnsi="Courier New" w:cs="Courier New"/>
              <w:color w:val="008000"/>
              <w:sz w:val="20"/>
              <w:szCs w:val="20"/>
              <w:lang w:val="en-GB" w:eastAsia="en-GB"/>
            </w:rPr>
          </w:rPrChange>
        </w:rPr>
      </w:pPr>
      <w:ins w:id="5498" w:author="Marco Petri" w:date="2020-12-22T22:05:00Z">
        <w:r w:rsidRPr="00FE56D0">
          <w:rPr>
            <w:rFonts w:ascii="Courier New" w:eastAsia="Times New Roman" w:hAnsi="Courier New" w:cs="Courier New"/>
            <w:color w:val="000000"/>
            <w:sz w:val="16"/>
            <w:szCs w:val="16"/>
            <w:lang w:val="en-GB" w:eastAsia="en-GB"/>
            <w:rPrChange w:id="549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008000"/>
            <w:sz w:val="16"/>
            <w:szCs w:val="16"/>
            <w:lang w:val="en-GB" w:eastAsia="en-GB"/>
            <w:rPrChange w:id="5500" w:author="Marco Petri" w:date="2020-12-22T22:07:00Z">
              <w:rPr>
                <w:rFonts w:ascii="Courier New" w:eastAsia="Times New Roman" w:hAnsi="Courier New" w:cs="Courier New"/>
                <w:color w:val="008000"/>
                <w:sz w:val="20"/>
                <w:szCs w:val="20"/>
                <w:lang w:val="en-GB" w:eastAsia="en-GB"/>
              </w:rPr>
            </w:rPrChange>
          </w:rPr>
          <w:t>/*Inductive Steps: if we start from a consistent state, and some</w:t>
        </w:r>
      </w:ins>
    </w:p>
    <w:p w14:paraId="041FCAF7" w14:textId="77777777" w:rsidR="00E250F6" w:rsidRPr="00FE56D0" w:rsidRDefault="00E250F6" w:rsidP="00E250F6">
      <w:pPr>
        <w:shd w:val="clear" w:color="auto" w:fill="FFFFFF"/>
        <w:spacing w:line="240" w:lineRule="auto"/>
        <w:jc w:val="left"/>
        <w:rPr>
          <w:ins w:id="5501" w:author="Marco Petri" w:date="2020-12-22T22:05:00Z"/>
          <w:rFonts w:ascii="Courier New" w:eastAsia="Times New Roman" w:hAnsi="Courier New" w:cs="Courier New"/>
          <w:color w:val="000000"/>
          <w:sz w:val="16"/>
          <w:szCs w:val="16"/>
          <w:lang w:val="en-GB" w:eastAsia="en-GB"/>
          <w:rPrChange w:id="5502" w:author="Marco Petri" w:date="2020-12-22T22:07:00Z">
            <w:rPr>
              <w:ins w:id="5503" w:author="Marco Petri" w:date="2020-12-22T22:05:00Z"/>
              <w:rFonts w:ascii="Courier New" w:eastAsia="Times New Roman" w:hAnsi="Courier New" w:cs="Courier New"/>
              <w:color w:val="000000"/>
              <w:sz w:val="20"/>
              <w:szCs w:val="20"/>
              <w:lang w:val="en-GB" w:eastAsia="en-GB"/>
            </w:rPr>
          </w:rPrChange>
        </w:rPr>
      </w:pPr>
      <w:ins w:id="5504" w:author="Marco Petri" w:date="2020-12-22T22:05:00Z">
        <w:r w:rsidRPr="00FE56D0">
          <w:rPr>
            <w:rFonts w:ascii="Courier New" w:eastAsia="Times New Roman" w:hAnsi="Courier New" w:cs="Courier New"/>
            <w:color w:val="008000"/>
            <w:sz w:val="16"/>
            <w:szCs w:val="16"/>
            <w:lang w:val="en-GB" w:eastAsia="en-GB"/>
            <w:rPrChange w:id="5505" w:author="Marco Petri" w:date="2020-12-22T22:07:00Z">
              <w:rPr>
                <w:rFonts w:ascii="Courier New" w:eastAsia="Times New Roman" w:hAnsi="Courier New" w:cs="Courier New"/>
                <w:color w:val="008000"/>
                <w:sz w:val="20"/>
                <w:szCs w:val="20"/>
                <w:lang w:val="en-GB" w:eastAsia="en-GB"/>
              </w:rPr>
            </w:rPrChange>
          </w:rPr>
          <w:t xml:space="preserve">    customer enters the Store or leaves it, the property still holds*/</w:t>
        </w:r>
      </w:ins>
    </w:p>
    <w:p w14:paraId="52BA2126" w14:textId="77777777" w:rsidR="00E250F6" w:rsidRPr="00FE56D0" w:rsidRDefault="00E250F6" w:rsidP="00E250F6">
      <w:pPr>
        <w:shd w:val="clear" w:color="auto" w:fill="FFFFFF"/>
        <w:spacing w:line="240" w:lineRule="auto"/>
        <w:jc w:val="left"/>
        <w:rPr>
          <w:ins w:id="5506" w:author="Marco Petri" w:date="2020-12-22T22:05:00Z"/>
          <w:rFonts w:ascii="Courier New" w:eastAsia="Times New Roman" w:hAnsi="Courier New" w:cs="Courier New"/>
          <w:color w:val="000000"/>
          <w:sz w:val="16"/>
          <w:szCs w:val="16"/>
          <w:lang w:val="en-GB" w:eastAsia="en-GB"/>
          <w:rPrChange w:id="5507" w:author="Marco Petri" w:date="2020-12-22T22:07:00Z">
            <w:rPr>
              <w:ins w:id="5508" w:author="Marco Petri" w:date="2020-12-22T22:05:00Z"/>
              <w:rFonts w:ascii="Courier New" w:eastAsia="Times New Roman" w:hAnsi="Courier New" w:cs="Courier New"/>
              <w:color w:val="000000"/>
              <w:sz w:val="20"/>
              <w:szCs w:val="20"/>
              <w:lang w:val="en-GB" w:eastAsia="en-GB"/>
            </w:rPr>
          </w:rPrChange>
        </w:rPr>
      </w:pPr>
      <w:ins w:id="5509" w:author="Marco Petri" w:date="2020-12-22T22:05:00Z">
        <w:r w:rsidRPr="00FE56D0">
          <w:rPr>
            <w:rFonts w:ascii="Courier New" w:eastAsia="Times New Roman" w:hAnsi="Courier New" w:cs="Courier New"/>
            <w:color w:val="000000"/>
            <w:sz w:val="16"/>
            <w:szCs w:val="16"/>
            <w:lang w:val="en-GB" w:eastAsia="en-GB"/>
            <w:rPrChange w:id="551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51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512"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49968A38" w14:textId="77777777" w:rsidR="00E250F6" w:rsidRPr="00FE56D0" w:rsidRDefault="00E250F6" w:rsidP="00E250F6">
      <w:pPr>
        <w:shd w:val="clear" w:color="auto" w:fill="FFFFFF"/>
        <w:spacing w:line="240" w:lineRule="auto"/>
        <w:jc w:val="left"/>
        <w:rPr>
          <w:ins w:id="5513" w:author="Marco Petri" w:date="2020-12-22T22:05:00Z"/>
          <w:rFonts w:ascii="Courier New" w:eastAsia="Times New Roman" w:hAnsi="Courier New" w:cs="Courier New"/>
          <w:color w:val="000000"/>
          <w:sz w:val="16"/>
          <w:szCs w:val="16"/>
          <w:lang w:val="en-GB" w:eastAsia="en-GB"/>
          <w:rPrChange w:id="5514" w:author="Marco Petri" w:date="2020-12-22T22:07:00Z">
            <w:rPr>
              <w:ins w:id="5515" w:author="Marco Petri" w:date="2020-12-22T22:05:00Z"/>
              <w:rFonts w:ascii="Courier New" w:eastAsia="Times New Roman" w:hAnsi="Courier New" w:cs="Courier New"/>
              <w:color w:val="000000"/>
              <w:sz w:val="20"/>
              <w:szCs w:val="20"/>
              <w:lang w:val="en-GB" w:eastAsia="en-GB"/>
            </w:rPr>
          </w:rPrChange>
        </w:rPr>
      </w:pPr>
      <w:ins w:id="5516" w:author="Marco Petri" w:date="2020-12-22T22:05:00Z">
        <w:r w:rsidRPr="00FE56D0">
          <w:rPr>
            <w:rFonts w:ascii="Courier New" w:eastAsia="Times New Roman" w:hAnsi="Courier New" w:cs="Courier New"/>
            <w:color w:val="000000"/>
            <w:sz w:val="16"/>
            <w:szCs w:val="16"/>
            <w:lang w:val="en-GB" w:eastAsia="en-GB"/>
            <w:rPrChange w:id="5517"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5518"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519" w:author="Marco Petri" w:date="2020-12-22T22:07:00Z">
              <w:rPr>
                <w:rFonts w:ascii="Courier New" w:eastAsia="Times New Roman" w:hAnsi="Courier New" w:cs="Courier New"/>
                <w:color w:val="000000"/>
                <w:sz w:val="20"/>
                <w:szCs w:val="20"/>
                <w:lang w:val="en-GB" w:eastAsia="en-GB"/>
              </w:rPr>
            </w:rPrChange>
          </w:rPr>
          <w:t xml:space="preserve"> c:Customer |</w:t>
        </w:r>
      </w:ins>
    </w:p>
    <w:p w14:paraId="2F4150E6" w14:textId="77777777" w:rsidR="00E250F6" w:rsidRPr="00FE56D0" w:rsidRDefault="00E250F6" w:rsidP="00E250F6">
      <w:pPr>
        <w:shd w:val="clear" w:color="auto" w:fill="FFFFFF"/>
        <w:spacing w:line="240" w:lineRule="auto"/>
        <w:jc w:val="left"/>
        <w:rPr>
          <w:ins w:id="5520" w:author="Marco Petri" w:date="2020-12-22T22:05:00Z"/>
          <w:rFonts w:ascii="Courier New" w:eastAsia="Times New Roman" w:hAnsi="Courier New" w:cs="Courier New"/>
          <w:color w:val="000000"/>
          <w:sz w:val="16"/>
          <w:szCs w:val="16"/>
          <w:lang w:val="en-GB" w:eastAsia="en-GB"/>
          <w:rPrChange w:id="5521" w:author="Marco Petri" w:date="2020-12-22T22:07:00Z">
            <w:rPr>
              <w:ins w:id="5522" w:author="Marco Petri" w:date="2020-12-22T22:05:00Z"/>
              <w:rFonts w:ascii="Courier New" w:eastAsia="Times New Roman" w:hAnsi="Courier New" w:cs="Courier New"/>
              <w:color w:val="000000"/>
              <w:sz w:val="20"/>
              <w:szCs w:val="20"/>
              <w:lang w:val="en-GB" w:eastAsia="en-GB"/>
            </w:rPr>
          </w:rPrChange>
        </w:rPr>
      </w:pPr>
      <w:ins w:id="5523" w:author="Marco Petri" w:date="2020-12-22T22:05:00Z">
        <w:r w:rsidRPr="00FE56D0">
          <w:rPr>
            <w:rFonts w:ascii="Courier New" w:eastAsia="Times New Roman" w:hAnsi="Courier New" w:cs="Courier New"/>
            <w:color w:val="000000"/>
            <w:sz w:val="16"/>
            <w:szCs w:val="16"/>
            <w:lang w:val="en-GB" w:eastAsia="en-GB"/>
            <w:rPrChange w:id="5524"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525"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526"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77C95720" w14:textId="77777777" w:rsidR="00E250F6" w:rsidRPr="00FE56D0" w:rsidRDefault="00E250F6" w:rsidP="00E250F6">
      <w:pPr>
        <w:shd w:val="clear" w:color="auto" w:fill="FFFFFF"/>
        <w:spacing w:line="240" w:lineRule="auto"/>
        <w:jc w:val="left"/>
        <w:rPr>
          <w:ins w:id="5527" w:author="Marco Petri" w:date="2020-12-22T22:05:00Z"/>
          <w:rFonts w:ascii="Courier New" w:eastAsia="Times New Roman" w:hAnsi="Courier New" w:cs="Courier New"/>
          <w:color w:val="000000"/>
          <w:sz w:val="16"/>
          <w:szCs w:val="16"/>
          <w:lang w:val="en-GB" w:eastAsia="en-GB"/>
          <w:rPrChange w:id="5528" w:author="Marco Petri" w:date="2020-12-22T22:07:00Z">
            <w:rPr>
              <w:ins w:id="5529" w:author="Marco Petri" w:date="2020-12-22T22:05:00Z"/>
              <w:rFonts w:ascii="Courier New" w:eastAsia="Times New Roman" w:hAnsi="Courier New" w:cs="Courier New"/>
              <w:color w:val="000000"/>
              <w:sz w:val="20"/>
              <w:szCs w:val="20"/>
              <w:lang w:val="en-GB" w:eastAsia="en-GB"/>
            </w:rPr>
          </w:rPrChange>
        </w:rPr>
      </w:pPr>
      <w:ins w:id="5530" w:author="Marco Petri" w:date="2020-12-22T22:05:00Z">
        <w:r w:rsidRPr="00FE56D0">
          <w:rPr>
            <w:rFonts w:ascii="Courier New" w:eastAsia="Times New Roman" w:hAnsi="Courier New" w:cs="Courier New"/>
            <w:color w:val="000000"/>
            <w:sz w:val="16"/>
            <w:szCs w:val="16"/>
            <w:lang w:val="en-GB" w:eastAsia="en-GB"/>
            <w:rPrChange w:id="553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532" w:author="Marco Petri" w:date="2020-12-22T22:07:00Z">
              <w:rPr>
                <w:rFonts w:ascii="Courier New" w:eastAsia="Times New Roman" w:hAnsi="Courier New" w:cs="Courier New"/>
                <w:b/>
                <w:bCs/>
                <w:color w:val="0000FF"/>
                <w:sz w:val="20"/>
                <w:szCs w:val="20"/>
                <w:lang w:val="en-GB" w:eastAsia="en-GB"/>
              </w:rPr>
            </w:rPrChange>
          </w:rPr>
          <w:t>implies</w:t>
        </w:r>
        <w:r w:rsidRPr="00FE56D0">
          <w:rPr>
            <w:rFonts w:ascii="Courier New" w:eastAsia="Times New Roman" w:hAnsi="Courier New" w:cs="Courier New"/>
            <w:color w:val="000000"/>
            <w:sz w:val="16"/>
            <w:szCs w:val="16"/>
            <w:lang w:val="en-GB" w:eastAsia="en-GB"/>
            <w:rPrChange w:id="5533" w:author="Marco Petri" w:date="2020-12-22T22:07:00Z">
              <w:rPr>
                <w:rFonts w:ascii="Courier New" w:eastAsia="Times New Roman" w:hAnsi="Courier New" w:cs="Courier New"/>
                <w:color w:val="000000"/>
                <w:sz w:val="20"/>
                <w:szCs w:val="20"/>
                <w:lang w:val="en-GB" w:eastAsia="en-GB"/>
              </w:rPr>
            </w:rPrChange>
          </w:rPr>
          <w:t xml:space="preserve"> checkedInButNotOut[c,s,t]) </w:t>
        </w:r>
        <w:r w:rsidRPr="00FE56D0">
          <w:rPr>
            <w:rFonts w:ascii="Courier New" w:eastAsia="Times New Roman" w:hAnsi="Courier New" w:cs="Courier New"/>
            <w:b/>
            <w:bCs/>
            <w:color w:val="0000FF"/>
            <w:sz w:val="16"/>
            <w:szCs w:val="16"/>
            <w:lang w:val="en-GB" w:eastAsia="en-GB"/>
            <w:rPrChange w:id="5534"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5535" w:author="Marco Petri" w:date="2020-12-22T22:07:00Z">
              <w:rPr>
                <w:rFonts w:ascii="Courier New" w:eastAsia="Times New Roman" w:hAnsi="Courier New" w:cs="Courier New"/>
                <w:color w:val="000000"/>
                <w:sz w:val="20"/>
                <w:szCs w:val="20"/>
                <w:lang w:val="en-GB" w:eastAsia="en-GB"/>
              </w:rPr>
            </w:rPrChange>
          </w:rPr>
          <w:t xml:space="preserve"> </w:t>
        </w:r>
      </w:ins>
    </w:p>
    <w:p w14:paraId="02206316" w14:textId="77777777" w:rsidR="00E250F6" w:rsidRPr="00FE56D0" w:rsidRDefault="00E250F6" w:rsidP="00E250F6">
      <w:pPr>
        <w:shd w:val="clear" w:color="auto" w:fill="FFFFFF"/>
        <w:spacing w:line="240" w:lineRule="auto"/>
        <w:jc w:val="left"/>
        <w:rPr>
          <w:ins w:id="5536" w:author="Marco Petri" w:date="2020-12-22T22:05:00Z"/>
          <w:rFonts w:ascii="Courier New" w:eastAsia="Times New Roman" w:hAnsi="Courier New" w:cs="Courier New"/>
          <w:color w:val="000000"/>
          <w:sz w:val="16"/>
          <w:szCs w:val="16"/>
          <w:lang w:val="en-GB" w:eastAsia="en-GB"/>
          <w:rPrChange w:id="5537" w:author="Marco Petri" w:date="2020-12-22T22:07:00Z">
            <w:rPr>
              <w:ins w:id="5538" w:author="Marco Petri" w:date="2020-12-22T22:05:00Z"/>
              <w:rFonts w:ascii="Courier New" w:eastAsia="Times New Roman" w:hAnsi="Courier New" w:cs="Courier New"/>
              <w:color w:val="000000"/>
              <w:sz w:val="20"/>
              <w:szCs w:val="20"/>
              <w:lang w:val="en-GB" w:eastAsia="en-GB"/>
            </w:rPr>
          </w:rPrChange>
        </w:rPr>
      </w:pPr>
      <w:ins w:id="5539" w:author="Marco Petri" w:date="2020-12-22T22:05:00Z">
        <w:r w:rsidRPr="00FE56D0">
          <w:rPr>
            <w:rFonts w:ascii="Courier New" w:eastAsia="Times New Roman" w:hAnsi="Courier New" w:cs="Courier New"/>
            <w:color w:val="000000"/>
            <w:sz w:val="16"/>
            <w:szCs w:val="16"/>
            <w:lang w:val="en-GB" w:eastAsia="en-GB"/>
            <w:rPrChange w:id="5540" w:author="Marco Petri" w:date="2020-12-22T22:07:00Z">
              <w:rPr>
                <w:rFonts w:ascii="Courier New" w:eastAsia="Times New Roman" w:hAnsi="Courier New" w:cs="Courier New"/>
                <w:color w:val="000000"/>
                <w:sz w:val="20"/>
                <w:szCs w:val="20"/>
                <w:lang w:val="en-GB" w:eastAsia="en-GB"/>
              </w:rPr>
            </w:rPrChange>
          </w:rPr>
          <w:t xml:space="preserve">        (some qt:QueueTicket | enterStoreQueue[s,qt,t])</w:t>
        </w:r>
      </w:ins>
    </w:p>
    <w:p w14:paraId="2F85EB3B" w14:textId="77777777" w:rsidR="00E250F6" w:rsidRPr="00FE56D0" w:rsidRDefault="00E250F6" w:rsidP="00E250F6">
      <w:pPr>
        <w:shd w:val="clear" w:color="auto" w:fill="FFFFFF"/>
        <w:spacing w:line="240" w:lineRule="auto"/>
        <w:jc w:val="left"/>
        <w:rPr>
          <w:ins w:id="5541" w:author="Marco Petri" w:date="2020-12-22T22:05:00Z"/>
          <w:rFonts w:ascii="Courier New" w:eastAsia="Times New Roman" w:hAnsi="Courier New" w:cs="Courier New"/>
          <w:color w:val="000000"/>
          <w:sz w:val="16"/>
          <w:szCs w:val="16"/>
          <w:lang w:val="en-GB" w:eastAsia="en-GB"/>
          <w:rPrChange w:id="5542" w:author="Marco Petri" w:date="2020-12-22T22:07:00Z">
            <w:rPr>
              <w:ins w:id="5543" w:author="Marco Petri" w:date="2020-12-22T22:05:00Z"/>
              <w:rFonts w:ascii="Courier New" w:eastAsia="Times New Roman" w:hAnsi="Courier New" w:cs="Courier New"/>
              <w:color w:val="000000"/>
              <w:sz w:val="20"/>
              <w:szCs w:val="20"/>
              <w:lang w:val="en-GB" w:eastAsia="en-GB"/>
            </w:rPr>
          </w:rPrChange>
        </w:rPr>
      </w:pPr>
      <w:ins w:id="5544" w:author="Marco Petri" w:date="2020-12-22T22:05:00Z">
        <w:r w:rsidRPr="00FE56D0">
          <w:rPr>
            <w:rFonts w:ascii="Courier New" w:eastAsia="Times New Roman" w:hAnsi="Courier New" w:cs="Courier New"/>
            <w:color w:val="000000"/>
            <w:sz w:val="16"/>
            <w:szCs w:val="16"/>
            <w:lang w:val="en-GB" w:eastAsia="en-GB"/>
            <w:rPrChange w:id="554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546" w:author="Marco Petri" w:date="2020-12-22T22:07:00Z">
              <w:rPr>
                <w:rFonts w:ascii="Courier New" w:eastAsia="Times New Roman" w:hAnsi="Courier New" w:cs="Courier New"/>
                <w:b/>
                <w:bCs/>
                <w:color w:val="0000FF"/>
                <w:sz w:val="20"/>
                <w:szCs w:val="20"/>
                <w:lang w:val="en-GB" w:eastAsia="en-GB"/>
              </w:rPr>
            </w:rPrChange>
          </w:rPr>
          <w:t>implies</w:t>
        </w:r>
      </w:ins>
    </w:p>
    <w:p w14:paraId="3F9DFEAB" w14:textId="77777777" w:rsidR="00E250F6" w:rsidRPr="00FE56D0" w:rsidRDefault="00E250F6" w:rsidP="00E250F6">
      <w:pPr>
        <w:shd w:val="clear" w:color="auto" w:fill="FFFFFF"/>
        <w:spacing w:line="240" w:lineRule="auto"/>
        <w:jc w:val="left"/>
        <w:rPr>
          <w:ins w:id="5547" w:author="Marco Petri" w:date="2020-12-22T22:05:00Z"/>
          <w:rFonts w:ascii="Courier New" w:eastAsia="Times New Roman" w:hAnsi="Courier New" w:cs="Courier New"/>
          <w:color w:val="000000"/>
          <w:sz w:val="16"/>
          <w:szCs w:val="16"/>
          <w:lang w:val="en-GB" w:eastAsia="en-GB"/>
          <w:rPrChange w:id="5548" w:author="Marco Petri" w:date="2020-12-22T22:07:00Z">
            <w:rPr>
              <w:ins w:id="5549" w:author="Marco Petri" w:date="2020-12-22T22:05:00Z"/>
              <w:rFonts w:ascii="Courier New" w:eastAsia="Times New Roman" w:hAnsi="Courier New" w:cs="Courier New"/>
              <w:color w:val="000000"/>
              <w:sz w:val="20"/>
              <w:szCs w:val="20"/>
              <w:lang w:val="en-GB" w:eastAsia="en-GB"/>
            </w:rPr>
          </w:rPrChange>
        </w:rPr>
      </w:pPr>
      <w:ins w:id="5550" w:author="Marco Petri" w:date="2020-12-22T22:05:00Z">
        <w:r w:rsidRPr="00FE56D0">
          <w:rPr>
            <w:rFonts w:ascii="Courier New" w:eastAsia="Times New Roman" w:hAnsi="Courier New" w:cs="Courier New"/>
            <w:color w:val="000000"/>
            <w:sz w:val="16"/>
            <w:szCs w:val="16"/>
            <w:lang w:val="en-GB" w:eastAsia="en-GB"/>
            <w:rPrChange w:id="5551" w:author="Marco Petri" w:date="2020-12-22T22:07:00Z">
              <w:rPr>
                <w:rFonts w:ascii="Courier New" w:eastAsia="Times New Roman" w:hAnsi="Courier New" w:cs="Courier New"/>
                <w:color w:val="000000"/>
                <w:sz w:val="20"/>
                <w:szCs w:val="20"/>
                <w:lang w:val="en-GB" w:eastAsia="en-GB"/>
              </w:rPr>
            </w:rPrChange>
          </w:rPr>
          <w:t xml:space="preserve">        (all c:Customer |</w:t>
        </w:r>
      </w:ins>
    </w:p>
    <w:p w14:paraId="2B3FB47F" w14:textId="77777777" w:rsidR="00E250F6" w:rsidRPr="00FE56D0" w:rsidRDefault="00E250F6" w:rsidP="00E250F6">
      <w:pPr>
        <w:shd w:val="clear" w:color="auto" w:fill="FFFFFF"/>
        <w:spacing w:line="240" w:lineRule="auto"/>
        <w:jc w:val="left"/>
        <w:rPr>
          <w:ins w:id="5552" w:author="Marco Petri" w:date="2020-12-22T22:05:00Z"/>
          <w:rFonts w:ascii="Courier New" w:eastAsia="Times New Roman" w:hAnsi="Courier New" w:cs="Courier New"/>
          <w:color w:val="000000"/>
          <w:sz w:val="16"/>
          <w:szCs w:val="16"/>
          <w:lang w:val="en-GB" w:eastAsia="en-GB"/>
          <w:rPrChange w:id="5553" w:author="Marco Petri" w:date="2020-12-22T22:07:00Z">
            <w:rPr>
              <w:ins w:id="5554" w:author="Marco Petri" w:date="2020-12-22T22:05:00Z"/>
              <w:rFonts w:ascii="Courier New" w:eastAsia="Times New Roman" w:hAnsi="Courier New" w:cs="Courier New"/>
              <w:color w:val="000000"/>
              <w:sz w:val="20"/>
              <w:szCs w:val="20"/>
              <w:lang w:val="en-GB" w:eastAsia="en-GB"/>
            </w:rPr>
          </w:rPrChange>
        </w:rPr>
      </w:pPr>
      <w:ins w:id="5555" w:author="Marco Petri" w:date="2020-12-22T22:05:00Z">
        <w:r w:rsidRPr="00FE56D0">
          <w:rPr>
            <w:rFonts w:ascii="Courier New" w:eastAsia="Times New Roman" w:hAnsi="Courier New" w:cs="Courier New"/>
            <w:color w:val="000000"/>
            <w:sz w:val="16"/>
            <w:szCs w:val="16"/>
            <w:lang w:val="en-GB" w:eastAsia="en-GB"/>
            <w:rPrChange w:id="5556"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55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558"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45FC45D3" w14:textId="77777777" w:rsidR="00E250F6" w:rsidRPr="00FE56D0" w:rsidRDefault="00E250F6" w:rsidP="00E250F6">
      <w:pPr>
        <w:shd w:val="clear" w:color="auto" w:fill="FFFFFF"/>
        <w:spacing w:line="240" w:lineRule="auto"/>
        <w:jc w:val="left"/>
        <w:rPr>
          <w:ins w:id="5559" w:author="Marco Petri" w:date="2020-12-22T22:05:00Z"/>
          <w:rFonts w:ascii="Courier New" w:eastAsia="Times New Roman" w:hAnsi="Courier New" w:cs="Courier New"/>
          <w:color w:val="000000"/>
          <w:sz w:val="16"/>
          <w:szCs w:val="16"/>
          <w:lang w:val="en-GB" w:eastAsia="en-GB"/>
          <w:rPrChange w:id="5560" w:author="Marco Petri" w:date="2020-12-22T22:07:00Z">
            <w:rPr>
              <w:ins w:id="5561" w:author="Marco Petri" w:date="2020-12-22T22:05:00Z"/>
              <w:rFonts w:ascii="Courier New" w:eastAsia="Times New Roman" w:hAnsi="Courier New" w:cs="Courier New"/>
              <w:color w:val="000000"/>
              <w:sz w:val="20"/>
              <w:szCs w:val="20"/>
              <w:lang w:val="en-GB" w:eastAsia="en-GB"/>
            </w:rPr>
          </w:rPrChange>
        </w:rPr>
      </w:pPr>
      <w:ins w:id="5562" w:author="Marco Petri" w:date="2020-12-22T22:05:00Z">
        <w:r w:rsidRPr="00FE56D0">
          <w:rPr>
            <w:rFonts w:ascii="Courier New" w:eastAsia="Times New Roman" w:hAnsi="Courier New" w:cs="Courier New"/>
            <w:color w:val="000000"/>
            <w:sz w:val="16"/>
            <w:szCs w:val="16"/>
            <w:lang w:val="en-GB" w:eastAsia="en-GB"/>
            <w:rPrChange w:id="556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564" w:author="Marco Petri" w:date="2020-12-22T22:07:00Z">
              <w:rPr>
                <w:rFonts w:ascii="Courier New" w:eastAsia="Times New Roman" w:hAnsi="Courier New" w:cs="Courier New"/>
                <w:b/>
                <w:bCs/>
                <w:color w:val="0000FF"/>
                <w:sz w:val="20"/>
                <w:szCs w:val="20"/>
                <w:lang w:val="en-GB" w:eastAsia="en-GB"/>
              </w:rPr>
            </w:rPrChange>
          </w:rPr>
          <w:t>implies</w:t>
        </w:r>
        <w:r w:rsidRPr="00FE56D0">
          <w:rPr>
            <w:rFonts w:ascii="Courier New" w:eastAsia="Times New Roman" w:hAnsi="Courier New" w:cs="Courier New"/>
            <w:color w:val="000000"/>
            <w:sz w:val="16"/>
            <w:szCs w:val="16"/>
            <w:lang w:val="en-GB" w:eastAsia="en-GB"/>
            <w:rPrChange w:id="5565" w:author="Marco Petri" w:date="2020-12-22T22:07:00Z">
              <w:rPr>
                <w:rFonts w:ascii="Courier New" w:eastAsia="Times New Roman" w:hAnsi="Courier New" w:cs="Courier New"/>
                <w:color w:val="000000"/>
                <w:sz w:val="20"/>
                <w:szCs w:val="20"/>
                <w:lang w:val="en-GB" w:eastAsia="en-GB"/>
              </w:rPr>
            </w:rPrChange>
          </w:rPr>
          <w:t xml:space="preserve"> checkedInButNotOut[c,s,t.next])</w:t>
        </w:r>
      </w:ins>
    </w:p>
    <w:p w14:paraId="7A0F99BF" w14:textId="77777777" w:rsidR="00E250F6" w:rsidRPr="00FE56D0" w:rsidRDefault="00E250F6" w:rsidP="00E250F6">
      <w:pPr>
        <w:shd w:val="clear" w:color="auto" w:fill="FFFFFF"/>
        <w:spacing w:line="240" w:lineRule="auto"/>
        <w:jc w:val="left"/>
        <w:rPr>
          <w:ins w:id="5566" w:author="Marco Petri" w:date="2020-12-22T22:05:00Z"/>
          <w:rFonts w:ascii="Courier New" w:eastAsia="Times New Roman" w:hAnsi="Courier New" w:cs="Courier New"/>
          <w:color w:val="000000"/>
          <w:sz w:val="16"/>
          <w:szCs w:val="16"/>
          <w:lang w:val="en-GB" w:eastAsia="en-GB"/>
          <w:rPrChange w:id="5567" w:author="Marco Petri" w:date="2020-12-22T22:07:00Z">
            <w:rPr>
              <w:ins w:id="5568" w:author="Marco Petri" w:date="2020-12-22T22:05:00Z"/>
              <w:rFonts w:ascii="Courier New" w:eastAsia="Times New Roman" w:hAnsi="Courier New" w:cs="Courier New"/>
              <w:color w:val="000000"/>
              <w:sz w:val="20"/>
              <w:szCs w:val="20"/>
              <w:lang w:val="en-GB" w:eastAsia="en-GB"/>
            </w:rPr>
          </w:rPrChange>
        </w:rPr>
      </w:pPr>
      <w:ins w:id="5569" w:author="Marco Petri" w:date="2020-12-22T22:05:00Z">
        <w:r w:rsidRPr="00FE56D0">
          <w:rPr>
            <w:rFonts w:ascii="Courier New" w:eastAsia="Times New Roman" w:hAnsi="Courier New" w:cs="Courier New"/>
            <w:color w:val="000000"/>
            <w:sz w:val="16"/>
            <w:szCs w:val="16"/>
            <w:lang w:val="en-GB" w:eastAsia="en-GB"/>
            <w:rPrChange w:id="5570" w:author="Marco Petri" w:date="2020-12-22T22:07:00Z">
              <w:rPr>
                <w:rFonts w:ascii="Courier New" w:eastAsia="Times New Roman" w:hAnsi="Courier New" w:cs="Courier New"/>
                <w:color w:val="000000"/>
                <w:sz w:val="20"/>
                <w:szCs w:val="20"/>
                <w:lang w:val="en-GB" w:eastAsia="en-GB"/>
              </w:rPr>
            </w:rPrChange>
          </w:rPr>
          <w:t xml:space="preserve">    </w:t>
        </w:r>
      </w:ins>
    </w:p>
    <w:p w14:paraId="438A3C62" w14:textId="77777777" w:rsidR="00E250F6" w:rsidRPr="00FE56D0" w:rsidRDefault="00E250F6" w:rsidP="00E250F6">
      <w:pPr>
        <w:shd w:val="clear" w:color="auto" w:fill="FFFFFF"/>
        <w:spacing w:line="240" w:lineRule="auto"/>
        <w:jc w:val="left"/>
        <w:rPr>
          <w:ins w:id="5571" w:author="Marco Petri" w:date="2020-12-22T22:05:00Z"/>
          <w:rFonts w:ascii="Courier New" w:eastAsia="Times New Roman" w:hAnsi="Courier New" w:cs="Courier New"/>
          <w:color w:val="000000"/>
          <w:sz w:val="16"/>
          <w:szCs w:val="16"/>
          <w:lang w:val="en-GB" w:eastAsia="en-GB"/>
          <w:rPrChange w:id="5572" w:author="Marco Petri" w:date="2020-12-22T22:07:00Z">
            <w:rPr>
              <w:ins w:id="5573" w:author="Marco Petri" w:date="2020-12-22T22:05:00Z"/>
              <w:rFonts w:ascii="Courier New" w:eastAsia="Times New Roman" w:hAnsi="Courier New" w:cs="Courier New"/>
              <w:color w:val="000000"/>
              <w:sz w:val="20"/>
              <w:szCs w:val="20"/>
              <w:lang w:val="en-GB" w:eastAsia="en-GB"/>
            </w:rPr>
          </w:rPrChange>
        </w:rPr>
      </w:pPr>
      <w:ins w:id="5574" w:author="Marco Petri" w:date="2020-12-22T22:05:00Z">
        <w:r w:rsidRPr="00FE56D0">
          <w:rPr>
            <w:rFonts w:ascii="Courier New" w:eastAsia="Times New Roman" w:hAnsi="Courier New" w:cs="Courier New"/>
            <w:color w:val="000000"/>
            <w:sz w:val="16"/>
            <w:szCs w:val="16"/>
            <w:lang w:val="en-GB" w:eastAsia="en-GB"/>
            <w:rPrChange w:id="557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576"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577"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293B4927" w14:textId="77777777" w:rsidR="00E250F6" w:rsidRPr="00FE56D0" w:rsidRDefault="00E250F6" w:rsidP="00E250F6">
      <w:pPr>
        <w:shd w:val="clear" w:color="auto" w:fill="FFFFFF"/>
        <w:spacing w:line="240" w:lineRule="auto"/>
        <w:jc w:val="left"/>
        <w:rPr>
          <w:ins w:id="5578" w:author="Marco Petri" w:date="2020-12-22T22:05:00Z"/>
          <w:rFonts w:ascii="Courier New" w:eastAsia="Times New Roman" w:hAnsi="Courier New" w:cs="Courier New"/>
          <w:color w:val="000000"/>
          <w:sz w:val="16"/>
          <w:szCs w:val="16"/>
          <w:lang w:val="en-GB" w:eastAsia="en-GB"/>
          <w:rPrChange w:id="5579" w:author="Marco Petri" w:date="2020-12-22T22:07:00Z">
            <w:rPr>
              <w:ins w:id="5580" w:author="Marco Petri" w:date="2020-12-22T22:05:00Z"/>
              <w:rFonts w:ascii="Courier New" w:eastAsia="Times New Roman" w:hAnsi="Courier New" w:cs="Courier New"/>
              <w:color w:val="000000"/>
              <w:sz w:val="20"/>
              <w:szCs w:val="20"/>
              <w:lang w:val="en-GB" w:eastAsia="en-GB"/>
            </w:rPr>
          </w:rPrChange>
        </w:rPr>
      </w:pPr>
      <w:ins w:id="5581" w:author="Marco Petri" w:date="2020-12-22T22:05:00Z">
        <w:r w:rsidRPr="00FE56D0">
          <w:rPr>
            <w:rFonts w:ascii="Courier New" w:eastAsia="Times New Roman" w:hAnsi="Courier New" w:cs="Courier New"/>
            <w:color w:val="000000"/>
            <w:sz w:val="16"/>
            <w:szCs w:val="16"/>
            <w:lang w:val="en-GB" w:eastAsia="en-GB"/>
            <w:rPrChange w:id="5582"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5583"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584" w:author="Marco Petri" w:date="2020-12-22T22:07:00Z">
              <w:rPr>
                <w:rFonts w:ascii="Courier New" w:eastAsia="Times New Roman" w:hAnsi="Courier New" w:cs="Courier New"/>
                <w:color w:val="000000"/>
                <w:sz w:val="20"/>
                <w:szCs w:val="20"/>
                <w:lang w:val="en-GB" w:eastAsia="en-GB"/>
              </w:rPr>
            </w:rPrChange>
          </w:rPr>
          <w:t xml:space="preserve"> c:Customer |</w:t>
        </w:r>
      </w:ins>
    </w:p>
    <w:p w14:paraId="627236EE" w14:textId="77777777" w:rsidR="00E250F6" w:rsidRPr="00FE56D0" w:rsidRDefault="00E250F6" w:rsidP="00E250F6">
      <w:pPr>
        <w:shd w:val="clear" w:color="auto" w:fill="FFFFFF"/>
        <w:spacing w:line="240" w:lineRule="auto"/>
        <w:jc w:val="left"/>
        <w:rPr>
          <w:ins w:id="5585" w:author="Marco Petri" w:date="2020-12-22T22:05:00Z"/>
          <w:rFonts w:ascii="Courier New" w:eastAsia="Times New Roman" w:hAnsi="Courier New" w:cs="Courier New"/>
          <w:color w:val="000000"/>
          <w:sz w:val="16"/>
          <w:szCs w:val="16"/>
          <w:lang w:val="en-GB" w:eastAsia="en-GB"/>
          <w:rPrChange w:id="5586" w:author="Marco Petri" w:date="2020-12-22T22:07:00Z">
            <w:rPr>
              <w:ins w:id="5587" w:author="Marco Petri" w:date="2020-12-22T22:05:00Z"/>
              <w:rFonts w:ascii="Courier New" w:eastAsia="Times New Roman" w:hAnsi="Courier New" w:cs="Courier New"/>
              <w:color w:val="000000"/>
              <w:sz w:val="20"/>
              <w:szCs w:val="20"/>
              <w:lang w:val="en-GB" w:eastAsia="en-GB"/>
            </w:rPr>
          </w:rPrChange>
        </w:rPr>
      </w:pPr>
      <w:ins w:id="5588" w:author="Marco Petri" w:date="2020-12-22T22:05:00Z">
        <w:r w:rsidRPr="00FE56D0">
          <w:rPr>
            <w:rFonts w:ascii="Courier New" w:eastAsia="Times New Roman" w:hAnsi="Courier New" w:cs="Courier New"/>
            <w:color w:val="000000"/>
            <w:sz w:val="16"/>
            <w:szCs w:val="16"/>
            <w:lang w:val="en-GB" w:eastAsia="en-GB"/>
            <w:rPrChange w:id="5589"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59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591"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52B23987" w14:textId="77777777" w:rsidR="00E250F6" w:rsidRPr="00FE56D0" w:rsidRDefault="00E250F6" w:rsidP="00E250F6">
      <w:pPr>
        <w:shd w:val="clear" w:color="auto" w:fill="FFFFFF"/>
        <w:spacing w:line="240" w:lineRule="auto"/>
        <w:jc w:val="left"/>
        <w:rPr>
          <w:ins w:id="5592" w:author="Marco Petri" w:date="2020-12-22T22:05:00Z"/>
          <w:rFonts w:ascii="Courier New" w:eastAsia="Times New Roman" w:hAnsi="Courier New" w:cs="Courier New"/>
          <w:color w:val="000000"/>
          <w:sz w:val="16"/>
          <w:szCs w:val="16"/>
          <w:lang w:val="en-GB" w:eastAsia="en-GB"/>
          <w:rPrChange w:id="5593" w:author="Marco Petri" w:date="2020-12-22T22:07:00Z">
            <w:rPr>
              <w:ins w:id="5594" w:author="Marco Petri" w:date="2020-12-22T22:05:00Z"/>
              <w:rFonts w:ascii="Courier New" w:eastAsia="Times New Roman" w:hAnsi="Courier New" w:cs="Courier New"/>
              <w:color w:val="000000"/>
              <w:sz w:val="20"/>
              <w:szCs w:val="20"/>
              <w:lang w:val="en-GB" w:eastAsia="en-GB"/>
            </w:rPr>
          </w:rPrChange>
        </w:rPr>
      </w:pPr>
      <w:ins w:id="5595" w:author="Marco Petri" w:date="2020-12-22T22:05:00Z">
        <w:r w:rsidRPr="00FE56D0">
          <w:rPr>
            <w:rFonts w:ascii="Courier New" w:eastAsia="Times New Roman" w:hAnsi="Courier New" w:cs="Courier New"/>
            <w:color w:val="000000"/>
            <w:sz w:val="16"/>
            <w:szCs w:val="16"/>
            <w:lang w:val="en-GB" w:eastAsia="en-GB"/>
            <w:rPrChange w:id="559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597" w:author="Marco Petri" w:date="2020-12-22T22:07:00Z">
              <w:rPr>
                <w:rFonts w:ascii="Courier New" w:eastAsia="Times New Roman" w:hAnsi="Courier New" w:cs="Courier New"/>
                <w:b/>
                <w:bCs/>
                <w:color w:val="0000FF"/>
                <w:sz w:val="20"/>
                <w:szCs w:val="20"/>
                <w:lang w:val="en-GB" w:eastAsia="en-GB"/>
              </w:rPr>
            </w:rPrChange>
          </w:rPr>
          <w:t>implies</w:t>
        </w:r>
        <w:r w:rsidRPr="00FE56D0">
          <w:rPr>
            <w:rFonts w:ascii="Courier New" w:eastAsia="Times New Roman" w:hAnsi="Courier New" w:cs="Courier New"/>
            <w:color w:val="000000"/>
            <w:sz w:val="16"/>
            <w:szCs w:val="16"/>
            <w:lang w:val="en-GB" w:eastAsia="en-GB"/>
            <w:rPrChange w:id="5598" w:author="Marco Petri" w:date="2020-12-22T22:07:00Z">
              <w:rPr>
                <w:rFonts w:ascii="Courier New" w:eastAsia="Times New Roman" w:hAnsi="Courier New" w:cs="Courier New"/>
                <w:color w:val="000000"/>
                <w:sz w:val="20"/>
                <w:szCs w:val="20"/>
                <w:lang w:val="en-GB" w:eastAsia="en-GB"/>
              </w:rPr>
            </w:rPrChange>
          </w:rPr>
          <w:t xml:space="preserve"> checkedInButNotOut[c,s,t]) </w:t>
        </w:r>
        <w:r w:rsidRPr="00FE56D0">
          <w:rPr>
            <w:rFonts w:ascii="Courier New" w:eastAsia="Times New Roman" w:hAnsi="Courier New" w:cs="Courier New"/>
            <w:b/>
            <w:bCs/>
            <w:color w:val="0000FF"/>
            <w:sz w:val="16"/>
            <w:szCs w:val="16"/>
            <w:lang w:val="en-GB" w:eastAsia="en-GB"/>
            <w:rPrChange w:id="5599"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5600" w:author="Marco Petri" w:date="2020-12-22T22:07:00Z">
              <w:rPr>
                <w:rFonts w:ascii="Courier New" w:eastAsia="Times New Roman" w:hAnsi="Courier New" w:cs="Courier New"/>
                <w:color w:val="000000"/>
                <w:sz w:val="20"/>
                <w:szCs w:val="20"/>
                <w:lang w:val="en-GB" w:eastAsia="en-GB"/>
              </w:rPr>
            </w:rPrChange>
          </w:rPr>
          <w:t xml:space="preserve"> </w:t>
        </w:r>
      </w:ins>
    </w:p>
    <w:p w14:paraId="1A55CD8E" w14:textId="77777777" w:rsidR="00E250F6" w:rsidRPr="00FE56D0" w:rsidRDefault="00E250F6" w:rsidP="00E250F6">
      <w:pPr>
        <w:shd w:val="clear" w:color="auto" w:fill="FFFFFF"/>
        <w:spacing w:line="240" w:lineRule="auto"/>
        <w:jc w:val="left"/>
        <w:rPr>
          <w:ins w:id="5601" w:author="Marco Petri" w:date="2020-12-22T22:05:00Z"/>
          <w:rFonts w:ascii="Courier New" w:eastAsia="Times New Roman" w:hAnsi="Courier New" w:cs="Courier New"/>
          <w:color w:val="000000"/>
          <w:sz w:val="16"/>
          <w:szCs w:val="16"/>
          <w:lang w:val="en-GB" w:eastAsia="en-GB"/>
          <w:rPrChange w:id="5602" w:author="Marco Petri" w:date="2020-12-22T22:07:00Z">
            <w:rPr>
              <w:ins w:id="5603" w:author="Marco Petri" w:date="2020-12-22T22:05:00Z"/>
              <w:rFonts w:ascii="Courier New" w:eastAsia="Times New Roman" w:hAnsi="Courier New" w:cs="Courier New"/>
              <w:color w:val="000000"/>
              <w:sz w:val="20"/>
              <w:szCs w:val="20"/>
              <w:lang w:val="en-GB" w:eastAsia="en-GB"/>
            </w:rPr>
          </w:rPrChange>
        </w:rPr>
      </w:pPr>
      <w:ins w:id="5604" w:author="Marco Petri" w:date="2020-12-22T22:05:00Z">
        <w:r w:rsidRPr="00FE56D0">
          <w:rPr>
            <w:rFonts w:ascii="Courier New" w:eastAsia="Times New Roman" w:hAnsi="Courier New" w:cs="Courier New"/>
            <w:color w:val="000000"/>
            <w:sz w:val="16"/>
            <w:szCs w:val="16"/>
            <w:lang w:val="en-GB" w:eastAsia="en-GB"/>
            <w:rPrChange w:id="5605" w:author="Marco Petri" w:date="2020-12-22T22:07:00Z">
              <w:rPr>
                <w:rFonts w:ascii="Courier New" w:eastAsia="Times New Roman" w:hAnsi="Courier New" w:cs="Courier New"/>
                <w:color w:val="000000"/>
                <w:sz w:val="20"/>
                <w:szCs w:val="20"/>
                <w:lang w:val="en-GB" w:eastAsia="en-GB"/>
              </w:rPr>
            </w:rPrChange>
          </w:rPr>
          <w:t xml:space="preserve">        (some b:Booking|</w:t>
        </w:r>
      </w:ins>
    </w:p>
    <w:p w14:paraId="68BB8E6F" w14:textId="77777777" w:rsidR="00E250F6" w:rsidRPr="00FE56D0" w:rsidRDefault="00E250F6" w:rsidP="00E250F6">
      <w:pPr>
        <w:shd w:val="clear" w:color="auto" w:fill="FFFFFF"/>
        <w:spacing w:line="240" w:lineRule="auto"/>
        <w:jc w:val="left"/>
        <w:rPr>
          <w:ins w:id="5606" w:author="Marco Petri" w:date="2020-12-22T22:05:00Z"/>
          <w:rFonts w:ascii="Courier New" w:eastAsia="Times New Roman" w:hAnsi="Courier New" w:cs="Courier New"/>
          <w:color w:val="000000"/>
          <w:sz w:val="16"/>
          <w:szCs w:val="16"/>
          <w:lang w:val="en-GB" w:eastAsia="en-GB"/>
          <w:rPrChange w:id="5607" w:author="Marco Petri" w:date="2020-12-22T22:07:00Z">
            <w:rPr>
              <w:ins w:id="5608" w:author="Marco Petri" w:date="2020-12-22T22:05:00Z"/>
              <w:rFonts w:ascii="Courier New" w:eastAsia="Times New Roman" w:hAnsi="Courier New" w:cs="Courier New"/>
              <w:color w:val="000000"/>
              <w:sz w:val="20"/>
              <w:szCs w:val="20"/>
              <w:lang w:val="en-GB" w:eastAsia="en-GB"/>
            </w:rPr>
          </w:rPrChange>
        </w:rPr>
      </w:pPr>
      <w:ins w:id="5609" w:author="Marco Petri" w:date="2020-12-22T22:05:00Z">
        <w:r w:rsidRPr="00FE56D0">
          <w:rPr>
            <w:rFonts w:ascii="Courier New" w:eastAsia="Times New Roman" w:hAnsi="Courier New" w:cs="Courier New"/>
            <w:color w:val="000000"/>
            <w:sz w:val="16"/>
            <w:szCs w:val="16"/>
            <w:lang w:val="en-GB" w:eastAsia="en-GB"/>
            <w:rPrChange w:id="5610" w:author="Marco Petri" w:date="2020-12-22T22:07:00Z">
              <w:rPr>
                <w:rFonts w:ascii="Courier New" w:eastAsia="Times New Roman" w:hAnsi="Courier New" w:cs="Courier New"/>
                <w:color w:val="000000"/>
                <w:sz w:val="20"/>
                <w:szCs w:val="20"/>
                <w:lang w:val="en-GB" w:eastAsia="en-GB"/>
              </w:rPr>
            </w:rPrChange>
          </w:rPr>
          <w:t xml:space="preserve">            enterStoreBooking[s,b,t])</w:t>
        </w:r>
      </w:ins>
    </w:p>
    <w:p w14:paraId="7E542DF5" w14:textId="77777777" w:rsidR="00E250F6" w:rsidRPr="00FE56D0" w:rsidRDefault="00E250F6" w:rsidP="00E250F6">
      <w:pPr>
        <w:shd w:val="clear" w:color="auto" w:fill="FFFFFF"/>
        <w:spacing w:line="240" w:lineRule="auto"/>
        <w:jc w:val="left"/>
        <w:rPr>
          <w:ins w:id="5611" w:author="Marco Petri" w:date="2020-12-22T22:05:00Z"/>
          <w:rFonts w:ascii="Courier New" w:eastAsia="Times New Roman" w:hAnsi="Courier New" w:cs="Courier New"/>
          <w:color w:val="000000"/>
          <w:sz w:val="16"/>
          <w:szCs w:val="16"/>
          <w:lang w:val="en-GB" w:eastAsia="en-GB"/>
          <w:rPrChange w:id="5612" w:author="Marco Petri" w:date="2020-12-22T22:07:00Z">
            <w:rPr>
              <w:ins w:id="5613" w:author="Marco Petri" w:date="2020-12-22T22:05:00Z"/>
              <w:rFonts w:ascii="Courier New" w:eastAsia="Times New Roman" w:hAnsi="Courier New" w:cs="Courier New"/>
              <w:color w:val="000000"/>
              <w:sz w:val="20"/>
              <w:szCs w:val="20"/>
              <w:lang w:val="en-GB" w:eastAsia="en-GB"/>
            </w:rPr>
          </w:rPrChange>
        </w:rPr>
      </w:pPr>
      <w:ins w:id="5614" w:author="Marco Petri" w:date="2020-12-22T22:05:00Z">
        <w:r w:rsidRPr="00FE56D0">
          <w:rPr>
            <w:rFonts w:ascii="Courier New" w:eastAsia="Times New Roman" w:hAnsi="Courier New" w:cs="Courier New"/>
            <w:color w:val="000000"/>
            <w:sz w:val="16"/>
            <w:szCs w:val="16"/>
            <w:lang w:val="en-GB" w:eastAsia="en-GB"/>
            <w:rPrChange w:id="5615"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616" w:author="Marco Petri" w:date="2020-12-22T22:07:00Z">
              <w:rPr>
                <w:rFonts w:ascii="Courier New" w:eastAsia="Times New Roman" w:hAnsi="Courier New" w:cs="Courier New"/>
                <w:b/>
                <w:bCs/>
                <w:color w:val="0000FF"/>
                <w:sz w:val="20"/>
                <w:szCs w:val="20"/>
                <w:lang w:val="en-GB" w:eastAsia="en-GB"/>
              </w:rPr>
            </w:rPrChange>
          </w:rPr>
          <w:t>implies</w:t>
        </w:r>
      </w:ins>
    </w:p>
    <w:p w14:paraId="7E7416F2" w14:textId="77777777" w:rsidR="00E250F6" w:rsidRPr="00FE56D0" w:rsidRDefault="00E250F6" w:rsidP="00E250F6">
      <w:pPr>
        <w:shd w:val="clear" w:color="auto" w:fill="FFFFFF"/>
        <w:spacing w:line="240" w:lineRule="auto"/>
        <w:jc w:val="left"/>
        <w:rPr>
          <w:ins w:id="5617" w:author="Marco Petri" w:date="2020-12-22T22:05:00Z"/>
          <w:rFonts w:ascii="Courier New" w:eastAsia="Times New Roman" w:hAnsi="Courier New" w:cs="Courier New"/>
          <w:color w:val="000000"/>
          <w:sz w:val="16"/>
          <w:szCs w:val="16"/>
          <w:lang w:val="en-GB" w:eastAsia="en-GB"/>
          <w:rPrChange w:id="5618" w:author="Marco Petri" w:date="2020-12-22T22:07:00Z">
            <w:rPr>
              <w:ins w:id="5619" w:author="Marco Petri" w:date="2020-12-22T22:05:00Z"/>
              <w:rFonts w:ascii="Courier New" w:eastAsia="Times New Roman" w:hAnsi="Courier New" w:cs="Courier New"/>
              <w:color w:val="000000"/>
              <w:sz w:val="20"/>
              <w:szCs w:val="20"/>
              <w:lang w:val="en-GB" w:eastAsia="en-GB"/>
            </w:rPr>
          </w:rPrChange>
        </w:rPr>
      </w:pPr>
      <w:ins w:id="5620" w:author="Marco Petri" w:date="2020-12-22T22:05:00Z">
        <w:r w:rsidRPr="00FE56D0">
          <w:rPr>
            <w:rFonts w:ascii="Courier New" w:eastAsia="Times New Roman" w:hAnsi="Courier New" w:cs="Courier New"/>
            <w:color w:val="000000"/>
            <w:sz w:val="16"/>
            <w:szCs w:val="16"/>
            <w:lang w:val="en-GB" w:eastAsia="en-GB"/>
            <w:rPrChange w:id="5621" w:author="Marco Petri" w:date="2020-12-22T22:07:00Z">
              <w:rPr>
                <w:rFonts w:ascii="Courier New" w:eastAsia="Times New Roman" w:hAnsi="Courier New" w:cs="Courier New"/>
                <w:color w:val="000000"/>
                <w:sz w:val="20"/>
                <w:szCs w:val="20"/>
                <w:lang w:val="en-GB" w:eastAsia="en-GB"/>
              </w:rPr>
            </w:rPrChange>
          </w:rPr>
          <w:t xml:space="preserve">            (all c:Customer |</w:t>
        </w:r>
      </w:ins>
    </w:p>
    <w:p w14:paraId="46A1475C" w14:textId="77777777" w:rsidR="00E250F6" w:rsidRPr="00FE56D0" w:rsidRDefault="00E250F6" w:rsidP="00E250F6">
      <w:pPr>
        <w:shd w:val="clear" w:color="auto" w:fill="FFFFFF"/>
        <w:spacing w:line="240" w:lineRule="auto"/>
        <w:jc w:val="left"/>
        <w:rPr>
          <w:ins w:id="5622" w:author="Marco Petri" w:date="2020-12-22T22:05:00Z"/>
          <w:rFonts w:ascii="Courier New" w:eastAsia="Times New Roman" w:hAnsi="Courier New" w:cs="Courier New"/>
          <w:color w:val="000000"/>
          <w:sz w:val="16"/>
          <w:szCs w:val="16"/>
          <w:lang w:val="en-GB" w:eastAsia="en-GB"/>
          <w:rPrChange w:id="5623" w:author="Marco Petri" w:date="2020-12-22T22:07:00Z">
            <w:rPr>
              <w:ins w:id="5624" w:author="Marco Petri" w:date="2020-12-22T22:05:00Z"/>
              <w:rFonts w:ascii="Courier New" w:eastAsia="Times New Roman" w:hAnsi="Courier New" w:cs="Courier New"/>
              <w:color w:val="000000"/>
              <w:sz w:val="20"/>
              <w:szCs w:val="20"/>
              <w:lang w:val="en-GB" w:eastAsia="en-GB"/>
            </w:rPr>
          </w:rPrChange>
        </w:rPr>
      </w:pPr>
      <w:ins w:id="5625" w:author="Marco Petri" w:date="2020-12-22T22:05:00Z">
        <w:r w:rsidRPr="00FE56D0">
          <w:rPr>
            <w:rFonts w:ascii="Courier New" w:eastAsia="Times New Roman" w:hAnsi="Courier New" w:cs="Courier New"/>
            <w:color w:val="000000"/>
            <w:sz w:val="16"/>
            <w:szCs w:val="16"/>
            <w:lang w:val="en-GB" w:eastAsia="en-GB"/>
            <w:rPrChange w:id="5626"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627"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628"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343B8198" w14:textId="77777777" w:rsidR="00E250F6" w:rsidRPr="00FE56D0" w:rsidRDefault="00E250F6" w:rsidP="00E250F6">
      <w:pPr>
        <w:shd w:val="clear" w:color="auto" w:fill="FFFFFF"/>
        <w:spacing w:line="240" w:lineRule="auto"/>
        <w:jc w:val="left"/>
        <w:rPr>
          <w:ins w:id="5629" w:author="Marco Petri" w:date="2020-12-22T22:05:00Z"/>
          <w:rFonts w:ascii="Courier New" w:eastAsia="Times New Roman" w:hAnsi="Courier New" w:cs="Courier New"/>
          <w:color w:val="000000"/>
          <w:sz w:val="16"/>
          <w:szCs w:val="16"/>
          <w:lang w:val="en-GB" w:eastAsia="en-GB"/>
          <w:rPrChange w:id="5630" w:author="Marco Petri" w:date="2020-12-22T22:07:00Z">
            <w:rPr>
              <w:ins w:id="5631" w:author="Marco Petri" w:date="2020-12-22T22:05:00Z"/>
              <w:rFonts w:ascii="Courier New" w:eastAsia="Times New Roman" w:hAnsi="Courier New" w:cs="Courier New"/>
              <w:color w:val="000000"/>
              <w:sz w:val="20"/>
              <w:szCs w:val="20"/>
              <w:lang w:val="en-GB" w:eastAsia="en-GB"/>
            </w:rPr>
          </w:rPrChange>
        </w:rPr>
      </w:pPr>
      <w:ins w:id="5632" w:author="Marco Petri" w:date="2020-12-22T22:05:00Z">
        <w:r w:rsidRPr="00FE56D0">
          <w:rPr>
            <w:rFonts w:ascii="Courier New" w:eastAsia="Times New Roman" w:hAnsi="Courier New" w:cs="Courier New"/>
            <w:color w:val="000000"/>
            <w:sz w:val="16"/>
            <w:szCs w:val="16"/>
            <w:lang w:val="en-GB" w:eastAsia="en-GB"/>
            <w:rPrChange w:id="563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634" w:author="Marco Petri" w:date="2020-12-22T22:07:00Z">
              <w:rPr>
                <w:rFonts w:ascii="Courier New" w:eastAsia="Times New Roman" w:hAnsi="Courier New" w:cs="Courier New"/>
                <w:b/>
                <w:bCs/>
                <w:color w:val="0000FF"/>
                <w:sz w:val="20"/>
                <w:szCs w:val="20"/>
                <w:lang w:val="en-GB" w:eastAsia="en-GB"/>
              </w:rPr>
            </w:rPrChange>
          </w:rPr>
          <w:t>implies</w:t>
        </w:r>
        <w:r w:rsidRPr="00FE56D0">
          <w:rPr>
            <w:rFonts w:ascii="Courier New" w:eastAsia="Times New Roman" w:hAnsi="Courier New" w:cs="Courier New"/>
            <w:color w:val="000000"/>
            <w:sz w:val="16"/>
            <w:szCs w:val="16"/>
            <w:lang w:val="en-GB" w:eastAsia="en-GB"/>
            <w:rPrChange w:id="5635" w:author="Marco Petri" w:date="2020-12-22T22:07:00Z">
              <w:rPr>
                <w:rFonts w:ascii="Courier New" w:eastAsia="Times New Roman" w:hAnsi="Courier New" w:cs="Courier New"/>
                <w:color w:val="000000"/>
                <w:sz w:val="20"/>
                <w:szCs w:val="20"/>
                <w:lang w:val="en-GB" w:eastAsia="en-GB"/>
              </w:rPr>
            </w:rPrChange>
          </w:rPr>
          <w:t xml:space="preserve"> checkedInButNotOut[c,s,t.next])</w:t>
        </w:r>
      </w:ins>
    </w:p>
    <w:p w14:paraId="69E770A5" w14:textId="77777777" w:rsidR="00E250F6" w:rsidRPr="00FE56D0" w:rsidRDefault="00E250F6" w:rsidP="00E250F6">
      <w:pPr>
        <w:shd w:val="clear" w:color="auto" w:fill="FFFFFF"/>
        <w:spacing w:line="240" w:lineRule="auto"/>
        <w:jc w:val="left"/>
        <w:rPr>
          <w:ins w:id="5636" w:author="Marco Petri" w:date="2020-12-22T22:05:00Z"/>
          <w:rFonts w:ascii="Courier New" w:eastAsia="Times New Roman" w:hAnsi="Courier New" w:cs="Courier New"/>
          <w:color w:val="000000"/>
          <w:sz w:val="16"/>
          <w:szCs w:val="16"/>
          <w:lang w:val="en-GB" w:eastAsia="en-GB"/>
          <w:rPrChange w:id="5637" w:author="Marco Petri" w:date="2020-12-22T22:07:00Z">
            <w:rPr>
              <w:ins w:id="5638" w:author="Marco Petri" w:date="2020-12-22T22:05:00Z"/>
              <w:rFonts w:ascii="Courier New" w:eastAsia="Times New Roman" w:hAnsi="Courier New" w:cs="Courier New"/>
              <w:color w:val="000000"/>
              <w:sz w:val="20"/>
              <w:szCs w:val="20"/>
              <w:lang w:val="en-GB" w:eastAsia="en-GB"/>
            </w:rPr>
          </w:rPrChange>
        </w:rPr>
      </w:pPr>
    </w:p>
    <w:p w14:paraId="6ED94E45" w14:textId="77777777" w:rsidR="00E250F6" w:rsidRPr="00FE56D0" w:rsidRDefault="00E250F6" w:rsidP="00E250F6">
      <w:pPr>
        <w:shd w:val="clear" w:color="auto" w:fill="FFFFFF"/>
        <w:spacing w:line="240" w:lineRule="auto"/>
        <w:jc w:val="left"/>
        <w:rPr>
          <w:ins w:id="5639" w:author="Marco Petri" w:date="2020-12-22T22:05:00Z"/>
          <w:rFonts w:ascii="Courier New" w:eastAsia="Times New Roman" w:hAnsi="Courier New" w:cs="Courier New"/>
          <w:color w:val="000000"/>
          <w:sz w:val="16"/>
          <w:szCs w:val="16"/>
          <w:lang w:val="en-GB" w:eastAsia="en-GB"/>
          <w:rPrChange w:id="5640" w:author="Marco Petri" w:date="2020-12-22T22:07:00Z">
            <w:rPr>
              <w:ins w:id="5641" w:author="Marco Petri" w:date="2020-12-22T22:05:00Z"/>
              <w:rFonts w:ascii="Courier New" w:eastAsia="Times New Roman" w:hAnsi="Courier New" w:cs="Courier New"/>
              <w:color w:val="000000"/>
              <w:sz w:val="20"/>
              <w:szCs w:val="20"/>
              <w:lang w:val="en-GB" w:eastAsia="en-GB"/>
            </w:rPr>
          </w:rPrChange>
        </w:rPr>
      </w:pPr>
      <w:ins w:id="5642" w:author="Marco Petri" w:date="2020-12-22T22:05:00Z">
        <w:r w:rsidRPr="00FE56D0">
          <w:rPr>
            <w:rFonts w:ascii="Courier New" w:eastAsia="Times New Roman" w:hAnsi="Courier New" w:cs="Courier New"/>
            <w:color w:val="000000"/>
            <w:sz w:val="16"/>
            <w:szCs w:val="16"/>
            <w:lang w:val="en-GB" w:eastAsia="en-GB"/>
            <w:rPrChange w:id="5643"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644"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645" w:author="Marco Petri" w:date="2020-12-22T22:07:00Z">
              <w:rPr>
                <w:rFonts w:ascii="Courier New" w:eastAsia="Times New Roman" w:hAnsi="Courier New" w:cs="Courier New"/>
                <w:color w:val="000000"/>
                <w:sz w:val="20"/>
                <w:szCs w:val="20"/>
                <w:lang w:val="en-GB" w:eastAsia="en-GB"/>
              </w:rPr>
            </w:rPrChange>
          </w:rPr>
          <w:t xml:space="preserve"> s:Store, t:Time |</w:t>
        </w:r>
      </w:ins>
    </w:p>
    <w:p w14:paraId="219C8F3A" w14:textId="77777777" w:rsidR="00E250F6" w:rsidRPr="00FE56D0" w:rsidRDefault="00E250F6" w:rsidP="00E250F6">
      <w:pPr>
        <w:shd w:val="clear" w:color="auto" w:fill="FFFFFF"/>
        <w:spacing w:line="240" w:lineRule="auto"/>
        <w:jc w:val="left"/>
        <w:rPr>
          <w:ins w:id="5646" w:author="Marco Petri" w:date="2020-12-22T22:05:00Z"/>
          <w:rFonts w:ascii="Courier New" w:eastAsia="Times New Roman" w:hAnsi="Courier New" w:cs="Courier New"/>
          <w:color w:val="000000"/>
          <w:sz w:val="16"/>
          <w:szCs w:val="16"/>
          <w:lang w:val="en-GB" w:eastAsia="en-GB"/>
          <w:rPrChange w:id="5647" w:author="Marco Petri" w:date="2020-12-22T22:07:00Z">
            <w:rPr>
              <w:ins w:id="5648" w:author="Marco Petri" w:date="2020-12-22T22:05:00Z"/>
              <w:rFonts w:ascii="Courier New" w:eastAsia="Times New Roman" w:hAnsi="Courier New" w:cs="Courier New"/>
              <w:color w:val="000000"/>
              <w:sz w:val="20"/>
              <w:szCs w:val="20"/>
              <w:lang w:val="en-GB" w:eastAsia="en-GB"/>
            </w:rPr>
          </w:rPrChange>
        </w:rPr>
      </w:pPr>
      <w:ins w:id="5649" w:author="Marco Petri" w:date="2020-12-22T22:05:00Z">
        <w:r w:rsidRPr="00FE56D0">
          <w:rPr>
            <w:rFonts w:ascii="Courier New" w:eastAsia="Times New Roman" w:hAnsi="Courier New" w:cs="Courier New"/>
            <w:color w:val="000000"/>
            <w:sz w:val="16"/>
            <w:szCs w:val="16"/>
            <w:lang w:val="en-GB" w:eastAsia="en-GB"/>
            <w:rPrChange w:id="5650" w:author="Marco Petri" w:date="2020-12-22T22:07:00Z">
              <w:rPr>
                <w:rFonts w:ascii="Courier New" w:eastAsia="Times New Roman" w:hAnsi="Courier New" w:cs="Courier New"/>
                <w:color w:val="000000"/>
                <w:sz w:val="20"/>
                <w:szCs w:val="20"/>
                <w:lang w:val="en-GB" w:eastAsia="en-GB"/>
              </w:rPr>
            </w:rPrChange>
          </w:rPr>
          <w:t xml:space="preserve">        ( </w:t>
        </w:r>
        <w:r w:rsidRPr="00FE56D0">
          <w:rPr>
            <w:rFonts w:ascii="Courier New" w:eastAsia="Times New Roman" w:hAnsi="Courier New" w:cs="Courier New"/>
            <w:b/>
            <w:bCs/>
            <w:color w:val="0000FF"/>
            <w:sz w:val="16"/>
            <w:szCs w:val="16"/>
            <w:lang w:val="en-GB" w:eastAsia="en-GB"/>
            <w:rPrChange w:id="5651" w:author="Marco Petri" w:date="2020-12-22T22:07:00Z">
              <w:rPr>
                <w:rFonts w:ascii="Courier New" w:eastAsia="Times New Roman" w:hAnsi="Courier New" w:cs="Courier New"/>
                <w:b/>
                <w:bCs/>
                <w:color w:val="0000FF"/>
                <w:sz w:val="20"/>
                <w:szCs w:val="20"/>
                <w:lang w:val="en-GB" w:eastAsia="en-GB"/>
              </w:rPr>
            </w:rPrChange>
          </w:rPr>
          <w:t>all</w:t>
        </w:r>
        <w:r w:rsidRPr="00FE56D0">
          <w:rPr>
            <w:rFonts w:ascii="Courier New" w:eastAsia="Times New Roman" w:hAnsi="Courier New" w:cs="Courier New"/>
            <w:color w:val="000000"/>
            <w:sz w:val="16"/>
            <w:szCs w:val="16"/>
            <w:lang w:val="en-GB" w:eastAsia="en-GB"/>
            <w:rPrChange w:id="5652" w:author="Marco Petri" w:date="2020-12-22T22:07:00Z">
              <w:rPr>
                <w:rFonts w:ascii="Courier New" w:eastAsia="Times New Roman" w:hAnsi="Courier New" w:cs="Courier New"/>
                <w:color w:val="000000"/>
                <w:sz w:val="20"/>
                <w:szCs w:val="20"/>
                <w:lang w:val="en-GB" w:eastAsia="en-GB"/>
              </w:rPr>
            </w:rPrChange>
          </w:rPr>
          <w:t xml:space="preserve"> c:Customer |</w:t>
        </w:r>
      </w:ins>
    </w:p>
    <w:p w14:paraId="0E2F55C0" w14:textId="77777777" w:rsidR="00E250F6" w:rsidRPr="00FE56D0" w:rsidRDefault="00E250F6" w:rsidP="00E250F6">
      <w:pPr>
        <w:shd w:val="clear" w:color="auto" w:fill="FFFFFF"/>
        <w:spacing w:line="240" w:lineRule="auto"/>
        <w:jc w:val="left"/>
        <w:rPr>
          <w:ins w:id="5653" w:author="Marco Petri" w:date="2020-12-22T22:05:00Z"/>
          <w:rFonts w:ascii="Courier New" w:eastAsia="Times New Roman" w:hAnsi="Courier New" w:cs="Courier New"/>
          <w:color w:val="000000"/>
          <w:sz w:val="16"/>
          <w:szCs w:val="16"/>
          <w:lang w:val="en-GB" w:eastAsia="en-GB"/>
          <w:rPrChange w:id="5654" w:author="Marco Petri" w:date="2020-12-22T22:07:00Z">
            <w:rPr>
              <w:ins w:id="5655" w:author="Marco Petri" w:date="2020-12-22T22:05:00Z"/>
              <w:rFonts w:ascii="Courier New" w:eastAsia="Times New Roman" w:hAnsi="Courier New" w:cs="Courier New"/>
              <w:color w:val="000000"/>
              <w:sz w:val="20"/>
              <w:szCs w:val="20"/>
              <w:lang w:val="en-GB" w:eastAsia="en-GB"/>
            </w:rPr>
          </w:rPrChange>
        </w:rPr>
      </w:pPr>
      <w:ins w:id="5656" w:author="Marco Petri" w:date="2020-12-22T22:05:00Z">
        <w:r w:rsidRPr="00FE56D0">
          <w:rPr>
            <w:rFonts w:ascii="Courier New" w:eastAsia="Times New Roman" w:hAnsi="Courier New" w:cs="Courier New"/>
            <w:color w:val="000000"/>
            <w:sz w:val="16"/>
            <w:szCs w:val="16"/>
            <w:lang w:val="en-GB" w:eastAsia="en-GB"/>
            <w:rPrChange w:id="5657"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658"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659" w:author="Marco Petri" w:date="2020-12-22T22:07:00Z">
              <w:rPr>
                <w:rFonts w:ascii="Courier New" w:eastAsia="Times New Roman" w:hAnsi="Courier New" w:cs="Courier New"/>
                <w:color w:val="000000"/>
                <w:sz w:val="20"/>
                <w:szCs w:val="20"/>
                <w:lang w:val="en-GB" w:eastAsia="en-GB"/>
              </w:rPr>
            </w:rPrChange>
          </w:rPr>
          <w:t xml:space="preserve"> s.storeCustomersInStore.t</w:t>
        </w:r>
      </w:ins>
    </w:p>
    <w:p w14:paraId="48F96AA3" w14:textId="77777777" w:rsidR="00E250F6" w:rsidRPr="00FE56D0" w:rsidRDefault="00E250F6" w:rsidP="00E250F6">
      <w:pPr>
        <w:shd w:val="clear" w:color="auto" w:fill="FFFFFF"/>
        <w:spacing w:line="240" w:lineRule="auto"/>
        <w:jc w:val="left"/>
        <w:rPr>
          <w:ins w:id="5660" w:author="Marco Petri" w:date="2020-12-22T22:05:00Z"/>
          <w:rFonts w:ascii="Courier New" w:eastAsia="Times New Roman" w:hAnsi="Courier New" w:cs="Courier New"/>
          <w:color w:val="000000"/>
          <w:sz w:val="16"/>
          <w:szCs w:val="16"/>
          <w:lang w:val="en-GB" w:eastAsia="en-GB"/>
          <w:rPrChange w:id="5661" w:author="Marco Petri" w:date="2020-12-22T22:07:00Z">
            <w:rPr>
              <w:ins w:id="5662" w:author="Marco Petri" w:date="2020-12-22T22:05:00Z"/>
              <w:rFonts w:ascii="Courier New" w:eastAsia="Times New Roman" w:hAnsi="Courier New" w:cs="Courier New"/>
              <w:color w:val="000000"/>
              <w:sz w:val="20"/>
              <w:szCs w:val="20"/>
              <w:lang w:val="en-GB" w:eastAsia="en-GB"/>
            </w:rPr>
          </w:rPrChange>
        </w:rPr>
      </w:pPr>
      <w:ins w:id="5663" w:author="Marco Petri" w:date="2020-12-22T22:05:00Z">
        <w:r w:rsidRPr="00FE56D0">
          <w:rPr>
            <w:rFonts w:ascii="Courier New" w:eastAsia="Times New Roman" w:hAnsi="Courier New" w:cs="Courier New"/>
            <w:color w:val="000000"/>
            <w:sz w:val="16"/>
            <w:szCs w:val="16"/>
            <w:lang w:val="en-GB" w:eastAsia="en-GB"/>
            <w:rPrChange w:id="5664"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665" w:author="Marco Petri" w:date="2020-12-22T22:07:00Z">
              <w:rPr>
                <w:rFonts w:ascii="Courier New" w:eastAsia="Times New Roman" w:hAnsi="Courier New" w:cs="Courier New"/>
                <w:b/>
                <w:bCs/>
                <w:color w:val="0000FF"/>
                <w:sz w:val="20"/>
                <w:szCs w:val="20"/>
                <w:lang w:val="en-GB" w:eastAsia="en-GB"/>
              </w:rPr>
            </w:rPrChange>
          </w:rPr>
          <w:t>implies</w:t>
        </w:r>
        <w:r w:rsidRPr="00FE56D0">
          <w:rPr>
            <w:rFonts w:ascii="Courier New" w:eastAsia="Times New Roman" w:hAnsi="Courier New" w:cs="Courier New"/>
            <w:color w:val="000000"/>
            <w:sz w:val="16"/>
            <w:szCs w:val="16"/>
            <w:lang w:val="en-GB" w:eastAsia="en-GB"/>
            <w:rPrChange w:id="5666" w:author="Marco Petri" w:date="2020-12-22T22:07:00Z">
              <w:rPr>
                <w:rFonts w:ascii="Courier New" w:eastAsia="Times New Roman" w:hAnsi="Courier New" w:cs="Courier New"/>
                <w:color w:val="000000"/>
                <w:sz w:val="20"/>
                <w:szCs w:val="20"/>
                <w:lang w:val="en-GB" w:eastAsia="en-GB"/>
              </w:rPr>
            </w:rPrChange>
          </w:rPr>
          <w:t xml:space="preserve"> checkedInButNotOut[c,s,t]) </w:t>
        </w:r>
        <w:r w:rsidRPr="00FE56D0">
          <w:rPr>
            <w:rFonts w:ascii="Courier New" w:eastAsia="Times New Roman" w:hAnsi="Courier New" w:cs="Courier New"/>
            <w:b/>
            <w:bCs/>
            <w:color w:val="0000FF"/>
            <w:sz w:val="16"/>
            <w:szCs w:val="16"/>
            <w:lang w:val="en-GB" w:eastAsia="en-GB"/>
            <w:rPrChange w:id="5667" w:author="Marco Petri" w:date="2020-12-22T22:07:00Z">
              <w:rPr>
                <w:rFonts w:ascii="Courier New" w:eastAsia="Times New Roman" w:hAnsi="Courier New" w:cs="Courier New"/>
                <w:b/>
                <w:bCs/>
                <w:color w:val="0000FF"/>
                <w:sz w:val="20"/>
                <w:szCs w:val="20"/>
                <w:lang w:val="en-GB" w:eastAsia="en-GB"/>
              </w:rPr>
            </w:rPrChange>
          </w:rPr>
          <w:t>and</w:t>
        </w:r>
        <w:r w:rsidRPr="00FE56D0">
          <w:rPr>
            <w:rFonts w:ascii="Courier New" w:eastAsia="Times New Roman" w:hAnsi="Courier New" w:cs="Courier New"/>
            <w:color w:val="000000"/>
            <w:sz w:val="16"/>
            <w:szCs w:val="16"/>
            <w:lang w:val="en-GB" w:eastAsia="en-GB"/>
            <w:rPrChange w:id="5668" w:author="Marco Petri" w:date="2020-12-22T22:07:00Z">
              <w:rPr>
                <w:rFonts w:ascii="Courier New" w:eastAsia="Times New Roman" w:hAnsi="Courier New" w:cs="Courier New"/>
                <w:color w:val="000000"/>
                <w:sz w:val="20"/>
                <w:szCs w:val="20"/>
                <w:lang w:val="en-GB" w:eastAsia="en-GB"/>
              </w:rPr>
            </w:rPrChange>
          </w:rPr>
          <w:t xml:space="preserve"> </w:t>
        </w:r>
      </w:ins>
    </w:p>
    <w:p w14:paraId="237CB86C" w14:textId="77777777" w:rsidR="00E250F6" w:rsidRPr="00FE56D0" w:rsidRDefault="00E250F6" w:rsidP="00E250F6">
      <w:pPr>
        <w:shd w:val="clear" w:color="auto" w:fill="FFFFFF"/>
        <w:spacing w:line="240" w:lineRule="auto"/>
        <w:jc w:val="left"/>
        <w:rPr>
          <w:ins w:id="5669" w:author="Marco Petri" w:date="2020-12-22T22:05:00Z"/>
          <w:rFonts w:ascii="Courier New" w:eastAsia="Times New Roman" w:hAnsi="Courier New" w:cs="Courier New"/>
          <w:color w:val="000000"/>
          <w:sz w:val="16"/>
          <w:szCs w:val="16"/>
          <w:lang w:val="en-GB" w:eastAsia="en-GB"/>
          <w:rPrChange w:id="5670" w:author="Marco Petri" w:date="2020-12-22T22:07:00Z">
            <w:rPr>
              <w:ins w:id="5671" w:author="Marco Petri" w:date="2020-12-22T22:05:00Z"/>
              <w:rFonts w:ascii="Courier New" w:eastAsia="Times New Roman" w:hAnsi="Courier New" w:cs="Courier New"/>
              <w:color w:val="000000"/>
              <w:sz w:val="20"/>
              <w:szCs w:val="20"/>
              <w:lang w:val="en-GB" w:eastAsia="en-GB"/>
            </w:rPr>
          </w:rPrChange>
        </w:rPr>
      </w:pPr>
      <w:ins w:id="5672" w:author="Marco Petri" w:date="2020-12-22T22:05:00Z">
        <w:r w:rsidRPr="00FE56D0">
          <w:rPr>
            <w:rFonts w:ascii="Courier New" w:eastAsia="Times New Roman" w:hAnsi="Courier New" w:cs="Courier New"/>
            <w:color w:val="000000"/>
            <w:sz w:val="16"/>
            <w:szCs w:val="16"/>
            <w:lang w:val="en-GB" w:eastAsia="en-GB"/>
            <w:rPrChange w:id="5673" w:author="Marco Petri" w:date="2020-12-22T22:07:00Z">
              <w:rPr>
                <w:rFonts w:ascii="Courier New" w:eastAsia="Times New Roman" w:hAnsi="Courier New" w:cs="Courier New"/>
                <w:color w:val="000000"/>
                <w:sz w:val="20"/>
                <w:szCs w:val="20"/>
                <w:lang w:val="en-GB" w:eastAsia="en-GB"/>
              </w:rPr>
            </w:rPrChange>
          </w:rPr>
          <w:t xml:space="preserve">        (some tick:Ticket| leaveStore[s,tick,t])</w:t>
        </w:r>
      </w:ins>
    </w:p>
    <w:p w14:paraId="02BBCC79" w14:textId="77777777" w:rsidR="00E250F6" w:rsidRPr="00FE56D0" w:rsidRDefault="00E250F6" w:rsidP="00E250F6">
      <w:pPr>
        <w:shd w:val="clear" w:color="auto" w:fill="FFFFFF"/>
        <w:spacing w:line="240" w:lineRule="auto"/>
        <w:jc w:val="left"/>
        <w:rPr>
          <w:ins w:id="5674" w:author="Marco Petri" w:date="2020-12-22T22:05:00Z"/>
          <w:rFonts w:ascii="Courier New" w:eastAsia="Times New Roman" w:hAnsi="Courier New" w:cs="Courier New"/>
          <w:color w:val="000000"/>
          <w:sz w:val="16"/>
          <w:szCs w:val="16"/>
          <w:lang w:val="en-GB" w:eastAsia="en-GB"/>
          <w:rPrChange w:id="5675" w:author="Marco Petri" w:date="2020-12-22T22:07:00Z">
            <w:rPr>
              <w:ins w:id="5676" w:author="Marco Petri" w:date="2020-12-22T22:05:00Z"/>
              <w:rFonts w:ascii="Courier New" w:eastAsia="Times New Roman" w:hAnsi="Courier New" w:cs="Courier New"/>
              <w:color w:val="000000"/>
              <w:sz w:val="20"/>
              <w:szCs w:val="20"/>
              <w:lang w:val="en-GB" w:eastAsia="en-GB"/>
            </w:rPr>
          </w:rPrChange>
        </w:rPr>
      </w:pPr>
      <w:ins w:id="5677" w:author="Marco Petri" w:date="2020-12-22T22:05:00Z">
        <w:r w:rsidRPr="00FE56D0">
          <w:rPr>
            <w:rFonts w:ascii="Courier New" w:eastAsia="Times New Roman" w:hAnsi="Courier New" w:cs="Courier New"/>
            <w:color w:val="000000"/>
            <w:sz w:val="16"/>
            <w:szCs w:val="16"/>
            <w:lang w:val="en-GB" w:eastAsia="en-GB"/>
            <w:rPrChange w:id="5678"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679" w:author="Marco Petri" w:date="2020-12-22T22:07:00Z">
              <w:rPr>
                <w:rFonts w:ascii="Courier New" w:eastAsia="Times New Roman" w:hAnsi="Courier New" w:cs="Courier New"/>
                <w:b/>
                <w:bCs/>
                <w:color w:val="0000FF"/>
                <w:sz w:val="20"/>
                <w:szCs w:val="20"/>
                <w:lang w:val="en-GB" w:eastAsia="en-GB"/>
              </w:rPr>
            </w:rPrChange>
          </w:rPr>
          <w:t>implies</w:t>
        </w:r>
      </w:ins>
    </w:p>
    <w:p w14:paraId="799FEB23" w14:textId="77777777" w:rsidR="00E250F6" w:rsidRPr="00FE56D0" w:rsidRDefault="00E250F6" w:rsidP="00E250F6">
      <w:pPr>
        <w:shd w:val="clear" w:color="auto" w:fill="FFFFFF"/>
        <w:spacing w:line="240" w:lineRule="auto"/>
        <w:jc w:val="left"/>
        <w:rPr>
          <w:ins w:id="5680" w:author="Marco Petri" w:date="2020-12-22T22:05:00Z"/>
          <w:rFonts w:ascii="Courier New" w:eastAsia="Times New Roman" w:hAnsi="Courier New" w:cs="Courier New"/>
          <w:color w:val="000000"/>
          <w:sz w:val="16"/>
          <w:szCs w:val="16"/>
          <w:lang w:val="en-GB" w:eastAsia="en-GB"/>
          <w:rPrChange w:id="5681" w:author="Marco Petri" w:date="2020-12-22T22:07:00Z">
            <w:rPr>
              <w:ins w:id="5682" w:author="Marco Petri" w:date="2020-12-22T22:05:00Z"/>
              <w:rFonts w:ascii="Courier New" w:eastAsia="Times New Roman" w:hAnsi="Courier New" w:cs="Courier New"/>
              <w:color w:val="000000"/>
              <w:sz w:val="20"/>
              <w:szCs w:val="20"/>
              <w:lang w:val="en-GB" w:eastAsia="en-GB"/>
            </w:rPr>
          </w:rPrChange>
        </w:rPr>
      </w:pPr>
      <w:ins w:id="5683" w:author="Marco Petri" w:date="2020-12-22T22:05:00Z">
        <w:r w:rsidRPr="00FE56D0">
          <w:rPr>
            <w:rFonts w:ascii="Courier New" w:eastAsia="Times New Roman" w:hAnsi="Courier New" w:cs="Courier New"/>
            <w:color w:val="000000"/>
            <w:sz w:val="16"/>
            <w:szCs w:val="16"/>
            <w:lang w:val="en-GB" w:eastAsia="en-GB"/>
            <w:rPrChange w:id="5684" w:author="Marco Petri" w:date="2020-12-22T22:07:00Z">
              <w:rPr>
                <w:rFonts w:ascii="Courier New" w:eastAsia="Times New Roman" w:hAnsi="Courier New" w:cs="Courier New"/>
                <w:color w:val="000000"/>
                <w:sz w:val="20"/>
                <w:szCs w:val="20"/>
                <w:lang w:val="en-GB" w:eastAsia="en-GB"/>
              </w:rPr>
            </w:rPrChange>
          </w:rPr>
          <w:t xml:space="preserve">        (all c:Customer |</w:t>
        </w:r>
      </w:ins>
    </w:p>
    <w:p w14:paraId="070C8BDE" w14:textId="77777777" w:rsidR="00E250F6" w:rsidRPr="00FE56D0" w:rsidRDefault="00E250F6" w:rsidP="00E250F6">
      <w:pPr>
        <w:shd w:val="clear" w:color="auto" w:fill="FFFFFF"/>
        <w:spacing w:line="240" w:lineRule="auto"/>
        <w:jc w:val="left"/>
        <w:rPr>
          <w:ins w:id="5685" w:author="Marco Petri" w:date="2020-12-22T22:05:00Z"/>
          <w:rFonts w:ascii="Courier New" w:eastAsia="Times New Roman" w:hAnsi="Courier New" w:cs="Courier New"/>
          <w:color w:val="000000"/>
          <w:sz w:val="16"/>
          <w:szCs w:val="16"/>
          <w:lang w:val="en-GB" w:eastAsia="en-GB"/>
          <w:rPrChange w:id="5686" w:author="Marco Petri" w:date="2020-12-22T22:07:00Z">
            <w:rPr>
              <w:ins w:id="5687" w:author="Marco Petri" w:date="2020-12-22T22:05:00Z"/>
              <w:rFonts w:ascii="Courier New" w:eastAsia="Times New Roman" w:hAnsi="Courier New" w:cs="Courier New"/>
              <w:color w:val="000000"/>
              <w:sz w:val="20"/>
              <w:szCs w:val="20"/>
              <w:lang w:val="en-GB" w:eastAsia="en-GB"/>
            </w:rPr>
          </w:rPrChange>
        </w:rPr>
      </w:pPr>
      <w:ins w:id="5688" w:author="Marco Petri" w:date="2020-12-22T22:05:00Z">
        <w:r w:rsidRPr="00FE56D0">
          <w:rPr>
            <w:rFonts w:ascii="Courier New" w:eastAsia="Times New Roman" w:hAnsi="Courier New" w:cs="Courier New"/>
            <w:color w:val="000000"/>
            <w:sz w:val="16"/>
            <w:szCs w:val="16"/>
            <w:lang w:val="en-GB" w:eastAsia="en-GB"/>
            <w:rPrChange w:id="5689" w:author="Marco Petri" w:date="2020-12-22T22:07:00Z">
              <w:rPr>
                <w:rFonts w:ascii="Courier New" w:eastAsia="Times New Roman" w:hAnsi="Courier New" w:cs="Courier New"/>
                <w:color w:val="000000"/>
                <w:sz w:val="20"/>
                <w:szCs w:val="20"/>
                <w:lang w:val="en-GB" w:eastAsia="en-GB"/>
              </w:rPr>
            </w:rPrChange>
          </w:rPr>
          <w:t xml:space="preserve">            c </w:t>
        </w:r>
        <w:r w:rsidRPr="00FE56D0">
          <w:rPr>
            <w:rFonts w:ascii="Courier New" w:eastAsia="Times New Roman" w:hAnsi="Courier New" w:cs="Courier New"/>
            <w:b/>
            <w:bCs/>
            <w:color w:val="0000FF"/>
            <w:sz w:val="16"/>
            <w:szCs w:val="16"/>
            <w:lang w:val="en-GB" w:eastAsia="en-GB"/>
            <w:rPrChange w:id="5690" w:author="Marco Petri" w:date="2020-12-22T22:07:00Z">
              <w:rPr>
                <w:rFonts w:ascii="Courier New" w:eastAsia="Times New Roman" w:hAnsi="Courier New" w:cs="Courier New"/>
                <w:b/>
                <w:bCs/>
                <w:color w:val="0000FF"/>
                <w:sz w:val="20"/>
                <w:szCs w:val="20"/>
                <w:lang w:val="en-GB" w:eastAsia="en-GB"/>
              </w:rPr>
            </w:rPrChange>
          </w:rPr>
          <w:t>in</w:t>
        </w:r>
        <w:r w:rsidRPr="00FE56D0">
          <w:rPr>
            <w:rFonts w:ascii="Courier New" w:eastAsia="Times New Roman" w:hAnsi="Courier New" w:cs="Courier New"/>
            <w:color w:val="000000"/>
            <w:sz w:val="16"/>
            <w:szCs w:val="16"/>
            <w:lang w:val="en-GB" w:eastAsia="en-GB"/>
            <w:rPrChange w:id="5691" w:author="Marco Petri" w:date="2020-12-22T22:07:00Z">
              <w:rPr>
                <w:rFonts w:ascii="Courier New" w:eastAsia="Times New Roman" w:hAnsi="Courier New" w:cs="Courier New"/>
                <w:color w:val="000000"/>
                <w:sz w:val="20"/>
                <w:szCs w:val="20"/>
                <w:lang w:val="en-GB" w:eastAsia="en-GB"/>
              </w:rPr>
            </w:rPrChange>
          </w:rPr>
          <w:t xml:space="preserve"> s.storeCustomersInStore.(t.next)</w:t>
        </w:r>
      </w:ins>
    </w:p>
    <w:p w14:paraId="075E684B" w14:textId="77777777" w:rsidR="00E250F6" w:rsidRPr="00FE56D0" w:rsidRDefault="00E250F6" w:rsidP="00E250F6">
      <w:pPr>
        <w:shd w:val="clear" w:color="auto" w:fill="FFFFFF"/>
        <w:spacing w:line="240" w:lineRule="auto"/>
        <w:jc w:val="left"/>
        <w:rPr>
          <w:ins w:id="5692" w:author="Marco Petri" w:date="2020-12-22T22:05:00Z"/>
          <w:rFonts w:ascii="Courier New" w:eastAsia="Times New Roman" w:hAnsi="Courier New" w:cs="Courier New"/>
          <w:color w:val="000000"/>
          <w:sz w:val="16"/>
          <w:szCs w:val="16"/>
          <w:lang w:val="en-GB" w:eastAsia="en-GB"/>
          <w:rPrChange w:id="5693" w:author="Marco Petri" w:date="2020-12-22T22:07:00Z">
            <w:rPr>
              <w:ins w:id="5694" w:author="Marco Petri" w:date="2020-12-22T22:05:00Z"/>
              <w:rFonts w:ascii="Courier New" w:eastAsia="Times New Roman" w:hAnsi="Courier New" w:cs="Courier New"/>
              <w:color w:val="000000"/>
              <w:sz w:val="20"/>
              <w:szCs w:val="20"/>
              <w:lang w:val="en-GB" w:eastAsia="en-GB"/>
            </w:rPr>
          </w:rPrChange>
        </w:rPr>
      </w:pPr>
      <w:ins w:id="5695" w:author="Marco Petri" w:date="2020-12-22T22:05:00Z">
        <w:r w:rsidRPr="00FE56D0">
          <w:rPr>
            <w:rFonts w:ascii="Courier New" w:eastAsia="Times New Roman" w:hAnsi="Courier New" w:cs="Courier New"/>
            <w:color w:val="000000"/>
            <w:sz w:val="16"/>
            <w:szCs w:val="16"/>
            <w:lang w:val="en-GB" w:eastAsia="en-GB"/>
            <w:rPrChange w:id="5696"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b/>
            <w:bCs/>
            <w:color w:val="0000FF"/>
            <w:sz w:val="16"/>
            <w:szCs w:val="16"/>
            <w:lang w:val="en-GB" w:eastAsia="en-GB"/>
            <w:rPrChange w:id="5697" w:author="Marco Petri" w:date="2020-12-22T22:07:00Z">
              <w:rPr>
                <w:rFonts w:ascii="Courier New" w:eastAsia="Times New Roman" w:hAnsi="Courier New" w:cs="Courier New"/>
                <w:b/>
                <w:bCs/>
                <w:color w:val="0000FF"/>
                <w:sz w:val="20"/>
                <w:szCs w:val="20"/>
                <w:lang w:val="en-GB" w:eastAsia="en-GB"/>
              </w:rPr>
            </w:rPrChange>
          </w:rPr>
          <w:t>implies</w:t>
        </w:r>
        <w:r w:rsidRPr="00FE56D0">
          <w:rPr>
            <w:rFonts w:ascii="Courier New" w:eastAsia="Times New Roman" w:hAnsi="Courier New" w:cs="Courier New"/>
            <w:color w:val="000000"/>
            <w:sz w:val="16"/>
            <w:szCs w:val="16"/>
            <w:lang w:val="en-GB" w:eastAsia="en-GB"/>
            <w:rPrChange w:id="5698" w:author="Marco Petri" w:date="2020-12-22T22:07:00Z">
              <w:rPr>
                <w:rFonts w:ascii="Courier New" w:eastAsia="Times New Roman" w:hAnsi="Courier New" w:cs="Courier New"/>
                <w:color w:val="000000"/>
                <w:sz w:val="20"/>
                <w:szCs w:val="20"/>
                <w:lang w:val="en-GB" w:eastAsia="en-GB"/>
              </w:rPr>
            </w:rPrChange>
          </w:rPr>
          <w:t xml:space="preserve"> checkedInButNotOut[c,s,t.next])</w:t>
        </w:r>
      </w:ins>
    </w:p>
    <w:p w14:paraId="4BD3B1E7" w14:textId="77777777" w:rsidR="00E250F6" w:rsidRPr="00FE56D0" w:rsidRDefault="00E250F6" w:rsidP="00E250F6">
      <w:pPr>
        <w:shd w:val="clear" w:color="auto" w:fill="FFFFFF"/>
        <w:spacing w:line="240" w:lineRule="auto"/>
        <w:jc w:val="left"/>
        <w:rPr>
          <w:ins w:id="5699" w:author="Marco Petri" w:date="2020-12-22T22:05:00Z"/>
          <w:rFonts w:ascii="Courier New" w:eastAsia="Times New Roman" w:hAnsi="Courier New" w:cs="Courier New"/>
          <w:color w:val="000000"/>
          <w:sz w:val="16"/>
          <w:szCs w:val="16"/>
          <w:lang w:val="en-GB" w:eastAsia="en-GB"/>
          <w:rPrChange w:id="5700" w:author="Marco Petri" w:date="2020-12-22T22:07:00Z">
            <w:rPr>
              <w:ins w:id="5701" w:author="Marco Petri" w:date="2020-12-22T22:05:00Z"/>
              <w:rFonts w:ascii="Courier New" w:eastAsia="Times New Roman" w:hAnsi="Courier New" w:cs="Courier New"/>
              <w:color w:val="000000"/>
              <w:sz w:val="20"/>
              <w:szCs w:val="20"/>
              <w:lang w:val="en-GB" w:eastAsia="en-GB"/>
            </w:rPr>
          </w:rPrChange>
        </w:rPr>
      </w:pPr>
      <w:ins w:id="5702" w:author="Marco Petri" w:date="2020-12-22T22:05:00Z">
        <w:r w:rsidRPr="00FE56D0">
          <w:rPr>
            <w:rFonts w:ascii="Courier New" w:eastAsia="Times New Roman" w:hAnsi="Courier New" w:cs="Courier New"/>
            <w:color w:val="000000"/>
            <w:sz w:val="16"/>
            <w:szCs w:val="16"/>
            <w:lang w:val="en-GB" w:eastAsia="en-GB"/>
            <w:rPrChange w:id="5703" w:author="Marco Petri" w:date="2020-12-22T22:07:00Z">
              <w:rPr>
                <w:rFonts w:ascii="Courier New" w:eastAsia="Times New Roman" w:hAnsi="Courier New" w:cs="Courier New"/>
                <w:color w:val="000000"/>
                <w:sz w:val="20"/>
                <w:szCs w:val="20"/>
                <w:lang w:val="en-GB" w:eastAsia="en-GB"/>
              </w:rPr>
            </w:rPrChange>
          </w:rPr>
          <w:t>}</w:t>
        </w:r>
      </w:ins>
    </w:p>
    <w:p w14:paraId="135CCEA7" w14:textId="77777777" w:rsidR="00E250F6" w:rsidRPr="00FE56D0" w:rsidRDefault="00E250F6" w:rsidP="00E250F6">
      <w:pPr>
        <w:shd w:val="clear" w:color="auto" w:fill="FFFFFF"/>
        <w:spacing w:line="240" w:lineRule="auto"/>
        <w:jc w:val="left"/>
        <w:rPr>
          <w:ins w:id="5704" w:author="Marco Petri" w:date="2020-12-22T22:05:00Z"/>
          <w:rFonts w:ascii="Courier New" w:eastAsia="Times New Roman" w:hAnsi="Courier New" w:cs="Courier New"/>
          <w:color w:val="000000"/>
          <w:sz w:val="16"/>
          <w:szCs w:val="16"/>
          <w:lang w:val="en-GB" w:eastAsia="en-GB"/>
          <w:rPrChange w:id="5705" w:author="Marco Petri" w:date="2020-12-22T22:07:00Z">
            <w:rPr>
              <w:ins w:id="5706" w:author="Marco Petri" w:date="2020-12-22T22:05:00Z"/>
              <w:rFonts w:ascii="Courier New" w:eastAsia="Times New Roman" w:hAnsi="Courier New" w:cs="Courier New"/>
              <w:color w:val="000000"/>
              <w:sz w:val="20"/>
              <w:szCs w:val="20"/>
              <w:lang w:val="en-GB" w:eastAsia="en-GB"/>
            </w:rPr>
          </w:rPrChange>
        </w:rPr>
      </w:pPr>
    </w:p>
    <w:p w14:paraId="6A708713" w14:textId="77777777" w:rsidR="00E250F6" w:rsidRPr="00FE56D0" w:rsidRDefault="00E250F6" w:rsidP="00E250F6">
      <w:pPr>
        <w:shd w:val="clear" w:color="auto" w:fill="FFFFFF"/>
        <w:spacing w:line="240" w:lineRule="auto"/>
        <w:jc w:val="left"/>
        <w:rPr>
          <w:ins w:id="5707" w:author="Marco Petri" w:date="2020-12-22T22:05:00Z"/>
          <w:rFonts w:ascii="Courier New" w:eastAsia="Times New Roman" w:hAnsi="Courier New" w:cs="Courier New"/>
          <w:color w:val="000000"/>
          <w:sz w:val="16"/>
          <w:szCs w:val="16"/>
          <w:lang w:val="en-GB" w:eastAsia="en-GB"/>
          <w:rPrChange w:id="5708" w:author="Marco Petri" w:date="2020-12-22T22:07:00Z">
            <w:rPr>
              <w:ins w:id="5709" w:author="Marco Petri" w:date="2020-12-22T22:05:00Z"/>
              <w:rFonts w:ascii="Courier New" w:eastAsia="Times New Roman" w:hAnsi="Courier New" w:cs="Courier New"/>
              <w:color w:val="000000"/>
              <w:sz w:val="20"/>
              <w:szCs w:val="20"/>
              <w:lang w:val="en-GB" w:eastAsia="en-GB"/>
            </w:rPr>
          </w:rPrChange>
        </w:rPr>
      </w:pPr>
      <w:ins w:id="5710" w:author="Marco Petri" w:date="2020-12-22T22:05:00Z">
        <w:r w:rsidRPr="00FE56D0">
          <w:rPr>
            <w:rFonts w:ascii="Courier New" w:eastAsia="Times New Roman" w:hAnsi="Courier New" w:cs="Courier New"/>
            <w:b/>
            <w:bCs/>
            <w:color w:val="0000FF"/>
            <w:sz w:val="16"/>
            <w:szCs w:val="16"/>
            <w:lang w:val="en-GB" w:eastAsia="en-GB"/>
            <w:rPrChange w:id="5711" w:author="Marco Petri" w:date="2020-12-22T22:07:00Z">
              <w:rPr>
                <w:rFonts w:ascii="Courier New" w:eastAsia="Times New Roman" w:hAnsi="Courier New" w:cs="Courier New"/>
                <w:b/>
                <w:bCs/>
                <w:color w:val="0000FF"/>
                <w:sz w:val="20"/>
                <w:szCs w:val="20"/>
                <w:lang w:val="en-GB" w:eastAsia="en-GB"/>
              </w:rPr>
            </w:rPrChange>
          </w:rPr>
          <w:t>pred</w:t>
        </w:r>
        <w:r w:rsidRPr="00FE56D0">
          <w:rPr>
            <w:rFonts w:ascii="Courier New" w:eastAsia="Times New Roman" w:hAnsi="Courier New" w:cs="Courier New"/>
            <w:color w:val="000000"/>
            <w:sz w:val="16"/>
            <w:szCs w:val="16"/>
            <w:lang w:val="en-GB" w:eastAsia="en-GB"/>
            <w:rPrChange w:id="5712" w:author="Marco Petri" w:date="2020-12-22T22:07:00Z">
              <w:rPr>
                <w:rFonts w:ascii="Courier New" w:eastAsia="Times New Roman" w:hAnsi="Courier New" w:cs="Courier New"/>
                <w:color w:val="000000"/>
                <w:sz w:val="20"/>
                <w:szCs w:val="20"/>
                <w:lang w:val="en-GB" w:eastAsia="en-GB"/>
              </w:rPr>
            </w:rPrChange>
          </w:rPr>
          <w:t xml:space="preserve"> show{}</w:t>
        </w:r>
      </w:ins>
    </w:p>
    <w:p w14:paraId="79FADCC2" w14:textId="77777777" w:rsidR="00E250F6" w:rsidRPr="00FE56D0" w:rsidRDefault="00E250F6" w:rsidP="00E250F6">
      <w:pPr>
        <w:shd w:val="clear" w:color="auto" w:fill="FFFFFF"/>
        <w:spacing w:line="240" w:lineRule="auto"/>
        <w:jc w:val="left"/>
        <w:rPr>
          <w:ins w:id="5713" w:author="Marco Petri" w:date="2020-12-22T22:05:00Z"/>
          <w:rFonts w:ascii="Courier New" w:eastAsia="Times New Roman" w:hAnsi="Courier New" w:cs="Courier New"/>
          <w:color w:val="000000"/>
          <w:sz w:val="16"/>
          <w:szCs w:val="16"/>
          <w:lang w:val="en-GB" w:eastAsia="en-GB"/>
          <w:rPrChange w:id="5714" w:author="Marco Petri" w:date="2020-12-22T22:07:00Z">
            <w:rPr>
              <w:ins w:id="5715" w:author="Marco Petri" w:date="2020-12-22T22:05:00Z"/>
              <w:rFonts w:ascii="Courier New" w:eastAsia="Times New Roman" w:hAnsi="Courier New" w:cs="Courier New"/>
              <w:color w:val="000000"/>
              <w:sz w:val="20"/>
              <w:szCs w:val="20"/>
              <w:lang w:val="en-GB" w:eastAsia="en-GB"/>
            </w:rPr>
          </w:rPrChange>
        </w:rPr>
      </w:pPr>
      <w:ins w:id="5716" w:author="Marco Petri" w:date="2020-12-22T22:05:00Z">
        <w:r w:rsidRPr="00FE56D0">
          <w:rPr>
            <w:rFonts w:ascii="Courier New" w:eastAsia="Times New Roman" w:hAnsi="Courier New" w:cs="Courier New"/>
            <w:b/>
            <w:bCs/>
            <w:color w:val="0000FF"/>
            <w:sz w:val="16"/>
            <w:szCs w:val="16"/>
            <w:lang w:val="en-GB" w:eastAsia="en-GB"/>
            <w:rPrChange w:id="5717"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718" w:author="Marco Petri" w:date="2020-12-22T22:07:00Z">
              <w:rPr>
                <w:rFonts w:ascii="Courier New" w:eastAsia="Times New Roman" w:hAnsi="Courier New" w:cs="Courier New"/>
                <w:color w:val="000000"/>
                <w:sz w:val="20"/>
                <w:szCs w:val="20"/>
                <w:lang w:val="en-GB" w:eastAsia="en-GB"/>
              </w:rPr>
            </w:rPrChange>
          </w:rPr>
          <w:t xml:space="preserve"> show </w:t>
        </w:r>
        <w:r w:rsidRPr="00FE56D0">
          <w:rPr>
            <w:rFonts w:ascii="Courier New" w:eastAsia="Times New Roman" w:hAnsi="Courier New" w:cs="Courier New"/>
            <w:b/>
            <w:bCs/>
            <w:color w:val="0000FF"/>
            <w:sz w:val="16"/>
            <w:szCs w:val="16"/>
            <w:lang w:val="en-GB" w:eastAsia="en-GB"/>
            <w:rPrChange w:id="5719"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72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721"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722" w:author="Marco Petri" w:date="2020-12-22T22:07:00Z">
              <w:rPr>
                <w:rFonts w:ascii="Courier New" w:eastAsia="Times New Roman" w:hAnsi="Courier New" w:cs="Courier New"/>
                <w:color w:val="000000"/>
                <w:sz w:val="20"/>
                <w:szCs w:val="20"/>
                <w:lang w:val="en-GB" w:eastAsia="en-GB"/>
              </w:rPr>
            </w:rPrChange>
          </w:rPr>
          <w:t xml:space="preserve"> but exactly </w:t>
        </w:r>
        <w:r w:rsidRPr="00FE56D0">
          <w:rPr>
            <w:rFonts w:ascii="Courier New" w:eastAsia="Times New Roman" w:hAnsi="Courier New" w:cs="Courier New"/>
            <w:color w:val="FF0000"/>
            <w:sz w:val="16"/>
            <w:szCs w:val="16"/>
            <w:lang w:val="en-GB" w:eastAsia="en-GB"/>
            <w:rPrChange w:id="5723"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724"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725"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726" w:author="Marco Petri" w:date="2020-12-22T22:07:00Z">
              <w:rPr>
                <w:rFonts w:ascii="Courier New" w:eastAsia="Times New Roman" w:hAnsi="Courier New" w:cs="Courier New"/>
                <w:color w:val="000000"/>
                <w:sz w:val="20"/>
                <w:szCs w:val="20"/>
                <w:lang w:val="en-GB" w:eastAsia="en-GB"/>
              </w:rPr>
            </w:rPrChange>
          </w:rPr>
          <w:t xml:space="preserve"> Queue</w:t>
        </w:r>
      </w:ins>
    </w:p>
    <w:p w14:paraId="27F3FE28" w14:textId="77777777" w:rsidR="00E250F6" w:rsidRPr="00FE56D0" w:rsidRDefault="00E250F6" w:rsidP="00E250F6">
      <w:pPr>
        <w:shd w:val="clear" w:color="auto" w:fill="FFFFFF"/>
        <w:spacing w:line="240" w:lineRule="auto"/>
        <w:jc w:val="left"/>
        <w:rPr>
          <w:ins w:id="5727" w:author="Marco Petri" w:date="2020-12-22T22:05:00Z"/>
          <w:rFonts w:ascii="Courier New" w:eastAsia="Times New Roman" w:hAnsi="Courier New" w:cs="Courier New"/>
          <w:color w:val="000000"/>
          <w:sz w:val="16"/>
          <w:szCs w:val="16"/>
          <w:lang w:val="en-GB" w:eastAsia="en-GB"/>
          <w:rPrChange w:id="5728" w:author="Marco Petri" w:date="2020-12-22T22:07:00Z">
            <w:rPr>
              <w:ins w:id="5729" w:author="Marco Petri" w:date="2020-12-22T22:05:00Z"/>
              <w:rFonts w:ascii="Courier New" w:eastAsia="Times New Roman" w:hAnsi="Courier New" w:cs="Courier New"/>
              <w:color w:val="000000"/>
              <w:sz w:val="20"/>
              <w:szCs w:val="20"/>
              <w:lang w:val="en-GB" w:eastAsia="en-GB"/>
            </w:rPr>
          </w:rPrChange>
        </w:rPr>
      </w:pPr>
    </w:p>
    <w:p w14:paraId="566A0BC9" w14:textId="77777777" w:rsidR="00E250F6" w:rsidRPr="00FE56D0" w:rsidRDefault="00E250F6" w:rsidP="00E250F6">
      <w:pPr>
        <w:shd w:val="clear" w:color="auto" w:fill="FFFFFF"/>
        <w:spacing w:line="240" w:lineRule="auto"/>
        <w:jc w:val="left"/>
        <w:rPr>
          <w:ins w:id="5730" w:author="Marco Petri" w:date="2020-12-22T22:05:00Z"/>
          <w:rFonts w:ascii="Courier New" w:eastAsia="Times New Roman" w:hAnsi="Courier New" w:cs="Courier New"/>
          <w:color w:val="000000"/>
          <w:sz w:val="16"/>
          <w:szCs w:val="16"/>
          <w:lang w:val="en-GB" w:eastAsia="en-GB"/>
          <w:rPrChange w:id="5731" w:author="Marco Petri" w:date="2020-12-22T22:07:00Z">
            <w:rPr>
              <w:ins w:id="5732" w:author="Marco Petri" w:date="2020-12-22T22:05:00Z"/>
              <w:rFonts w:ascii="Courier New" w:eastAsia="Times New Roman" w:hAnsi="Courier New" w:cs="Courier New"/>
              <w:color w:val="000000"/>
              <w:sz w:val="20"/>
              <w:szCs w:val="20"/>
              <w:lang w:val="en-GB" w:eastAsia="en-GB"/>
            </w:rPr>
          </w:rPrChange>
        </w:rPr>
      </w:pPr>
    </w:p>
    <w:p w14:paraId="3D531442" w14:textId="6A56E703" w:rsidR="00E250F6" w:rsidRPr="00FE56D0" w:rsidRDefault="00E250F6" w:rsidP="00E250F6">
      <w:pPr>
        <w:shd w:val="clear" w:color="auto" w:fill="FFFFFF"/>
        <w:spacing w:line="240" w:lineRule="auto"/>
        <w:jc w:val="left"/>
        <w:rPr>
          <w:ins w:id="5733" w:author="Marco Petri" w:date="2020-12-22T22:05:00Z"/>
          <w:rFonts w:ascii="Courier New" w:eastAsia="Times New Roman" w:hAnsi="Courier New" w:cs="Courier New"/>
          <w:color w:val="008000"/>
          <w:sz w:val="16"/>
          <w:szCs w:val="16"/>
          <w:lang w:val="en-GB" w:eastAsia="en-GB"/>
          <w:rPrChange w:id="5734" w:author="Marco Petri" w:date="2020-12-22T22:07:00Z">
            <w:rPr>
              <w:ins w:id="5735" w:author="Marco Petri" w:date="2020-12-22T22:05:00Z"/>
              <w:rFonts w:ascii="Courier New" w:eastAsia="Times New Roman" w:hAnsi="Courier New" w:cs="Courier New"/>
              <w:color w:val="008000"/>
              <w:sz w:val="20"/>
              <w:szCs w:val="20"/>
              <w:lang w:val="en-GB" w:eastAsia="en-GB"/>
            </w:rPr>
          </w:rPrChange>
        </w:rPr>
      </w:pPr>
      <w:ins w:id="5736" w:author="Marco Petri" w:date="2020-12-22T22:05:00Z">
        <w:r w:rsidRPr="00FE56D0">
          <w:rPr>
            <w:rFonts w:ascii="Courier New" w:eastAsia="Times New Roman" w:hAnsi="Courier New" w:cs="Courier New"/>
            <w:color w:val="008000"/>
            <w:sz w:val="16"/>
            <w:szCs w:val="16"/>
            <w:lang w:val="en-GB" w:eastAsia="en-GB"/>
            <w:rPrChange w:id="5737" w:author="Marco Petri" w:date="2020-12-22T22:07:00Z">
              <w:rPr>
                <w:rFonts w:ascii="Courier New" w:eastAsia="Times New Roman" w:hAnsi="Courier New" w:cs="Courier New"/>
                <w:color w:val="008000"/>
                <w:sz w:val="20"/>
                <w:szCs w:val="20"/>
                <w:lang w:val="en-GB" w:eastAsia="en-GB"/>
              </w:rPr>
            </w:rPrChange>
          </w:rPr>
          <w:t>/***************</w:t>
        </w:r>
      </w:ins>
      <w:ins w:id="5738" w:author="Marco Petri" w:date="2020-12-22T22:06:00Z">
        <w:r w:rsidR="005934B7" w:rsidRPr="00FE56D0">
          <w:rPr>
            <w:rFonts w:ascii="Courier New" w:eastAsia="Times New Roman" w:hAnsi="Courier New" w:cs="Courier New"/>
            <w:color w:val="008000"/>
            <w:sz w:val="16"/>
            <w:szCs w:val="16"/>
            <w:lang w:val="en-GB" w:eastAsia="en-GB"/>
            <w:rPrChange w:id="5739" w:author="Marco Petri" w:date="2020-12-22T22:07:00Z">
              <w:rPr>
                <w:rFonts w:ascii="Courier New" w:eastAsia="Times New Roman" w:hAnsi="Courier New" w:cs="Courier New"/>
                <w:color w:val="008000"/>
                <w:sz w:val="20"/>
                <w:szCs w:val="20"/>
                <w:lang w:val="en-GB" w:eastAsia="en-GB"/>
              </w:rPr>
            </w:rPrChange>
          </w:rPr>
          <w:t>*****</w:t>
        </w:r>
      </w:ins>
    </w:p>
    <w:p w14:paraId="373CF394" w14:textId="77777777" w:rsidR="00E250F6" w:rsidRPr="00FE56D0" w:rsidRDefault="00E250F6" w:rsidP="00E250F6">
      <w:pPr>
        <w:shd w:val="clear" w:color="auto" w:fill="FFFFFF"/>
        <w:spacing w:line="240" w:lineRule="auto"/>
        <w:jc w:val="left"/>
        <w:rPr>
          <w:ins w:id="5740" w:author="Marco Petri" w:date="2020-12-22T22:05:00Z"/>
          <w:rFonts w:ascii="Courier New" w:eastAsia="Times New Roman" w:hAnsi="Courier New" w:cs="Courier New"/>
          <w:color w:val="008000"/>
          <w:sz w:val="16"/>
          <w:szCs w:val="16"/>
          <w:lang w:val="en-GB" w:eastAsia="en-GB"/>
          <w:rPrChange w:id="5741" w:author="Marco Petri" w:date="2020-12-22T22:07:00Z">
            <w:rPr>
              <w:ins w:id="5742" w:author="Marco Petri" w:date="2020-12-22T22:05:00Z"/>
              <w:rFonts w:ascii="Courier New" w:eastAsia="Times New Roman" w:hAnsi="Courier New" w:cs="Courier New"/>
              <w:color w:val="008000"/>
              <w:sz w:val="20"/>
              <w:szCs w:val="20"/>
              <w:lang w:val="en-GB" w:eastAsia="en-GB"/>
            </w:rPr>
          </w:rPrChange>
        </w:rPr>
      </w:pPr>
      <w:ins w:id="5743" w:author="Marco Petri" w:date="2020-12-22T22:05:00Z">
        <w:r w:rsidRPr="00FE56D0">
          <w:rPr>
            <w:rFonts w:ascii="Courier New" w:eastAsia="Times New Roman" w:hAnsi="Courier New" w:cs="Courier New"/>
            <w:color w:val="008000"/>
            <w:sz w:val="16"/>
            <w:szCs w:val="16"/>
            <w:lang w:val="en-GB" w:eastAsia="en-GB"/>
            <w:rPrChange w:id="5744" w:author="Marco Petri" w:date="2020-12-22T22:07:00Z">
              <w:rPr>
                <w:rFonts w:ascii="Courier New" w:eastAsia="Times New Roman" w:hAnsi="Courier New" w:cs="Courier New"/>
                <w:color w:val="008000"/>
                <w:sz w:val="20"/>
                <w:szCs w:val="20"/>
                <w:lang w:val="en-GB" w:eastAsia="en-GB"/>
              </w:rPr>
            </w:rPrChange>
          </w:rPr>
          <w:t>*   Run Predicates  *</w:t>
        </w:r>
      </w:ins>
    </w:p>
    <w:p w14:paraId="3859592C" w14:textId="58114CDB" w:rsidR="00E250F6" w:rsidRPr="00FE56D0" w:rsidRDefault="00E250F6" w:rsidP="00E250F6">
      <w:pPr>
        <w:shd w:val="clear" w:color="auto" w:fill="FFFFFF"/>
        <w:spacing w:line="240" w:lineRule="auto"/>
        <w:jc w:val="left"/>
        <w:rPr>
          <w:ins w:id="5745" w:author="Marco Petri" w:date="2020-12-22T22:05:00Z"/>
          <w:rFonts w:ascii="Courier New" w:eastAsia="Times New Roman" w:hAnsi="Courier New" w:cs="Courier New"/>
          <w:color w:val="000000"/>
          <w:sz w:val="16"/>
          <w:szCs w:val="16"/>
          <w:lang w:val="en-GB" w:eastAsia="en-GB"/>
          <w:rPrChange w:id="5746" w:author="Marco Petri" w:date="2020-12-22T22:07:00Z">
            <w:rPr>
              <w:ins w:id="5747" w:author="Marco Petri" w:date="2020-12-22T22:05:00Z"/>
              <w:rFonts w:ascii="Courier New" w:eastAsia="Times New Roman" w:hAnsi="Courier New" w:cs="Courier New"/>
              <w:color w:val="000000"/>
              <w:sz w:val="20"/>
              <w:szCs w:val="20"/>
              <w:lang w:val="en-GB" w:eastAsia="en-GB"/>
            </w:rPr>
          </w:rPrChange>
        </w:rPr>
      </w:pPr>
      <w:ins w:id="5748" w:author="Marco Petri" w:date="2020-12-22T22:05:00Z">
        <w:r w:rsidRPr="00FE56D0">
          <w:rPr>
            <w:rFonts w:ascii="Courier New" w:eastAsia="Times New Roman" w:hAnsi="Courier New" w:cs="Courier New"/>
            <w:color w:val="008000"/>
            <w:sz w:val="16"/>
            <w:szCs w:val="16"/>
            <w:lang w:val="en-GB" w:eastAsia="en-GB"/>
            <w:rPrChange w:id="5749" w:author="Marco Petri" w:date="2020-12-22T22:07:00Z">
              <w:rPr>
                <w:rFonts w:ascii="Courier New" w:eastAsia="Times New Roman" w:hAnsi="Courier New" w:cs="Courier New"/>
                <w:color w:val="008000"/>
                <w:sz w:val="20"/>
                <w:szCs w:val="20"/>
                <w:lang w:val="en-GB" w:eastAsia="en-GB"/>
              </w:rPr>
            </w:rPrChange>
          </w:rPr>
          <w:t>**************</w:t>
        </w:r>
      </w:ins>
      <w:ins w:id="5750" w:author="Marco Petri" w:date="2020-12-22T22:07:00Z">
        <w:r w:rsidR="005934B7" w:rsidRPr="00FE56D0">
          <w:rPr>
            <w:rFonts w:ascii="Courier New" w:eastAsia="Times New Roman" w:hAnsi="Courier New" w:cs="Courier New"/>
            <w:color w:val="008000"/>
            <w:sz w:val="16"/>
            <w:szCs w:val="16"/>
            <w:lang w:val="en-GB" w:eastAsia="en-GB"/>
            <w:rPrChange w:id="5751" w:author="Marco Petri" w:date="2020-12-22T22:07:00Z">
              <w:rPr>
                <w:rFonts w:ascii="Courier New" w:eastAsia="Times New Roman" w:hAnsi="Courier New" w:cs="Courier New"/>
                <w:color w:val="008000"/>
                <w:sz w:val="20"/>
                <w:szCs w:val="20"/>
                <w:lang w:val="en-GB" w:eastAsia="en-GB"/>
              </w:rPr>
            </w:rPrChange>
          </w:rPr>
          <w:t>******</w:t>
        </w:r>
      </w:ins>
      <w:ins w:id="5752" w:author="Marco Petri" w:date="2020-12-22T22:05:00Z">
        <w:r w:rsidRPr="00FE56D0">
          <w:rPr>
            <w:rFonts w:ascii="Courier New" w:eastAsia="Times New Roman" w:hAnsi="Courier New" w:cs="Courier New"/>
            <w:color w:val="008000"/>
            <w:sz w:val="16"/>
            <w:szCs w:val="16"/>
            <w:lang w:val="en-GB" w:eastAsia="en-GB"/>
            <w:rPrChange w:id="5753" w:author="Marco Petri" w:date="2020-12-22T22:07:00Z">
              <w:rPr>
                <w:rFonts w:ascii="Courier New" w:eastAsia="Times New Roman" w:hAnsi="Courier New" w:cs="Courier New"/>
                <w:color w:val="008000"/>
                <w:sz w:val="20"/>
                <w:szCs w:val="20"/>
                <w:lang w:val="en-GB" w:eastAsia="en-GB"/>
              </w:rPr>
            </w:rPrChange>
          </w:rPr>
          <w:t>*/</w:t>
        </w:r>
      </w:ins>
    </w:p>
    <w:p w14:paraId="56BEAFBF" w14:textId="77777777" w:rsidR="00E250F6" w:rsidRPr="00FE56D0" w:rsidRDefault="00E250F6" w:rsidP="00E250F6">
      <w:pPr>
        <w:shd w:val="clear" w:color="auto" w:fill="FFFFFF"/>
        <w:spacing w:line="240" w:lineRule="auto"/>
        <w:jc w:val="left"/>
        <w:rPr>
          <w:ins w:id="5754" w:author="Marco Petri" w:date="2020-12-22T22:05:00Z"/>
          <w:rFonts w:ascii="Courier New" w:eastAsia="Times New Roman" w:hAnsi="Courier New" w:cs="Courier New"/>
          <w:color w:val="000000"/>
          <w:sz w:val="16"/>
          <w:szCs w:val="16"/>
          <w:lang w:val="en-GB" w:eastAsia="en-GB"/>
          <w:rPrChange w:id="5755" w:author="Marco Petri" w:date="2020-12-22T22:07:00Z">
            <w:rPr>
              <w:ins w:id="5756" w:author="Marco Petri" w:date="2020-12-22T22:05:00Z"/>
              <w:rFonts w:ascii="Courier New" w:eastAsia="Times New Roman" w:hAnsi="Courier New" w:cs="Courier New"/>
              <w:color w:val="000000"/>
              <w:sz w:val="20"/>
              <w:szCs w:val="20"/>
              <w:lang w:val="en-GB" w:eastAsia="en-GB"/>
            </w:rPr>
          </w:rPrChange>
        </w:rPr>
      </w:pPr>
      <w:ins w:id="5757" w:author="Marco Petri" w:date="2020-12-22T22:05:00Z">
        <w:r w:rsidRPr="00FE56D0">
          <w:rPr>
            <w:rFonts w:ascii="Courier New" w:eastAsia="Times New Roman" w:hAnsi="Courier New" w:cs="Courier New"/>
            <w:b/>
            <w:bCs/>
            <w:color w:val="0000FF"/>
            <w:sz w:val="16"/>
            <w:szCs w:val="16"/>
            <w:lang w:val="en-GB" w:eastAsia="en-GB"/>
            <w:rPrChange w:id="5758"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759" w:author="Marco Petri" w:date="2020-12-22T22:07:00Z">
              <w:rPr>
                <w:rFonts w:ascii="Courier New" w:eastAsia="Times New Roman" w:hAnsi="Courier New" w:cs="Courier New"/>
                <w:color w:val="000000"/>
                <w:sz w:val="20"/>
                <w:szCs w:val="20"/>
                <w:lang w:val="en-GB" w:eastAsia="en-GB"/>
              </w:rPr>
            </w:rPrChange>
          </w:rPr>
          <w:t xml:space="preserve"> joinQueue </w:t>
        </w:r>
        <w:r w:rsidRPr="00FE56D0">
          <w:rPr>
            <w:rFonts w:ascii="Courier New" w:eastAsia="Times New Roman" w:hAnsi="Courier New" w:cs="Courier New"/>
            <w:b/>
            <w:bCs/>
            <w:color w:val="0000FF"/>
            <w:sz w:val="16"/>
            <w:szCs w:val="16"/>
            <w:lang w:val="en-GB" w:eastAsia="en-GB"/>
            <w:rPrChange w:id="5760"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76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762"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763" w:author="Marco Petri" w:date="2020-12-22T22:07:00Z">
              <w:rPr>
                <w:rFonts w:ascii="Courier New" w:eastAsia="Times New Roman" w:hAnsi="Courier New" w:cs="Courier New"/>
                <w:color w:val="000000"/>
                <w:sz w:val="20"/>
                <w:szCs w:val="20"/>
                <w:lang w:val="en-GB" w:eastAsia="en-GB"/>
              </w:rPr>
            </w:rPrChange>
          </w:rPr>
          <w:t xml:space="preserve"> but</w:t>
        </w:r>
      </w:ins>
    </w:p>
    <w:p w14:paraId="6C690627" w14:textId="77777777" w:rsidR="00E250F6" w:rsidRPr="00FE56D0" w:rsidRDefault="00E250F6" w:rsidP="00E250F6">
      <w:pPr>
        <w:shd w:val="clear" w:color="auto" w:fill="FFFFFF"/>
        <w:spacing w:line="240" w:lineRule="auto"/>
        <w:jc w:val="left"/>
        <w:rPr>
          <w:ins w:id="5764" w:author="Marco Petri" w:date="2020-12-22T22:05:00Z"/>
          <w:rFonts w:ascii="Courier New" w:eastAsia="Times New Roman" w:hAnsi="Courier New" w:cs="Courier New"/>
          <w:color w:val="000000"/>
          <w:sz w:val="16"/>
          <w:szCs w:val="16"/>
          <w:lang w:val="en-GB" w:eastAsia="en-GB"/>
          <w:rPrChange w:id="5765" w:author="Marco Petri" w:date="2020-12-22T22:07:00Z">
            <w:rPr>
              <w:ins w:id="5766" w:author="Marco Petri" w:date="2020-12-22T22:05:00Z"/>
              <w:rFonts w:ascii="Courier New" w:eastAsia="Times New Roman" w:hAnsi="Courier New" w:cs="Courier New"/>
              <w:color w:val="000000"/>
              <w:sz w:val="20"/>
              <w:szCs w:val="20"/>
              <w:lang w:val="en-GB" w:eastAsia="en-GB"/>
            </w:rPr>
          </w:rPrChange>
        </w:rPr>
      </w:pPr>
      <w:ins w:id="5767" w:author="Marco Petri" w:date="2020-12-22T22:05:00Z">
        <w:r w:rsidRPr="00FE56D0">
          <w:rPr>
            <w:rFonts w:ascii="Courier New" w:eastAsia="Times New Roman" w:hAnsi="Courier New" w:cs="Courier New"/>
            <w:color w:val="000000"/>
            <w:sz w:val="16"/>
            <w:szCs w:val="16"/>
            <w:lang w:val="en-GB" w:eastAsia="en-GB"/>
            <w:rPrChange w:id="5768"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769"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770"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771"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772"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773"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774"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141E0938" w14:textId="77777777" w:rsidR="00E250F6" w:rsidRPr="00FE56D0" w:rsidRDefault="00E250F6" w:rsidP="00E250F6">
      <w:pPr>
        <w:shd w:val="clear" w:color="auto" w:fill="FFFFFF"/>
        <w:spacing w:line="240" w:lineRule="auto"/>
        <w:jc w:val="left"/>
        <w:rPr>
          <w:ins w:id="5775" w:author="Marco Petri" w:date="2020-12-22T22:05:00Z"/>
          <w:rFonts w:ascii="Courier New" w:eastAsia="Times New Roman" w:hAnsi="Courier New" w:cs="Courier New"/>
          <w:color w:val="000000"/>
          <w:sz w:val="16"/>
          <w:szCs w:val="16"/>
          <w:lang w:val="en-GB" w:eastAsia="en-GB"/>
          <w:rPrChange w:id="5776" w:author="Marco Petri" w:date="2020-12-22T22:07:00Z">
            <w:rPr>
              <w:ins w:id="5777" w:author="Marco Petri" w:date="2020-12-22T22:05:00Z"/>
              <w:rFonts w:ascii="Courier New" w:eastAsia="Times New Roman" w:hAnsi="Courier New" w:cs="Courier New"/>
              <w:color w:val="000000"/>
              <w:sz w:val="20"/>
              <w:szCs w:val="20"/>
              <w:lang w:val="en-GB" w:eastAsia="en-GB"/>
            </w:rPr>
          </w:rPrChange>
        </w:rPr>
      </w:pPr>
      <w:ins w:id="5778" w:author="Marco Petri" w:date="2020-12-22T22:05:00Z">
        <w:r w:rsidRPr="00FE56D0">
          <w:rPr>
            <w:rFonts w:ascii="Courier New" w:eastAsia="Times New Roman" w:hAnsi="Courier New" w:cs="Courier New"/>
            <w:color w:val="000000"/>
            <w:sz w:val="16"/>
            <w:szCs w:val="16"/>
            <w:lang w:val="en-GB" w:eastAsia="en-GB"/>
            <w:rPrChange w:id="5779"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780"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781"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782"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783" w:author="Marco Petri" w:date="2020-12-22T22:07:00Z">
              <w:rPr>
                <w:rFonts w:ascii="Courier New" w:eastAsia="Times New Roman" w:hAnsi="Courier New" w:cs="Courier New"/>
                <w:color w:val="000000"/>
                <w:sz w:val="20"/>
                <w:szCs w:val="20"/>
                <w:lang w:val="en-GB" w:eastAsia="en-GB"/>
              </w:rPr>
            </w:rPrChange>
          </w:rPr>
          <w:t xml:space="preserve"> CheckpointController</w:t>
        </w:r>
      </w:ins>
    </w:p>
    <w:p w14:paraId="5F547758" w14:textId="77777777" w:rsidR="00E250F6" w:rsidRPr="00FE56D0" w:rsidRDefault="00E250F6" w:rsidP="00E250F6">
      <w:pPr>
        <w:shd w:val="clear" w:color="auto" w:fill="FFFFFF"/>
        <w:spacing w:line="240" w:lineRule="auto"/>
        <w:jc w:val="left"/>
        <w:rPr>
          <w:ins w:id="5784" w:author="Marco Petri" w:date="2020-12-22T22:05:00Z"/>
          <w:rFonts w:ascii="Courier New" w:eastAsia="Times New Roman" w:hAnsi="Courier New" w:cs="Courier New"/>
          <w:color w:val="000000"/>
          <w:sz w:val="16"/>
          <w:szCs w:val="16"/>
          <w:lang w:val="en-GB" w:eastAsia="en-GB"/>
          <w:rPrChange w:id="5785" w:author="Marco Petri" w:date="2020-12-22T22:07:00Z">
            <w:rPr>
              <w:ins w:id="5786" w:author="Marco Petri" w:date="2020-12-22T22:05:00Z"/>
              <w:rFonts w:ascii="Courier New" w:eastAsia="Times New Roman" w:hAnsi="Courier New" w:cs="Courier New"/>
              <w:color w:val="000000"/>
              <w:sz w:val="20"/>
              <w:szCs w:val="20"/>
              <w:lang w:val="en-GB" w:eastAsia="en-GB"/>
            </w:rPr>
          </w:rPrChange>
        </w:rPr>
      </w:pPr>
      <w:ins w:id="5787" w:author="Marco Petri" w:date="2020-12-22T22:05:00Z">
        <w:r w:rsidRPr="00FE56D0">
          <w:rPr>
            <w:rFonts w:ascii="Courier New" w:eastAsia="Times New Roman" w:hAnsi="Courier New" w:cs="Courier New"/>
            <w:b/>
            <w:bCs/>
            <w:color w:val="0000FF"/>
            <w:sz w:val="16"/>
            <w:szCs w:val="16"/>
            <w:lang w:val="en-GB" w:eastAsia="en-GB"/>
            <w:rPrChange w:id="5788"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789" w:author="Marco Petri" w:date="2020-12-22T22:07:00Z">
              <w:rPr>
                <w:rFonts w:ascii="Courier New" w:eastAsia="Times New Roman" w:hAnsi="Courier New" w:cs="Courier New"/>
                <w:color w:val="000000"/>
                <w:sz w:val="20"/>
                <w:szCs w:val="20"/>
                <w:lang w:val="en-GB" w:eastAsia="en-GB"/>
              </w:rPr>
            </w:rPrChange>
          </w:rPr>
          <w:t xml:space="preserve"> leaveQueue </w:t>
        </w:r>
        <w:r w:rsidRPr="00FE56D0">
          <w:rPr>
            <w:rFonts w:ascii="Courier New" w:eastAsia="Times New Roman" w:hAnsi="Courier New" w:cs="Courier New"/>
            <w:b/>
            <w:bCs/>
            <w:color w:val="0000FF"/>
            <w:sz w:val="16"/>
            <w:szCs w:val="16"/>
            <w:lang w:val="en-GB" w:eastAsia="en-GB"/>
            <w:rPrChange w:id="5790"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79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792"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793" w:author="Marco Petri" w:date="2020-12-22T22:07:00Z">
              <w:rPr>
                <w:rFonts w:ascii="Courier New" w:eastAsia="Times New Roman" w:hAnsi="Courier New" w:cs="Courier New"/>
                <w:color w:val="000000"/>
                <w:sz w:val="20"/>
                <w:szCs w:val="20"/>
                <w:lang w:val="en-GB" w:eastAsia="en-GB"/>
              </w:rPr>
            </w:rPrChange>
          </w:rPr>
          <w:t xml:space="preserve"> but</w:t>
        </w:r>
      </w:ins>
    </w:p>
    <w:p w14:paraId="4673482E" w14:textId="77777777" w:rsidR="00E250F6" w:rsidRPr="00FE56D0" w:rsidRDefault="00E250F6" w:rsidP="00E250F6">
      <w:pPr>
        <w:shd w:val="clear" w:color="auto" w:fill="FFFFFF"/>
        <w:spacing w:line="240" w:lineRule="auto"/>
        <w:jc w:val="left"/>
        <w:rPr>
          <w:ins w:id="5794" w:author="Marco Petri" w:date="2020-12-22T22:05:00Z"/>
          <w:rFonts w:ascii="Courier New" w:eastAsia="Times New Roman" w:hAnsi="Courier New" w:cs="Courier New"/>
          <w:color w:val="000000"/>
          <w:sz w:val="16"/>
          <w:szCs w:val="16"/>
          <w:lang w:val="en-GB" w:eastAsia="en-GB"/>
          <w:rPrChange w:id="5795" w:author="Marco Petri" w:date="2020-12-22T22:07:00Z">
            <w:rPr>
              <w:ins w:id="5796" w:author="Marco Petri" w:date="2020-12-22T22:05:00Z"/>
              <w:rFonts w:ascii="Courier New" w:eastAsia="Times New Roman" w:hAnsi="Courier New" w:cs="Courier New"/>
              <w:color w:val="000000"/>
              <w:sz w:val="20"/>
              <w:szCs w:val="20"/>
              <w:lang w:val="en-GB" w:eastAsia="en-GB"/>
            </w:rPr>
          </w:rPrChange>
        </w:rPr>
      </w:pPr>
      <w:ins w:id="5797" w:author="Marco Petri" w:date="2020-12-22T22:05:00Z">
        <w:r w:rsidRPr="00FE56D0">
          <w:rPr>
            <w:rFonts w:ascii="Courier New" w:eastAsia="Times New Roman" w:hAnsi="Courier New" w:cs="Courier New"/>
            <w:color w:val="000000"/>
            <w:sz w:val="16"/>
            <w:szCs w:val="16"/>
            <w:lang w:val="en-GB" w:eastAsia="en-GB"/>
            <w:rPrChange w:id="5798"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799"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800"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801"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802"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803"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804"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4FA4E50D" w14:textId="77777777" w:rsidR="00E250F6" w:rsidRPr="00FE56D0" w:rsidRDefault="00E250F6" w:rsidP="00E250F6">
      <w:pPr>
        <w:shd w:val="clear" w:color="auto" w:fill="FFFFFF"/>
        <w:spacing w:line="240" w:lineRule="auto"/>
        <w:jc w:val="left"/>
        <w:rPr>
          <w:ins w:id="5805" w:author="Marco Petri" w:date="2020-12-22T22:05:00Z"/>
          <w:rFonts w:ascii="Courier New" w:eastAsia="Times New Roman" w:hAnsi="Courier New" w:cs="Courier New"/>
          <w:color w:val="000000"/>
          <w:sz w:val="16"/>
          <w:szCs w:val="16"/>
          <w:lang w:val="en-GB" w:eastAsia="en-GB"/>
          <w:rPrChange w:id="5806" w:author="Marco Petri" w:date="2020-12-22T22:07:00Z">
            <w:rPr>
              <w:ins w:id="5807" w:author="Marco Petri" w:date="2020-12-22T22:05:00Z"/>
              <w:rFonts w:ascii="Courier New" w:eastAsia="Times New Roman" w:hAnsi="Courier New" w:cs="Courier New"/>
              <w:color w:val="000000"/>
              <w:sz w:val="20"/>
              <w:szCs w:val="20"/>
              <w:lang w:val="en-GB" w:eastAsia="en-GB"/>
            </w:rPr>
          </w:rPrChange>
        </w:rPr>
      </w:pPr>
      <w:ins w:id="5808" w:author="Marco Petri" w:date="2020-12-22T22:05:00Z">
        <w:r w:rsidRPr="00FE56D0">
          <w:rPr>
            <w:rFonts w:ascii="Courier New" w:eastAsia="Times New Roman" w:hAnsi="Courier New" w:cs="Courier New"/>
            <w:color w:val="000000"/>
            <w:sz w:val="16"/>
            <w:szCs w:val="16"/>
            <w:lang w:val="en-GB" w:eastAsia="en-GB"/>
            <w:rPrChange w:id="5809"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10"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811"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812"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813" w:author="Marco Petri" w:date="2020-12-22T22:07:00Z">
              <w:rPr>
                <w:rFonts w:ascii="Courier New" w:eastAsia="Times New Roman" w:hAnsi="Courier New" w:cs="Courier New"/>
                <w:color w:val="000000"/>
                <w:sz w:val="20"/>
                <w:szCs w:val="20"/>
                <w:lang w:val="en-GB" w:eastAsia="en-GB"/>
              </w:rPr>
            </w:rPrChange>
          </w:rPr>
          <w:t xml:space="preserve"> CheckpointController</w:t>
        </w:r>
      </w:ins>
    </w:p>
    <w:p w14:paraId="03F4037C" w14:textId="77777777" w:rsidR="00E250F6" w:rsidRPr="00FE56D0" w:rsidRDefault="00E250F6" w:rsidP="00E250F6">
      <w:pPr>
        <w:shd w:val="clear" w:color="auto" w:fill="FFFFFF"/>
        <w:spacing w:line="240" w:lineRule="auto"/>
        <w:jc w:val="left"/>
        <w:rPr>
          <w:ins w:id="5814" w:author="Marco Petri" w:date="2020-12-22T22:05:00Z"/>
          <w:rFonts w:ascii="Courier New" w:eastAsia="Times New Roman" w:hAnsi="Courier New" w:cs="Courier New"/>
          <w:color w:val="000000"/>
          <w:sz w:val="16"/>
          <w:szCs w:val="16"/>
          <w:lang w:val="en-GB" w:eastAsia="en-GB"/>
          <w:rPrChange w:id="5815" w:author="Marco Petri" w:date="2020-12-22T22:07:00Z">
            <w:rPr>
              <w:ins w:id="5816" w:author="Marco Petri" w:date="2020-12-22T22:05:00Z"/>
              <w:rFonts w:ascii="Courier New" w:eastAsia="Times New Roman" w:hAnsi="Courier New" w:cs="Courier New"/>
              <w:color w:val="000000"/>
              <w:sz w:val="20"/>
              <w:szCs w:val="20"/>
              <w:lang w:val="en-GB" w:eastAsia="en-GB"/>
            </w:rPr>
          </w:rPrChange>
        </w:rPr>
      </w:pPr>
      <w:ins w:id="5817" w:author="Marco Petri" w:date="2020-12-22T22:05:00Z">
        <w:r w:rsidRPr="00FE56D0">
          <w:rPr>
            <w:rFonts w:ascii="Courier New" w:eastAsia="Times New Roman" w:hAnsi="Courier New" w:cs="Courier New"/>
            <w:b/>
            <w:bCs/>
            <w:color w:val="0000FF"/>
            <w:sz w:val="16"/>
            <w:szCs w:val="16"/>
            <w:lang w:val="en-GB" w:eastAsia="en-GB"/>
            <w:rPrChange w:id="5818"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819" w:author="Marco Petri" w:date="2020-12-22T22:07:00Z">
              <w:rPr>
                <w:rFonts w:ascii="Courier New" w:eastAsia="Times New Roman" w:hAnsi="Courier New" w:cs="Courier New"/>
                <w:color w:val="000000"/>
                <w:sz w:val="20"/>
                <w:szCs w:val="20"/>
                <w:lang w:val="en-GB" w:eastAsia="en-GB"/>
              </w:rPr>
            </w:rPrChange>
          </w:rPr>
          <w:t xml:space="preserve"> bookVisit  </w:t>
        </w:r>
        <w:r w:rsidRPr="00FE56D0">
          <w:rPr>
            <w:rFonts w:ascii="Courier New" w:eastAsia="Times New Roman" w:hAnsi="Courier New" w:cs="Courier New"/>
            <w:b/>
            <w:bCs/>
            <w:color w:val="0000FF"/>
            <w:sz w:val="16"/>
            <w:szCs w:val="16"/>
            <w:lang w:val="en-GB" w:eastAsia="en-GB"/>
            <w:rPrChange w:id="5820"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82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822"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823" w:author="Marco Petri" w:date="2020-12-22T22:07:00Z">
              <w:rPr>
                <w:rFonts w:ascii="Courier New" w:eastAsia="Times New Roman" w:hAnsi="Courier New" w:cs="Courier New"/>
                <w:color w:val="000000"/>
                <w:sz w:val="20"/>
                <w:szCs w:val="20"/>
                <w:lang w:val="en-GB" w:eastAsia="en-GB"/>
              </w:rPr>
            </w:rPrChange>
          </w:rPr>
          <w:t xml:space="preserve"> but</w:t>
        </w:r>
      </w:ins>
    </w:p>
    <w:p w14:paraId="433664C5" w14:textId="77777777" w:rsidR="00E250F6" w:rsidRPr="00FE56D0" w:rsidRDefault="00E250F6" w:rsidP="00E250F6">
      <w:pPr>
        <w:shd w:val="clear" w:color="auto" w:fill="FFFFFF"/>
        <w:spacing w:line="240" w:lineRule="auto"/>
        <w:jc w:val="left"/>
        <w:rPr>
          <w:ins w:id="5824" w:author="Marco Petri" w:date="2020-12-22T22:05:00Z"/>
          <w:rFonts w:ascii="Courier New" w:eastAsia="Times New Roman" w:hAnsi="Courier New" w:cs="Courier New"/>
          <w:color w:val="000000"/>
          <w:sz w:val="16"/>
          <w:szCs w:val="16"/>
          <w:lang w:val="en-GB" w:eastAsia="en-GB"/>
          <w:rPrChange w:id="5825" w:author="Marco Petri" w:date="2020-12-22T22:07:00Z">
            <w:rPr>
              <w:ins w:id="5826" w:author="Marco Petri" w:date="2020-12-22T22:05:00Z"/>
              <w:rFonts w:ascii="Courier New" w:eastAsia="Times New Roman" w:hAnsi="Courier New" w:cs="Courier New"/>
              <w:color w:val="000000"/>
              <w:sz w:val="20"/>
              <w:szCs w:val="20"/>
              <w:lang w:val="en-GB" w:eastAsia="en-GB"/>
            </w:rPr>
          </w:rPrChange>
        </w:rPr>
      </w:pPr>
      <w:ins w:id="5827" w:author="Marco Petri" w:date="2020-12-22T22:05:00Z">
        <w:r w:rsidRPr="00FE56D0">
          <w:rPr>
            <w:rFonts w:ascii="Courier New" w:eastAsia="Times New Roman" w:hAnsi="Courier New" w:cs="Courier New"/>
            <w:color w:val="000000"/>
            <w:sz w:val="16"/>
            <w:szCs w:val="16"/>
            <w:lang w:val="en-GB" w:eastAsia="en-GB"/>
            <w:rPrChange w:id="5828"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29"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830"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831"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832"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833"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834"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18C4A04D" w14:textId="77777777" w:rsidR="00E250F6" w:rsidRPr="00FE56D0" w:rsidRDefault="00E250F6" w:rsidP="00E250F6">
      <w:pPr>
        <w:shd w:val="clear" w:color="auto" w:fill="FFFFFF"/>
        <w:spacing w:line="240" w:lineRule="auto"/>
        <w:jc w:val="left"/>
        <w:rPr>
          <w:ins w:id="5835" w:author="Marco Petri" w:date="2020-12-22T22:05:00Z"/>
          <w:rFonts w:ascii="Courier New" w:eastAsia="Times New Roman" w:hAnsi="Courier New" w:cs="Courier New"/>
          <w:color w:val="000000"/>
          <w:sz w:val="16"/>
          <w:szCs w:val="16"/>
          <w:lang w:val="en-GB" w:eastAsia="en-GB"/>
          <w:rPrChange w:id="5836" w:author="Marco Petri" w:date="2020-12-22T22:07:00Z">
            <w:rPr>
              <w:ins w:id="5837" w:author="Marco Petri" w:date="2020-12-22T22:05:00Z"/>
              <w:rFonts w:ascii="Courier New" w:eastAsia="Times New Roman" w:hAnsi="Courier New" w:cs="Courier New"/>
              <w:color w:val="000000"/>
              <w:sz w:val="20"/>
              <w:szCs w:val="20"/>
              <w:lang w:val="en-GB" w:eastAsia="en-GB"/>
            </w:rPr>
          </w:rPrChange>
        </w:rPr>
      </w:pPr>
      <w:ins w:id="5838" w:author="Marco Petri" w:date="2020-12-22T22:05:00Z">
        <w:r w:rsidRPr="00FE56D0">
          <w:rPr>
            <w:rFonts w:ascii="Courier New" w:eastAsia="Times New Roman" w:hAnsi="Courier New" w:cs="Courier New"/>
            <w:color w:val="000000"/>
            <w:sz w:val="16"/>
            <w:szCs w:val="16"/>
            <w:lang w:val="en-GB" w:eastAsia="en-GB"/>
            <w:rPrChange w:id="5839"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40"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841"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842"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843" w:author="Marco Petri" w:date="2020-12-22T22:07:00Z">
              <w:rPr>
                <w:rFonts w:ascii="Courier New" w:eastAsia="Times New Roman" w:hAnsi="Courier New" w:cs="Courier New"/>
                <w:color w:val="000000"/>
                <w:sz w:val="20"/>
                <w:szCs w:val="20"/>
                <w:lang w:val="en-GB" w:eastAsia="en-GB"/>
              </w:rPr>
            </w:rPrChange>
          </w:rPr>
          <w:t xml:space="preserve"> CheckpointController, exactly </w:t>
        </w:r>
        <w:r w:rsidRPr="00FE56D0">
          <w:rPr>
            <w:rFonts w:ascii="Courier New" w:eastAsia="Times New Roman" w:hAnsi="Courier New" w:cs="Courier New"/>
            <w:color w:val="FF0000"/>
            <w:sz w:val="16"/>
            <w:szCs w:val="16"/>
            <w:lang w:val="en-GB" w:eastAsia="en-GB"/>
            <w:rPrChange w:id="5844" w:author="Marco Petri" w:date="2020-12-22T22:07:00Z">
              <w:rPr>
                <w:rFonts w:ascii="Courier New" w:eastAsia="Times New Roman" w:hAnsi="Courier New" w:cs="Courier New"/>
                <w:color w:val="FF0000"/>
                <w:sz w:val="20"/>
                <w:szCs w:val="20"/>
                <w:lang w:val="en-GB" w:eastAsia="en-GB"/>
              </w:rPr>
            </w:rPrChange>
          </w:rPr>
          <w:t>3</w:t>
        </w:r>
        <w:r w:rsidRPr="00FE56D0">
          <w:rPr>
            <w:rFonts w:ascii="Courier New" w:eastAsia="Times New Roman" w:hAnsi="Courier New" w:cs="Courier New"/>
            <w:color w:val="000000"/>
            <w:sz w:val="16"/>
            <w:szCs w:val="16"/>
            <w:lang w:val="en-GB" w:eastAsia="en-GB"/>
            <w:rPrChange w:id="5845" w:author="Marco Petri" w:date="2020-12-22T22:07:00Z">
              <w:rPr>
                <w:rFonts w:ascii="Courier New" w:eastAsia="Times New Roman" w:hAnsi="Courier New" w:cs="Courier New"/>
                <w:color w:val="000000"/>
                <w:sz w:val="20"/>
                <w:szCs w:val="20"/>
                <w:lang w:val="en-GB" w:eastAsia="en-GB"/>
              </w:rPr>
            </w:rPrChange>
          </w:rPr>
          <w:t xml:space="preserve"> Booking,</w:t>
        </w:r>
      </w:ins>
    </w:p>
    <w:p w14:paraId="4A466F6E" w14:textId="77777777" w:rsidR="00E250F6" w:rsidRPr="00FE56D0" w:rsidRDefault="00E250F6" w:rsidP="00E250F6">
      <w:pPr>
        <w:shd w:val="clear" w:color="auto" w:fill="FFFFFF"/>
        <w:spacing w:line="240" w:lineRule="auto"/>
        <w:jc w:val="left"/>
        <w:rPr>
          <w:ins w:id="5846" w:author="Marco Petri" w:date="2020-12-22T22:05:00Z"/>
          <w:rFonts w:ascii="Courier New" w:eastAsia="Times New Roman" w:hAnsi="Courier New" w:cs="Courier New"/>
          <w:color w:val="000000"/>
          <w:sz w:val="16"/>
          <w:szCs w:val="16"/>
          <w:lang w:val="en-GB" w:eastAsia="en-GB"/>
          <w:rPrChange w:id="5847" w:author="Marco Petri" w:date="2020-12-22T22:07:00Z">
            <w:rPr>
              <w:ins w:id="5848" w:author="Marco Petri" w:date="2020-12-22T22:05:00Z"/>
              <w:rFonts w:ascii="Courier New" w:eastAsia="Times New Roman" w:hAnsi="Courier New" w:cs="Courier New"/>
              <w:color w:val="000000"/>
              <w:sz w:val="20"/>
              <w:szCs w:val="20"/>
              <w:lang w:val="en-GB" w:eastAsia="en-GB"/>
            </w:rPr>
          </w:rPrChange>
        </w:rPr>
      </w:pPr>
      <w:ins w:id="5849" w:author="Marco Petri" w:date="2020-12-22T22:05:00Z">
        <w:r w:rsidRPr="00FE56D0">
          <w:rPr>
            <w:rFonts w:ascii="Courier New" w:eastAsia="Times New Roman" w:hAnsi="Courier New" w:cs="Courier New"/>
            <w:color w:val="000000"/>
            <w:sz w:val="16"/>
            <w:szCs w:val="16"/>
            <w:lang w:val="en-GB" w:eastAsia="en-GB"/>
            <w:rPrChange w:id="5850"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51" w:author="Marco Petri" w:date="2020-12-22T22:07:00Z">
              <w:rPr>
                <w:rFonts w:ascii="Courier New" w:eastAsia="Times New Roman" w:hAnsi="Courier New" w:cs="Courier New"/>
                <w:color w:val="FF0000"/>
                <w:sz w:val="20"/>
                <w:szCs w:val="20"/>
                <w:lang w:val="en-GB" w:eastAsia="en-GB"/>
              </w:rPr>
            </w:rPrChange>
          </w:rPr>
          <w:t>3</w:t>
        </w:r>
        <w:r w:rsidRPr="00FE56D0">
          <w:rPr>
            <w:rFonts w:ascii="Courier New" w:eastAsia="Times New Roman" w:hAnsi="Courier New" w:cs="Courier New"/>
            <w:color w:val="000000"/>
            <w:sz w:val="16"/>
            <w:szCs w:val="16"/>
            <w:lang w:val="en-GB" w:eastAsia="en-GB"/>
            <w:rPrChange w:id="5852" w:author="Marco Petri" w:date="2020-12-22T22:07:00Z">
              <w:rPr>
                <w:rFonts w:ascii="Courier New" w:eastAsia="Times New Roman" w:hAnsi="Courier New" w:cs="Courier New"/>
                <w:color w:val="000000"/>
                <w:sz w:val="20"/>
                <w:szCs w:val="20"/>
                <w:lang w:val="en-GB" w:eastAsia="en-GB"/>
              </w:rPr>
            </w:rPrChange>
          </w:rPr>
          <w:t xml:space="preserve"> BookingTicket</w:t>
        </w:r>
      </w:ins>
    </w:p>
    <w:p w14:paraId="0B2DB76A" w14:textId="77777777" w:rsidR="00E250F6" w:rsidRPr="00FE56D0" w:rsidRDefault="00E250F6" w:rsidP="00E250F6">
      <w:pPr>
        <w:shd w:val="clear" w:color="auto" w:fill="FFFFFF"/>
        <w:spacing w:line="240" w:lineRule="auto"/>
        <w:jc w:val="left"/>
        <w:rPr>
          <w:ins w:id="5853" w:author="Marco Petri" w:date="2020-12-22T22:05:00Z"/>
          <w:rFonts w:ascii="Courier New" w:eastAsia="Times New Roman" w:hAnsi="Courier New" w:cs="Courier New"/>
          <w:color w:val="000000"/>
          <w:sz w:val="16"/>
          <w:szCs w:val="16"/>
          <w:lang w:val="en-GB" w:eastAsia="en-GB"/>
          <w:rPrChange w:id="5854" w:author="Marco Petri" w:date="2020-12-22T22:07:00Z">
            <w:rPr>
              <w:ins w:id="5855" w:author="Marco Petri" w:date="2020-12-22T22:05:00Z"/>
              <w:rFonts w:ascii="Courier New" w:eastAsia="Times New Roman" w:hAnsi="Courier New" w:cs="Courier New"/>
              <w:color w:val="000000"/>
              <w:sz w:val="20"/>
              <w:szCs w:val="20"/>
              <w:lang w:val="en-GB" w:eastAsia="en-GB"/>
            </w:rPr>
          </w:rPrChange>
        </w:rPr>
      </w:pPr>
      <w:ins w:id="5856" w:author="Marco Petri" w:date="2020-12-22T22:05:00Z">
        <w:r w:rsidRPr="00FE56D0">
          <w:rPr>
            <w:rFonts w:ascii="Courier New" w:eastAsia="Times New Roman" w:hAnsi="Courier New" w:cs="Courier New"/>
            <w:b/>
            <w:bCs/>
            <w:color w:val="0000FF"/>
            <w:sz w:val="16"/>
            <w:szCs w:val="16"/>
            <w:lang w:val="en-GB" w:eastAsia="en-GB"/>
            <w:rPrChange w:id="5857"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858" w:author="Marco Petri" w:date="2020-12-22T22:07:00Z">
              <w:rPr>
                <w:rFonts w:ascii="Courier New" w:eastAsia="Times New Roman" w:hAnsi="Courier New" w:cs="Courier New"/>
                <w:color w:val="000000"/>
                <w:sz w:val="20"/>
                <w:szCs w:val="20"/>
                <w:lang w:val="en-GB" w:eastAsia="en-GB"/>
              </w:rPr>
            </w:rPrChange>
          </w:rPr>
          <w:t xml:space="preserve"> deleteAVisit  </w:t>
        </w:r>
        <w:r w:rsidRPr="00FE56D0">
          <w:rPr>
            <w:rFonts w:ascii="Courier New" w:eastAsia="Times New Roman" w:hAnsi="Courier New" w:cs="Courier New"/>
            <w:b/>
            <w:bCs/>
            <w:color w:val="0000FF"/>
            <w:sz w:val="16"/>
            <w:szCs w:val="16"/>
            <w:lang w:val="en-GB" w:eastAsia="en-GB"/>
            <w:rPrChange w:id="5859"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86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861"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862" w:author="Marco Petri" w:date="2020-12-22T22:07:00Z">
              <w:rPr>
                <w:rFonts w:ascii="Courier New" w:eastAsia="Times New Roman" w:hAnsi="Courier New" w:cs="Courier New"/>
                <w:color w:val="000000"/>
                <w:sz w:val="20"/>
                <w:szCs w:val="20"/>
                <w:lang w:val="en-GB" w:eastAsia="en-GB"/>
              </w:rPr>
            </w:rPrChange>
          </w:rPr>
          <w:t xml:space="preserve"> but</w:t>
        </w:r>
      </w:ins>
    </w:p>
    <w:p w14:paraId="73E218EC" w14:textId="77777777" w:rsidR="00E250F6" w:rsidRPr="00FE56D0" w:rsidRDefault="00E250F6" w:rsidP="00E250F6">
      <w:pPr>
        <w:shd w:val="clear" w:color="auto" w:fill="FFFFFF"/>
        <w:spacing w:line="240" w:lineRule="auto"/>
        <w:jc w:val="left"/>
        <w:rPr>
          <w:ins w:id="5863" w:author="Marco Petri" w:date="2020-12-22T22:05:00Z"/>
          <w:rFonts w:ascii="Courier New" w:eastAsia="Times New Roman" w:hAnsi="Courier New" w:cs="Courier New"/>
          <w:color w:val="000000"/>
          <w:sz w:val="16"/>
          <w:szCs w:val="16"/>
          <w:lang w:val="en-GB" w:eastAsia="en-GB"/>
          <w:rPrChange w:id="5864" w:author="Marco Petri" w:date="2020-12-22T22:07:00Z">
            <w:rPr>
              <w:ins w:id="5865" w:author="Marco Petri" w:date="2020-12-22T22:05:00Z"/>
              <w:rFonts w:ascii="Courier New" w:eastAsia="Times New Roman" w:hAnsi="Courier New" w:cs="Courier New"/>
              <w:color w:val="000000"/>
              <w:sz w:val="20"/>
              <w:szCs w:val="20"/>
              <w:lang w:val="en-GB" w:eastAsia="en-GB"/>
            </w:rPr>
          </w:rPrChange>
        </w:rPr>
      </w:pPr>
      <w:ins w:id="5866" w:author="Marco Petri" w:date="2020-12-22T22:05:00Z">
        <w:r w:rsidRPr="00FE56D0">
          <w:rPr>
            <w:rFonts w:ascii="Courier New" w:eastAsia="Times New Roman" w:hAnsi="Courier New" w:cs="Courier New"/>
            <w:color w:val="000000"/>
            <w:sz w:val="16"/>
            <w:szCs w:val="16"/>
            <w:lang w:val="en-GB" w:eastAsia="en-GB"/>
            <w:rPrChange w:id="5867"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68"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869"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870"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871"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872"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873"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43E31783" w14:textId="77777777" w:rsidR="00E250F6" w:rsidRPr="00FE56D0" w:rsidRDefault="00E250F6" w:rsidP="00E250F6">
      <w:pPr>
        <w:shd w:val="clear" w:color="auto" w:fill="FFFFFF"/>
        <w:spacing w:line="240" w:lineRule="auto"/>
        <w:jc w:val="left"/>
        <w:rPr>
          <w:ins w:id="5874" w:author="Marco Petri" w:date="2020-12-22T22:05:00Z"/>
          <w:rFonts w:ascii="Courier New" w:eastAsia="Times New Roman" w:hAnsi="Courier New" w:cs="Courier New"/>
          <w:color w:val="000000"/>
          <w:sz w:val="16"/>
          <w:szCs w:val="16"/>
          <w:lang w:val="en-GB" w:eastAsia="en-GB"/>
          <w:rPrChange w:id="5875" w:author="Marco Petri" w:date="2020-12-22T22:07:00Z">
            <w:rPr>
              <w:ins w:id="5876" w:author="Marco Petri" w:date="2020-12-22T22:05:00Z"/>
              <w:rFonts w:ascii="Courier New" w:eastAsia="Times New Roman" w:hAnsi="Courier New" w:cs="Courier New"/>
              <w:color w:val="000000"/>
              <w:sz w:val="20"/>
              <w:szCs w:val="20"/>
              <w:lang w:val="en-GB" w:eastAsia="en-GB"/>
            </w:rPr>
          </w:rPrChange>
        </w:rPr>
      </w:pPr>
      <w:ins w:id="5877" w:author="Marco Petri" w:date="2020-12-22T22:05:00Z">
        <w:r w:rsidRPr="00FE56D0">
          <w:rPr>
            <w:rFonts w:ascii="Courier New" w:eastAsia="Times New Roman" w:hAnsi="Courier New" w:cs="Courier New"/>
            <w:color w:val="000000"/>
            <w:sz w:val="16"/>
            <w:szCs w:val="16"/>
            <w:lang w:val="en-GB" w:eastAsia="en-GB"/>
            <w:rPrChange w:id="5878"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79" w:author="Marco Petri" w:date="2020-12-22T22:07:00Z">
              <w:rPr>
                <w:rFonts w:ascii="Courier New" w:eastAsia="Times New Roman" w:hAnsi="Courier New" w:cs="Courier New"/>
                <w:color w:val="FF0000"/>
                <w:sz w:val="20"/>
                <w:szCs w:val="20"/>
                <w:lang w:val="en-GB" w:eastAsia="en-GB"/>
              </w:rPr>
            </w:rPrChange>
          </w:rPr>
          <w:t>5</w:t>
        </w:r>
        <w:r w:rsidRPr="00FE56D0">
          <w:rPr>
            <w:rFonts w:ascii="Courier New" w:eastAsia="Times New Roman" w:hAnsi="Courier New" w:cs="Courier New"/>
            <w:color w:val="000000"/>
            <w:sz w:val="16"/>
            <w:szCs w:val="16"/>
            <w:lang w:val="en-GB" w:eastAsia="en-GB"/>
            <w:rPrChange w:id="5880"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881"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882" w:author="Marco Petri" w:date="2020-12-22T22:07:00Z">
              <w:rPr>
                <w:rFonts w:ascii="Courier New" w:eastAsia="Times New Roman" w:hAnsi="Courier New" w:cs="Courier New"/>
                <w:color w:val="000000"/>
                <w:sz w:val="20"/>
                <w:szCs w:val="20"/>
                <w:lang w:val="en-GB" w:eastAsia="en-GB"/>
              </w:rPr>
            </w:rPrChange>
          </w:rPr>
          <w:t xml:space="preserve"> CheckpointController, exactly </w:t>
        </w:r>
        <w:r w:rsidRPr="00FE56D0">
          <w:rPr>
            <w:rFonts w:ascii="Courier New" w:eastAsia="Times New Roman" w:hAnsi="Courier New" w:cs="Courier New"/>
            <w:color w:val="FF0000"/>
            <w:sz w:val="16"/>
            <w:szCs w:val="16"/>
            <w:lang w:val="en-GB" w:eastAsia="en-GB"/>
            <w:rPrChange w:id="5883" w:author="Marco Petri" w:date="2020-12-22T22:07:00Z">
              <w:rPr>
                <w:rFonts w:ascii="Courier New" w:eastAsia="Times New Roman" w:hAnsi="Courier New" w:cs="Courier New"/>
                <w:color w:val="FF0000"/>
                <w:sz w:val="20"/>
                <w:szCs w:val="20"/>
                <w:lang w:val="en-GB" w:eastAsia="en-GB"/>
              </w:rPr>
            </w:rPrChange>
          </w:rPr>
          <w:t>3</w:t>
        </w:r>
        <w:r w:rsidRPr="00FE56D0">
          <w:rPr>
            <w:rFonts w:ascii="Courier New" w:eastAsia="Times New Roman" w:hAnsi="Courier New" w:cs="Courier New"/>
            <w:color w:val="000000"/>
            <w:sz w:val="16"/>
            <w:szCs w:val="16"/>
            <w:lang w:val="en-GB" w:eastAsia="en-GB"/>
            <w:rPrChange w:id="5884" w:author="Marco Petri" w:date="2020-12-22T22:07:00Z">
              <w:rPr>
                <w:rFonts w:ascii="Courier New" w:eastAsia="Times New Roman" w:hAnsi="Courier New" w:cs="Courier New"/>
                <w:color w:val="000000"/>
                <w:sz w:val="20"/>
                <w:szCs w:val="20"/>
                <w:lang w:val="en-GB" w:eastAsia="en-GB"/>
              </w:rPr>
            </w:rPrChange>
          </w:rPr>
          <w:t xml:space="preserve"> Booking,</w:t>
        </w:r>
      </w:ins>
    </w:p>
    <w:p w14:paraId="7A09C724" w14:textId="77777777" w:rsidR="00E250F6" w:rsidRPr="00FE56D0" w:rsidRDefault="00E250F6" w:rsidP="00E250F6">
      <w:pPr>
        <w:shd w:val="clear" w:color="auto" w:fill="FFFFFF"/>
        <w:spacing w:line="240" w:lineRule="auto"/>
        <w:jc w:val="left"/>
        <w:rPr>
          <w:ins w:id="5885" w:author="Marco Petri" w:date="2020-12-22T22:05:00Z"/>
          <w:rFonts w:ascii="Courier New" w:eastAsia="Times New Roman" w:hAnsi="Courier New" w:cs="Courier New"/>
          <w:color w:val="000000"/>
          <w:sz w:val="16"/>
          <w:szCs w:val="16"/>
          <w:lang w:val="en-GB" w:eastAsia="en-GB"/>
          <w:rPrChange w:id="5886" w:author="Marco Petri" w:date="2020-12-22T22:07:00Z">
            <w:rPr>
              <w:ins w:id="5887" w:author="Marco Petri" w:date="2020-12-22T22:05:00Z"/>
              <w:rFonts w:ascii="Courier New" w:eastAsia="Times New Roman" w:hAnsi="Courier New" w:cs="Courier New"/>
              <w:color w:val="000000"/>
              <w:sz w:val="20"/>
              <w:szCs w:val="20"/>
              <w:lang w:val="en-GB" w:eastAsia="en-GB"/>
            </w:rPr>
          </w:rPrChange>
        </w:rPr>
      </w:pPr>
      <w:ins w:id="5888" w:author="Marco Petri" w:date="2020-12-22T22:05:00Z">
        <w:r w:rsidRPr="00FE56D0">
          <w:rPr>
            <w:rFonts w:ascii="Courier New" w:eastAsia="Times New Roman" w:hAnsi="Courier New" w:cs="Courier New"/>
            <w:color w:val="000000"/>
            <w:sz w:val="16"/>
            <w:szCs w:val="16"/>
            <w:lang w:val="en-GB" w:eastAsia="en-GB"/>
            <w:rPrChange w:id="5889"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890" w:author="Marco Petri" w:date="2020-12-22T22:07:00Z">
              <w:rPr>
                <w:rFonts w:ascii="Courier New" w:eastAsia="Times New Roman" w:hAnsi="Courier New" w:cs="Courier New"/>
                <w:color w:val="FF0000"/>
                <w:sz w:val="20"/>
                <w:szCs w:val="20"/>
                <w:lang w:val="en-GB" w:eastAsia="en-GB"/>
              </w:rPr>
            </w:rPrChange>
          </w:rPr>
          <w:t>3</w:t>
        </w:r>
        <w:r w:rsidRPr="00FE56D0">
          <w:rPr>
            <w:rFonts w:ascii="Courier New" w:eastAsia="Times New Roman" w:hAnsi="Courier New" w:cs="Courier New"/>
            <w:color w:val="000000"/>
            <w:sz w:val="16"/>
            <w:szCs w:val="16"/>
            <w:lang w:val="en-GB" w:eastAsia="en-GB"/>
            <w:rPrChange w:id="5891" w:author="Marco Petri" w:date="2020-12-22T22:07:00Z">
              <w:rPr>
                <w:rFonts w:ascii="Courier New" w:eastAsia="Times New Roman" w:hAnsi="Courier New" w:cs="Courier New"/>
                <w:color w:val="000000"/>
                <w:sz w:val="20"/>
                <w:szCs w:val="20"/>
                <w:lang w:val="en-GB" w:eastAsia="en-GB"/>
              </w:rPr>
            </w:rPrChange>
          </w:rPr>
          <w:t xml:space="preserve"> BookingTicket</w:t>
        </w:r>
      </w:ins>
    </w:p>
    <w:p w14:paraId="6429A603" w14:textId="77777777" w:rsidR="00E250F6" w:rsidRPr="00FE56D0" w:rsidRDefault="00E250F6" w:rsidP="00E250F6">
      <w:pPr>
        <w:shd w:val="clear" w:color="auto" w:fill="FFFFFF"/>
        <w:spacing w:line="240" w:lineRule="auto"/>
        <w:jc w:val="left"/>
        <w:rPr>
          <w:ins w:id="5892" w:author="Marco Petri" w:date="2020-12-22T22:05:00Z"/>
          <w:rFonts w:ascii="Courier New" w:eastAsia="Times New Roman" w:hAnsi="Courier New" w:cs="Courier New"/>
          <w:color w:val="000000"/>
          <w:sz w:val="16"/>
          <w:szCs w:val="16"/>
          <w:lang w:val="en-GB" w:eastAsia="en-GB"/>
          <w:rPrChange w:id="5893" w:author="Marco Petri" w:date="2020-12-22T22:07:00Z">
            <w:rPr>
              <w:ins w:id="5894" w:author="Marco Petri" w:date="2020-12-22T22:05:00Z"/>
              <w:rFonts w:ascii="Courier New" w:eastAsia="Times New Roman" w:hAnsi="Courier New" w:cs="Courier New"/>
              <w:color w:val="000000"/>
              <w:sz w:val="20"/>
              <w:szCs w:val="20"/>
              <w:lang w:val="en-GB" w:eastAsia="en-GB"/>
            </w:rPr>
          </w:rPrChange>
        </w:rPr>
      </w:pPr>
      <w:ins w:id="5895" w:author="Marco Petri" w:date="2020-12-22T22:05:00Z">
        <w:r w:rsidRPr="00FE56D0">
          <w:rPr>
            <w:rFonts w:ascii="Courier New" w:eastAsia="Times New Roman" w:hAnsi="Courier New" w:cs="Courier New"/>
            <w:b/>
            <w:bCs/>
            <w:color w:val="0000FF"/>
            <w:sz w:val="16"/>
            <w:szCs w:val="16"/>
            <w:lang w:val="en-GB" w:eastAsia="en-GB"/>
            <w:rPrChange w:id="5896"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897" w:author="Marco Petri" w:date="2020-12-22T22:07:00Z">
              <w:rPr>
                <w:rFonts w:ascii="Courier New" w:eastAsia="Times New Roman" w:hAnsi="Courier New" w:cs="Courier New"/>
                <w:color w:val="000000"/>
                <w:sz w:val="20"/>
                <w:szCs w:val="20"/>
                <w:lang w:val="en-GB" w:eastAsia="en-GB"/>
              </w:rPr>
            </w:rPrChange>
          </w:rPr>
          <w:t xml:space="preserve"> enterStoreQueue </w:t>
        </w:r>
        <w:r w:rsidRPr="00FE56D0">
          <w:rPr>
            <w:rFonts w:ascii="Courier New" w:eastAsia="Times New Roman" w:hAnsi="Courier New" w:cs="Courier New"/>
            <w:b/>
            <w:bCs/>
            <w:color w:val="0000FF"/>
            <w:sz w:val="16"/>
            <w:szCs w:val="16"/>
            <w:lang w:val="en-GB" w:eastAsia="en-GB"/>
            <w:rPrChange w:id="5898"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899"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900"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901" w:author="Marco Petri" w:date="2020-12-22T22:07:00Z">
              <w:rPr>
                <w:rFonts w:ascii="Courier New" w:eastAsia="Times New Roman" w:hAnsi="Courier New" w:cs="Courier New"/>
                <w:color w:val="000000"/>
                <w:sz w:val="20"/>
                <w:szCs w:val="20"/>
                <w:lang w:val="en-GB" w:eastAsia="en-GB"/>
              </w:rPr>
            </w:rPrChange>
          </w:rPr>
          <w:t xml:space="preserve"> but</w:t>
        </w:r>
      </w:ins>
    </w:p>
    <w:p w14:paraId="2CD2BDB2" w14:textId="77777777" w:rsidR="00E250F6" w:rsidRPr="00FE56D0" w:rsidRDefault="00E250F6" w:rsidP="00E250F6">
      <w:pPr>
        <w:shd w:val="clear" w:color="auto" w:fill="FFFFFF"/>
        <w:spacing w:line="240" w:lineRule="auto"/>
        <w:jc w:val="left"/>
        <w:rPr>
          <w:ins w:id="5902" w:author="Marco Petri" w:date="2020-12-22T22:05:00Z"/>
          <w:rFonts w:ascii="Courier New" w:eastAsia="Times New Roman" w:hAnsi="Courier New" w:cs="Courier New"/>
          <w:color w:val="000000"/>
          <w:sz w:val="16"/>
          <w:szCs w:val="16"/>
          <w:lang w:val="en-GB" w:eastAsia="en-GB"/>
          <w:rPrChange w:id="5903" w:author="Marco Petri" w:date="2020-12-22T22:07:00Z">
            <w:rPr>
              <w:ins w:id="5904" w:author="Marco Petri" w:date="2020-12-22T22:05:00Z"/>
              <w:rFonts w:ascii="Courier New" w:eastAsia="Times New Roman" w:hAnsi="Courier New" w:cs="Courier New"/>
              <w:color w:val="000000"/>
              <w:sz w:val="20"/>
              <w:szCs w:val="20"/>
              <w:lang w:val="en-GB" w:eastAsia="en-GB"/>
            </w:rPr>
          </w:rPrChange>
        </w:rPr>
      </w:pPr>
      <w:ins w:id="5905" w:author="Marco Petri" w:date="2020-12-22T22:05:00Z">
        <w:r w:rsidRPr="00FE56D0">
          <w:rPr>
            <w:rFonts w:ascii="Courier New" w:eastAsia="Times New Roman" w:hAnsi="Courier New" w:cs="Courier New"/>
            <w:color w:val="000000"/>
            <w:sz w:val="16"/>
            <w:szCs w:val="16"/>
            <w:lang w:val="en-GB" w:eastAsia="en-GB"/>
            <w:rPrChange w:id="5906"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07"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908"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909"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910"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911"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912"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2BC43221" w14:textId="77777777" w:rsidR="00E250F6" w:rsidRPr="00FE56D0" w:rsidRDefault="00E250F6" w:rsidP="00E250F6">
      <w:pPr>
        <w:shd w:val="clear" w:color="auto" w:fill="FFFFFF"/>
        <w:spacing w:line="240" w:lineRule="auto"/>
        <w:jc w:val="left"/>
        <w:rPr>
          <w:ins w:id="5913" w:author="Marco Petri" w:date="2020-12-22T22:05:00Z"/>
          <w:rFonts w:ascii="Courier New" w:eastAsia="Times New Roman" w:hAnsi="Courier New" w:cs="Courier New"/>
          <w:color w:val="000000"/>
          <w:sz w:val="16"/>
          <w:szCs w:val="16"/>
          <w:lang w:val="en-GB" w:eastAsia="en-GB"/>
          <w:rPrChange w:id="5914" w:author="Marco Petri" w:date="2020-12-22T22:07:00Z">
            <w:rPr>
              <w:ins w:id="5915" w:author="Marco Petri" w:date="2020-12-22T22:05:00Z"/>
              <w:rFonts w:ascii="Courier New" w:eastAsia="Times New Roman" w:hAnsi="Courier New" w:cs="Courier New"/>
              <w:color w:val="000000"/>
              <w:sz w:val="20"/>
              <w:szCs w:val="20"/>
              <w:lang w:val="en-GB" w:eastAsia="en-GB"/>
            </w:rPr>
          </w:rPrChange>
        </w:rPr>
      </w:pPr>
      <w:ins w:id="5916" w:author="Marco Petri" w:date="2020-12-22T22:05:00Z">
        <w:r w:rsidRPr="00FE56D0">
          <w:rPr>
            <w:rFonts w:ascii="Courier New" w:eastAsia="Times New Roman" w:hAnsi="Courier New" w:cs="Courier New"/>
            <w:color w:val="000000"/>
            <w:sz w:val="16"/>
            <w:szCs w:val="16"/>
            <w:lang w:val="en-GB" w:eastAsia="en-GB"/>
            <w:rPrChange w:id="5917"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18"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919"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920"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921" w:author="Marco Petri" w:date="2020-12-22T22:07:00Z">
              <w:rPr>
                <w:rFonts w:ascii="Courier New" w:eastAsia="Times New Roman" w:hAnsi="Courier New" w:cs="Courier New"/>
                <w:color w:val="000000"/>
                <w:sz w:val="20"/>
                <w:szCs w:val="20"/>
                <w:lang w:val="en-GB" w:eastAsia="en-GB"/>
              </w:rPr>
            </w:rPrChange>
          </w:rPr>
          <w:t xml:space="preserve"> CheckpointController, exactly </w:t>
        </w:r>
        <w:r w:rsidRPr="00FE56D0">
          <w:rPr>
            <w:rFonts w:ascii="Courier New" w:eastAsia="Times New Roman" w:hAnsi="Courier New" w:cs="Courier New"/>
            <w:color w:val="FF0000"/>
            <w:sz w:val="16"/>
            <w:szCs w:val="16"/>
            <w:lang w:val="en-GB" w:eastAsia="en-GB"/>
            <w:rPrChange w:id="5922"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923" w:author="Marco Petri" w:date="2020-12-22T22:07:00Z">
              <w:rPr>
                <w:rFonts w:ascii="Courier New" w:eastAsia="Times New Roman" w:hAnsi="Courier New" w:cs="Courier New"/>
                <w:color w:val="000000"/>
                <w:sz w:val="20"/>
                <w:szCs w:val="20"/>
                <w:lang w:val="en-GB" w:eastAsia="en-GB"/>
              </w:rPr>
            </w:rPrChange>
          </w:rPr>
          <w:t xml:space="preserve"> Customer</w:t>
        </w:r>
      </w:ins>
    </w:p>
    <w:p w14:paraId="20C3D503" w14:textId="77777777" w:rsidR="00E250F6" w:rsidRPr="00FE56D0" w:rsidRDefault="00E250F6" w:rsidP="00E250F6">
      <w:pPr>
        <w:shd w:val="clear" w:color="auto" w:fill="FFFFFF"/>
        <w:spacing w:line="240" w:lineRule="auto"/>
        <w:jc w:val="left"/>
        <w:rPr>
          <w:ins w:id="5924" w:author="Marco Petri" w:date="2020-12-22T22:05:00Z"/>
          <w:rFonts w:ascii="Courier New" w:eastAsia="Times New Roman" w:hAnsi="Courier New" w:cs="Courier New"/>
          <w:color w:val="000000"/>
          <w:sz w:val="16"/>
          <w:szCs w:val="16"/>
          <w:lang w:val="en-GB" w:eastAsia="en-GB"/>
          <w:rPrChange w:id="5925" w:author="Marco Petri" w:date="2020-12-22T22:07:00Z">
            <w:rPr>
              <w:ins w:id="5926" w:author="Marco Petri" w:date="2020-12-22T22:05:00Z"/>
              <w:rFonts w:ascii="Courier New" w:eastAsia="Times New Roman" w:hAnsi="Courier New" w:cs="Courier New"/>
              <w:color w:val="000000"/>
              <w:sz w:val="20"/>
              <w:szCs w:val="20"/>
              <w:lang w:val="en-GB" w:eastAsia="en-GB"/>
            </w:rPr>
          </w:rPrChange>
        </w:rPr>
      </w:pPr>
      <w:ins w:id="5927" w:author="Marco Petri" w:date="2020-12-22T22:05:00Z">
        <w:r w:rsidRPr="00FE56D0">
          <w:rPr>
            <w:rFonts w:ascii="Courier New" w:eastAsia="Times New Roman" w:hAnsi="Courier New" w:cs="Courier New"/>
            <w:b/>
            <w:bCs/>
            <w:color w:val="0000FF"/>
            <w:sz w:val="16"/>
            <w:szCs w:val="16"/>
            <w:lang w:val="en-GB" w:eastAsia="en-GB"/>
            <w:rPrChange w:id="5928"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929" w:author="Marco Petri" w:date="2020-12-22T22:07:00Z">
              <w:rPr>
                <w:rFonts w:ascii="Courier New" w:eastAsia="Times New Roman" w:hAnsi="Courier New" w:cs="Courier New"/>
                <w:color w:val="000000"/>
                <w:sz w:val="20"/>
                <w:szCs w:val="20"/>
                <w:lang w:val="en-GB" w:eastAsia="en-GB"/>
              </w:rPr>
            </w:rPrChange>
          </w:rPr>
          <w:t xml:space="preserve"> enterStoreBooking </w:t>
        </w:r>
        <w:r w:rsidRPr="00FE56D0">
          <w:rPr>
            <w:rFonts w:ascii="Courier New" w:eastAsia="Times New Roman" w:hAnsi="Courier New" w:cs="Courier New"/>
            <w:b/>
            <w:bCs/>
            <w:color w:val="0000FF"/>
            <w:sz w:val="16"/>
            <w:szCs w:val="16"/>
            <w:lang w:val="en-GB" w:eastAsia="en-GB"/>
            <w:rPrChange w:id="5930"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931"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932"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933" w:author="Marco Petri" w:date="2020-12-22T22:07:00Z">
              <w:rPr>
                <w:rFonts w:ascii="Courier New" w:eastAsia="Times New Roman" w:hAnsi="Courier New" w:cs="Courier New"/>
                <w:color w:val="000000"/>
                <w:sz w:val="20"/>
                <w:szCs w:val="20"/>
                <w:lang w:val="en-GB" w:eastAsia="en-GB"/>
              </w:rPr>
            </w:rPrChange>
          </w:rPr>
          <w:t xml:space="preserve"> but</w:t>
        </w:r>
      </w:ins>
    </w:p>
    <w:p w14:paraId="13CF9056" w14:textId="77777777" w:rsidR="00E250F6" w:rsidRPr="00FE56D0" w:rsidRDefault="00E250F6" w:rsidP="00E250F6">
      <w:pPr>
        <w:shd w:val="clear" w:color="auto" w:fill="FFFFFF"/>
        <w:spacing w:line="240" w:lineRule="auto"/>
        <w:jc w:val="left"/>
        <w:rPr>
          <w:ins w:id="5934" w:author="Marco Petri" w:date="2020-12-22T22:05:00Z"/>
          <w:rFonts w:ascii="Courier New" w:eastAsia="Times New Roman" w:hAnsi="Courier New" w:cs="Courier New"/>
          <w:color w:val="000000"/>
          <w:sz w:val="16"/>
          <w:szCs w:val="16"/>
          <w:lang w:val="en-GB" w:eastAsia="en-GB"/>
          <w:rPrChange w:id="5935" w:author="Marco Petri" w:date="2020-12-22T22:07:00Z">
            <w:rPr>
              <w:ins w:id="5936" w:author="Marco Petri" w:date="2020-12-22T22:05:00Z"/>
              <w:rFonts w:ascii="Courier New" w:eastAsia="Times New Roman" w:hAnsi="Courier New" w:cs="Courier New"/>
              <w:color w:val="000000"/>
              <w:sz w:val="20"/>
              <w:szCs w:val="20"/>
              <w:lang w:val="en-GB" w:eastAsia="en-GB"/>
            </w:rPr>
          </w:rPrChange>
        </w:rPr>
      </w:pPr>
      <w:ins w:id="5937" w:author="Marco Petri" w:date="2020-12-22T22:05:00Z">
        <w:r w:rsidRPr="00FE56D0">
          <w:rPr>
            <w:rFonts w:ascii="Courier New" w:eastAsia="Times New Roman" w:hAnsi="Courier New" w:cs="Courier New"/>
            <w:color w:val="000000"/>
            <w:sz w:val="16"/>
            <w:szCs w:val="16"/>
            <w:lang w:val="en-GB" w:eastAsia="en-GB"/>
            <w:rPrChange w:id="5938"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39"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940"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941"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942"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943"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944"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1CE0E838" w14:textId="77777777" w:rsidR="00E250F6" w:rsidRPr="00FE56D0" w:rsidRDefault="00E250F6" w:rsidP="00E250F6">
      <w:pPr>
        <w:shd w:val="clear" w:color="auto" w:fill="FFFFFF"/>
        <w:spacing w:line="240" w:lineRule="auto"/>
        <w:jc w:val="left"/>
        <w:rPr>
          <w:ins w:id="5945" w:author="Marco Petri" w:date="2020-12-22T22:05:00Z"/>
          <w:rFonts w:ascii="Courier New" w:eastAsia="Times New Roman" w:hAnsi="Courier New" w:cs="Courier New"/>
          <w:color w:val="000000"/>
          <w:sz w:val="16"/>
          <w:szCs w:val="16"/>
          <w:lang w:val="en-GB" w:eastAsia="en-GB"/>
          <w:rPrChange w:id="5946" w:author="Marco Petri" w:date="2020-12-22T22:07:00Z">
            <w:rPr>
              <w:ins w:id="5947" w:author="Marco Petri" w:date="2020-12-22T22:05:00Z"/>
              <w:rFonts w:ascii="Courier New" w:eastAsia="Times New Roman" w:hAnsi="Courier New" w:cs="Courier New"/>
              <w:color w:val="000000"/>
              <w:sz w:val="20"/>
              <w:szCs w:val="20"/>
              <w:lang w:val="en-GB" w:eastAsia="en-GB"/>
            </w:rPr>
          </w:rPrChange>
        </w:rPr>
      </w:pPr>
      <w:ins w:id="5948" w:author="Marco Petri" w:date="2020-12-22T22:05:00Z">
        <w:r w:rsidRPr="00FE56D0">
          <w:rPr>
            <w:rFonts w:ascii="Courier New" w:eastAsia="Times New Roman" w:hAnsi="Courier New" w:cs="Courier New"/>
            <w:color w:val="000000"/>
            <w:sz w:val="16"/>
            <w:szCs w:val="16"/>
            <w:lang w:val="en-GB" w:eastAsia="en-GB"/>
            <w:rPrChange w:id="5949"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50"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951"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952"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953" w:author="Marco Petri" w:date="2020-12-22T22:07:00Z">
              <w:rPr>
                <w:rFonts w:ascii="Courier New" w:eastAsia="Times New Roman" w:hAnsi="Courier New" w:cs="Courier New"/>
                <w:color w:val="000000"/>
                <w:sz w:val="20"/>
                <w:szCs w:val="20"/>
                <w:lang w:val="en-GB" w:eastAsia="en-GB"/>
              </w:rPr>
            </w:rPrChange>
          </w:rPr>
          <w:t xml:space="preserve"> CheckpointController, exactly </w:t>
        </w:r>
        <w:r w:rsidRPr="00FE56D0">
          <w:rPr>
            <w:rFonts w:ascii="Courier New" w:eastAsia="Times New Roman" w:hAnsi="Courier New" w:cs="Courier New"/>
            <w:color w:val="FF0000"/>
            <w:sz w:val="16"/>
            <w:szCs w:val="16"/>
            <w:lang w:val="en-GB" w:eastAsia="en-GB"/>
            <w:rPrChange w:id="5954" w:author="Marco Petri" w:date="2020-12-22T22:07:00Z">
              <w:rPr>
                <w:rFonts w:ascii="Courier New" w:eastAsia="Times New Roman" w:hAnsi="Courier New" w:cs="Courier New"/>
                <w:color w:val="FF0000"/>
                <w:sz w:val="20"/>
                <w:szCs w:val="20"/>
                <w:lang w:val="en-GB" w:eastAsia="en-GB"/>
              </w:rPr>
            </w:rPrChange>
          </w:rPr>
          <w:t>3</w:t>
        </w:r>
        <w:r w:rsidRPr="00FE56D0">
          <w:rPr>
            <w:rFonts w:ascii="Courier New" w:eastAsia="Times New Roman" w:hAnsi="Courier New" w:cs="Courier New"/>
            <w:color w:val="000000"/>
            <w:sz w:val="16"/>
            <w:szCs w:val="16"/>
            <w:lang w:val="en-GB" w:eastAsia="en-GB"/>
            <w:rPrChange w:id="5955" w:author="Marco Petri" w:date="2020-12-22T22:07:00Z">
              <w:rPr>
                <w:rFonts w:ascii="Courier New" w:eastAsia="Times New Roman" w:hAnsi="Courier New" w:cs="Courier New"/>
                <w:color w:val="000000"/>
                <w:sz w:val="20"/>
                <w:szCs w:val="20"/>
                <w:lang w:val="en-GB" w:eastAsia="en-GB"/>
              </w:rPr>
            </w:rPrChange>
          </w:rPr>
          <w:t xml:space="preserve"> Booking,</w:t>
        </w:r>
      </w:ins>
    </w:p>
    <w:p w14:paraId="7B396FED" w14:textId="77777777" w:rsidR="00E250F6" w:rsidRPr="00FE56D0" w:rsidRDefault="00E250F6" w:rsidP="00E250F6">
      <w:pPr>
        <w:shd w:val="clear" w:color="auto" w:fill="FFFFFF"/>
        <w:spacing w:line="240" w:lineRule="auto"/>
        <w:jc w:val="left"/>
        <w:rPr>
          <w:ins w:id="5956" w:author="Marco Petri" w:date="2020-12-22T22:05:00Z"/>
          <w:rFonts w:ascii="Courier New" w:eastAsia="Times New Roman" w:hAnsi="Courier New" w:cs="Courier New"/>
          <w:color w:val="000000"/>
          <w:sz w:val="16"/>
          <w:szCs w:val="16"/>
          <w:lang w:val="en-GB" w:eastAsia="en-GB"/>
          <w:rPrChange w:id="5957" w:author="Marco Petri" w:date="2020-12-22T22:07:00Z">
            <w:rPr>
              <w:ins w:id="5958" w:author="Marco Petri" w:date="2020-12-22T22:05:00Z"/>
              <w:rFonts w:ascii="Courier New" w:eastAsia="Times New Roman" w:hAnsi="Courier New" w:cs="Courier New"/>
              <w:color w:val="000000"/>
              <w:sz w:val="20"/>
              <w:szCs w:val="20"/>
              <w:lang w:val="en-GB" w:eastAsia="en-GB"/>
            </w:rPr>
          </w:rPrChange>
        </w:rPr>
      </w:pPr>
      <w:ins w:id="5959" w:author="Marco Petri" w:date="2020-12-22T22:05:00Z">
        <w:r w:rsidRPr="00FE56D0">
          <w:rPr>
            <w:rFonts w:ascii="Courier New" w:eastAsia="Times New Roman" w:hAnsi="Courier New" w:cs="Courier New"/>
            <w:color w:val="000000"/>
            <w:sz w:val="16"/>
            <w:szCs w:val="16"/>
            <w:lang w:val="en-GB" w:eastAsia="en-GB"/>
            <w:rPrChange w:id="5960"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61" w:author="Marco Petri" w:date="2020-12-22T22:07:00Z">
              <w:rPr>
                <w:rFonts w:ascii="Courier New" w:eastAsia="Times New Roman" w:hAnsi="Courier New" w:cs="Courier New"/>
                <w:color w:val="FF0000"/>
                <w:sz w:val="20"/>
                <w:szCs w:val="20"/>
                <w:lang w:val="en-GB" w:eastAsia="en-GB"/>
              </w:rPr>
            </w:rPrChange>
          </w:rPr>
          <w:t>3</w:t>
        </w:r>
        <w:r w:rsidRPr="00FE56D0">
          <w:rPr>
            <w:rFonts w:ascii="Courier New" w:eastAsia="Times New Roman" w:hAnsi="Courier New" w:cs="Courier New"/>
            <w:color w:val="000000"/>
            <w:sz w:val="16"/>
            <w:szCs w:val="16"/>
            <w:lang w:val="en-GB" w:eastAsia="en-GB"/>
            <w:rPrChange w:id="5962" w:author="Marco Petri" w:date="2020-12-22T22:07:00Z">
              <w:rPr>
                <w:rFonts w:ascii="Courier New" w:eastAsia="Times New Roman" w:hAnsi="Courier New" w:cs="Courier New"/>
                <w:color w:val="000000"/>
                <w:sz w:val="20"/>
                <w:szCs w:val="20"/>
                <w:lang w:val="en-GB" w:eastAsia="en-GB"/>
              </w:rPr>
            </w:rPrChange>
          </w:rPr>
          <w:t xml:space="preserve"> BookingTicket</w:t>
        </w:r>
      </w:ins>
    </w:p>
    <w:p w14:paraId="6587D127" w14:textId="77777777" w:rsidR="00E250F6" w:rsidRPr="00FE56D0" w:rsidRDefault="00E250F6" w:rsidP="00E250F6">
      <w:pPr>
        <w:shd w:val="clear" w:color="auto" w:fill="FFFFFF"/>
        <w:spacing w:line="240" w:lineRule="auto"/>
        <w:jc w:val="left"/>
        <w:rPr>
          <w:ins w:id="5963" w:author="Marco Petri" w:date="2020-12-22T22:05:00Z"/>
          <w:rFonts w:ascii="Courier New" w:eastAsia="Times New Roman" w:hAnsi="Courier New" w:cs="Courier New"/>
          <w:color w:val="000000"/>
          <w:sz w:val="16"/>
          <w:szCs w:val="16"/>
          <w:lang w:val="en-GB" w:eastAsia="en-GB"/>
          <w:rPrChange w:id="5964" w:author="Marco Petri" w:date="2020-12-22T22:07:00Z">
            <w:rPr>
              <w:ins w:id="5965" w:author="Marco Petri" w:date="2020-12-22T22:05:00Z"/>
              <w:rFonts w:ascii="Courier New" w:eastAsia="Times New Roman" w:hAnsi="Courier New" w:cs="Courier New"/>
              <w:color w:val="000000"/>
              <w:sz w:val="20"/>
              <w:szCs w:val="20"/>
              <w:lang w:val="en-GB" w:eastAsia="en-GB"/>
            </w:rPr>
          </w:rPrChange>
        </w:rPr>
      </w:pPr>
      <w:ins w:id="5966" w:author="Marco Petri" w:date="2020-12-22T22:05:00Z">
        <w:r w:rsidRPr="00FE56D0">
          <w:rPr>
            <w:rFonts w:ascii="Courier New" w:eastAsia="Times New Roman" w:hAnsi="Courier New" w:cs="Courier New"/>
            <w:b/>
            <w:bCs/>
            <w:color w:val="0000FF"/>
            <w:sz w:val="16"/>
            <w:szCs w:val="16"/>
            <w:lang w:val="en-GB" w:eastAsia="en-GB"/>
            <w:rPrChange w:id="5967"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5968" w:author="Marco Petri" w:date="2020-12-22T22:07:00Z">
              <w:rPr>
                <w:rFonts w:ascii="Courier New" w:eastAsia="Times New Roman" w:hAnsi="Courier New" w:cs="Courier New"/>
                <w:color w:val="000000"/>
                <w:sz w:val="20"/>
                <w:szCs w:val="20"/>
                <w:lang w:val="en-GB" w:eastAsia="en-GB"/>
              </w:rPr>
            </w:rPrChange>
          </w:rPr>
          <w:t xml:space="preserve"> leaveStore </w:t>
        </w:r>
        <w:r w:rsidRPr="00FE56D0">
          <w:rPr>
            <w:rFonts w:ascii="Courier New" w:eastAsia="Times New Roman" w:hAnsi="Courier New" w:cs="Courier New"/>
            <w:b/>
            <w:bCs/>
            <w:color w:val="0000FF"/>
            <w:sz w:val="16"/>
            <w:szCs w:val="16"/>
            <w:lang w:val="en-GB" w:eastAsia="en-GB"/>
            <w:rPrChange w:id="5969"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5970"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5971"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5972" w:author="Marco Petri" w:date="2020-12-22T22:07:00Z">
              <w:rPr>
                <w:rFonts w:ascii="Courier New" w:eastAsia="Times New Roman" w:hAnsi="Courier New" w:cs="Courier New"/>
                <w:color w:val="000000"/>
                <w:sz w:val="20"/>
                <w:szCs w:val="20"/>
                <w:lang w:val="en-GB" w:eastAsia="en-GB"/>
              </w:rPr>
            </w:rPrChange>
          </w:rPr>
          <w:t xml:space="preserve"> but</w:t>
        </w:r>
      </w:ins>
    </w:p>
    <w:p w14:paraId="266FC153" w14:textId="77777777" w:rsidR="00E250F6" w:rsidRPr="00FE56D0" w:rsidRDefault="00E250F6" w:rsidP="00E250F6">
      <w:pPr>
        <w:shd w:val="clear" w:color="auto" w:fill="FFFFFF"/>
        <w:spacing w:line="240" w:lineRule="auto"/>
        <w:jc w:val="left"/>
        <w:rPr>
          <w:ins w:id="5973" w:author="Marco Petri" w:date="2020-12-22T22:05:00Z"/>
          <w:rFonts w:ascii="Courier New" w:eastAsia="Times New Roman" w:hAnsi="Courier New" w:cs="Courier New"/>
          <w:color w:val="000000"/>
          <w:sz w:val="16"/>
          <w:szCs w:val="16"/>
          <w:lang w:val="en-GB" w:eastAsia="en-GB"/>
          <w:rPrChange w:id="5974" w:author="Marco Petri" w:date="2020-12-22T22:07:00Z">
            <w:rPr>
              <w:ins w:id="5975" w:author="Marco Petri" w:date="2020-12-22T22:05:00Z"/>
              <w:rFonts w:ascii="Courier New" w:eastAsia="Times New Roman" w:hAnsi="Courier New" w:cs="Courier New"/>
              <w:color w:val="000000"/>
              <w:sz w:val="20"/>
              <w:szCs w:val="20"/>
              <w:lang w:val="en-GB" w:eastAsia="en-GB"/>
            </w:rPr>
          </w:rPrChange>
        </w:rPr>
      </w:pPr>
      <w:ins w:id="5976" w:author="Marco Petri" w:date="2020-12-22T22:05:00Z">
        <w:r w:rsidRPr="00FE56D0">
          <w:rPr>
            <w:rFonts w:ascii="Courier New" w:eastAsia="Times New Roman" w:hAnsi="Courier New" w:cs="Courier New"/>
            <w:color w:val="000000"/>
            <w:sz w:val="16"/>
            <w:szCs w:val="16"/>
            <w:lang w:val="en-GB" w:eastAsia="en-GB"/>
            <w:rPrChange w:id="5977"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78"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979"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5980"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5981"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5982"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5983"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2858662B" w14:textId="77777777" w:rsidR="00E250F6" w:rsidRPr="00FE56D0" w:rsidRDefault="00E250F6" w:rsidP="00E250F6">
      <w:pPr>
        <w:shd w:val="clear" w:color="auto" w:fill="FFFFFF"/>
        <w:spacing w:line="240" w:lineRule="auto"/>
        <w:jc w:val="left"/>
        <w:rPr>
          <w:ins w:id="5984" w:author="Marco Petri" w:date="2020-12-22T22:05:00Z"/>
          <w:rFonts w:ascii="Courier New" w:eastAsia="Times New Roman" w:hAnsi="Courier New" w:cs="Courier New"/>
          <w:color w:val="000000"/>
          <w:sz w:val="16"/>
          <w:szCs w:val="16"/>
          <w:lang w:val="en-GB" w:eastAsia="en-GB"/>
          <w:rPrChange w:id="5985" w:author="Marco Petri" w:date="2020-12-22T22:07:00Z">
            <w:rPr>
              <w:ins w:id="5986" w:author="Marco Petri" w:date="2020-12-22T22:05:00Z"/>
              <w:rFonts w:ascii="Courier New" w:eastAsia="Times New Roman" w:hAnsi="Courier New" w:cs="Courier New"/>
              <w:color w:val="000000"/>
              <w:sz w:val="20"/>
              <w:szCs w:val="20"/>
              <w:lang w:val="en-GB" w:eastAsia="en-GB"/>
            </w:rPr>
          </w:rPrChange>
        </w:rPr>
      </w:pPr>
      <w:ins w:id="5987" w:author="Marco Petri" w:date="2020-12-22T22:05:00Z">
        <w:r w:rsidRPr="00FE56D0">
          <w:rPr>
            <w:rFonts w:ascii="Courier New" w:eastAsia="Times New Roman" w:hAnsi="Courier New" w:cs="Courier New"/>
            <w:color w:val="000000"/>
            <w:sz w:val="16"/>
            <w:szCs w:val="16"/>
            <w:lang w:val="en-GB" w:eastAsia="en-GB"/>
            <w:rPrChange w:id="5988"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5989"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990"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5991"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5992" w:author="Marco Petri" w:date="2020-12-22T22:07:00Z">
              <w:rPr>
                <w:rFonts w:ascii="Courier New" w:eastAsia="Times New Roman" w:hAnsi="Courier New" w:cs="Courier New"/>
                <w:color w:val="000000"/>
                <w:sz w:val="20"/>
                <w:szCs w:val="20"/>
                <w:lang w:val="en-GB" w:eastAsia="en-GB"/>
              </w:rPr>
            </w:rPrChange>
          </w:rPr>
          <w:t xml:space="preserve"> CheckpointController, exactly </w:t>
        </w:r>
        <w:r w:rsidRPr="00FE56D0">
          <w:rPr>
            <w:rFonts w:ascii="Courier New" w:eastAsia="Times New Roman" w:hAnsi="Courier New" w:cs="Courier New"/>
            <w:color w:val="FF0000"/>
            <w:sz w:val="16"/>
            <w:szCs w:val="16"/>
            <w:lang w:val="en-GB" w:eastAsia="en-GB"/>
            <w:rPrChange w:id="5993"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5994" w:author="Marco Petri" w:date="2020-12-22T22:07:00Z">
              <w:rPr>
                <w:rFonts w:ascii="Courier New" w:eastAsia="Times New Roman" w:hAnsi="Courier New" w:cs="Courier New"/>
                <w:color w:val="000000"/>
                <w:sz w:val="20"/>
                <w:szCs w:val="20"/>
                <w:lang w:val="en-GB" w:eastAsia="en-GB"/>
              </w:rPr>
            </w:rPrChange>
          </w:rPr>
          <w:t xml:space="preserve"> Customer</w:t>
        </w:r>
      </w:ins>
    </w:p>
    <w:p w14:paraId="6254515E" w14:textId="77777777" w:rsidR="00E250F6" w:rsidRPr="00FE56D0" w:rsidRDefault="00E250F6" w:rsidP="00E250F6">
      <w:pPr>
        <w:shd w:val="clear" w:color="auto" w:fill="FFFFFF"/>
        <w:spacing w:line="240" w:lineRule="auto"/>
        <w:jc w:val="left"/>
        <w:rPr>
          <w:ins w:id="5995" w:author="Marco Petri" w:date="2020-12-22T22:05:00Z"/>
          <w:rFonts w:ascii="Courier New" w:eastAsia="Times New Roman" w:hAnsi="Courier New" w:cs="Courier New"/>
          <w:color w:val="000000"/>
          <w:sz w:val="16"/>
          <w:szCs w:val="16"/>
          <w:lang w:val="en-GB" w:eastAsia="en-GB"/>
          <w:rPrChange w:id="5996" w:author="Marco Petri" w:date="2020-12-22T22:07:00Z">
            <w:rPr>
              <w:ins w:id="5997" w:author="Marco Petri" w:date="2020-12-22T22:05:00Z"/>
              <w:rFonts w:ascii="Courier New" w:eastAsia="Times New Roman" w:hAnsi="Courier New" w:cs="Courier New"/>
              <w:color w:val="000000"/>
              <w:sz w:val="20"/>
              <w:szCs w:val="20"/>
              <w:lang w:val="en-GB" w:eastAsia="en-GB"/>
            </w:rPr>
          </w:rPrChange>
        </w:rPr>
      </w:pPr>
      <w:ins w:id="5998" w:author="Marco Petri" w:date="2020-12-22T22:05:00Z">
        <w:r w:rsidRPr="00FE56D0">
          <w:rPr>
            <w:rFonts w:ascii="Courier New" w:eastAsia="Times New Roman" w:hAnsi="Courier New" w:cs="Courier New"/>
            <w:b/>
            <w:bCs/>
            <w:color w:val="0000FF"/>
            <w:sz w:val="16"/>
            <w:szCs w:val="16"/>
            <w:lang w:val="en-GB" w:eastAsia="en-GB"/>
            <w:rPrChange w:id="5999" w:author="Marco Petri" w:date="2020-12-22T22:07:00Z">
              <w:rPr>
                <w:rFonts w:ascii="Courier New" w:eastAsia="Times New Roman" w:hAnsi="Courier New" w:cs="Courier New"/>
                <w:b/>
                <w:bCs/>
                <w:color w:val="0000FF"/>
                <w:sz w:val="20"/>
                <w:szCs w:val="20"/>
                <w:lang w:val="en-GB" w:eastAsia="en-GB"/>
              </w:rPr>
            </w:rPrChange>
          </w:rPr>
          <w:t>run</w:t>
        </w:r>
        <w:r w:rsidRPr="00FE56D0">
          <w:rPr>
            <w:rFonts w:ascii="Courier New" w:eastAsia="Times New Roman" w:hAnsi="Courier New" w:cs="Courier New"/>
            <w:color w:val="000000"/>
            <w:sz w:val="16"/>
            <w:szCs w:val="16"/>
            <w:lang w:val="en-GB" w:eastAsia="en-GB"/>
            <w:rPrChange w:id="6000" w:author="Marco Petri" w:date="2020-12-22T22:07:00Z">
              <w:rPr>
                <w:rFonts w:ascii="Courier New" w:eastAsia="Times New Roman" w:hAnsi="Courier New" w:cs="Courier New"/>
                <w:color w:val="000000"/>
                <w:sz w:val="20"/>
                <w:szCs w:val="20"/>
                <w:lang w:val="en-GB" w:eastAsia="en-GB"/>
              </w:rPr>
            </w:rPrChange>
          </w:rPr>
          <w:t xml:space="preserve"> printTicket </w:t>
        </w:r>
        <w:r w:rsidRPr="00FE56D0">
          <w:rPr>
            <w:rFonts w:ascii="Courier New" w:eastAsia="Times New Roman" w:hAnsi="Courier New" w:cs="Courier New"/>
            <w:b/>
            <w:bCs/>
            <w:color w:val="0000FF"/>
            <w:sz w:val="16"/>
            <w:szCs w:val="16"/>
            <w:lang w:val="en-GB" w:eastAsia="en-GB"/>
            <w:rPrChange w:id="6001" w:author="Marco Petri" w:date="2020-12-22T22:07:00Z">
              <w:rPr>
                <w:rFonts w:ascii="Courier New" w:eastAsia="Times New Roman" w:hAnsi="Courier New" w:cs="Courier New"/>
                <w:b/>
                <w:bCs/>
                <w:color w:val="0000FF"/>
                <w:sz w:val="20"/>
                <w:szCs w:val="20"/>
                <w:lang w:val="en-GB" w:eastAsia="en-GB"/>
              </w:rPr>
            </w:rPrChange>
          </w:rPr>
          <w:t>for</w:t>
        </w:r>
        <w:r w:rsidRPr="00FE56D0">
          <w:rPr>
            <w:rFonts w:ascii="Courier New" w:eastAsia="Times New Roman" w:hAnsi="Courier New" w:cs="Courier New"/>
            <w:color w:val="000000"/>
            <w:sz w:val="16"/>
            <w:szCs w:val="16"/>
            <w:lang w:val="en-GB" w:eastAsia="en-GB"/>
            <w:rPrChange w:id="6002" w:author="Marco Petri" w:date="2020-12-22T22:07:00Z">
              <w:rPr>
                <w:rFonts w:ascii="Courier New" w:eastAsia="Times New Roman" w:hAnsi="Courier New" w:cs="Courier New"/>
                <w:color w:val="000000"/>
                <w:sz w:val="20"/>
                <w:szCs w:val="20"/>
                <w:lang w:val="en-GB" w:eastAsia="en-GB"/>
              </w:rPr>
            </w:rPrChange>
          </w:rPr>
          <w:t xml:space="preserve"> </w:t>
        </w:r>
        <w:r w:rsidRPr="00FE56D0">
          <w:rPr>
            <w:rFonts w:ascii="Courier New" w:eastAsia="Times New Roman" w:hAnsi="Courier New" w:cs="Courier New"/>
            <w:color w:val="FF0000"/>
            <w:sz w:val="16"/>
            <w:szCs w:val="16"/>
            <w:lang w:val="en-GB" w:eastAsia="en-GB"/>
            <w:rPrChange w:id="6003" w:author="Marco Petri" w:date="2020-12-22T22:07:00Z">
              <w:rPr>
                <w:rFonts w:ascii="Courier New" w:eastAsia="Times New Roman" w:hAnsi="Courier New" w:cs="Courier New"/>
                <w:color w:val="FF0000"/>
                <w:sz w:val="20"/>
                <w:szCs w:val="20"/>
                <w:lang w:val="en-GB" w:eastAsia="en-GB"/>
              </w:rPr>
            </w:rPrChange>
          </w:rPr>
          <w:t>7</w:t>
        </w:r>
        <w:r w:rsidRPr="00FE56D0">
          <w:rPr>
            <w:rFonts w:ascii="Courier New" w:eastAsia="Times New Roman" w:hAnsi="Courier New" w:cs="Courier New"/>
            <w:color w:val="000000"/>
            <w:sz w:val="16"/>
            <w:szCs w:val="16"/>
            <w:lang w:val="en-GB" w:eastAsia="en-GB"/>
            <w:rPrChange w:id="6004" w:author="Marco Petri" w:date="2020-12-22T22:07:00Z">
              <w:rPr>
                <w:rFonts w:ascii="Courier New" w:eastAsia="Times New Roman" w:hAnsi="Courier New" w:cs="Courier New"/>
                <w:color w:val="000000"/>
                <w:sz w:val="20"/>
                <w:szCs w:val="20"/>
                <w:lang w:val="en-GB" w:eastAsia="en-GB"/>
              </w:rPr>
            </w:rPrChange>
          </w:rPr>
          <w:t xml:space="preserve"> but</w:t>
        </w:r>
      </w:ins>
    </w:p>
    <w:p w14:paraId="57C26381" w14:textId="77777777" w:rsidR="00E250F6" w:rsidRPr="00FE56D0" w:rsidRDefault="00E250F6" w:rsidP="00E250F6">
      <w:pPr>
        <w:shd w:val="clear" w:color="auto" w:fill="FFFFFF"/>
        <w:spacing w:line="240" w:lineRule="auto"/>
        <w:jc w:val="left"/>
        <w:rPr>
          <w:ins w:id="6005" w:author="Marco Petri" w:date="2020-12-22T22:05:00Z"/>
          <w:rFonts w:ascii="Courier New" w:eastAsia="Times New Roman" w:hAnsi="Courier New" w:cs="Courier New"/>
          <w:color w:val="000000"/>
          <w:sz w:val="16"/>
          <w:szCs w:val="16"/>
          <w:lang w:val="en-GB" w:eastAsia="en-GB"/>
          <w:rPrChange w:id="6006" w:author="Marco Petri" w:date="2020-12-22T22:07:00Z">
            <w:rPr>
              <w:ins w:id="6007" w:author="Marco Petri" w:date="2020-12-22T22:05:00Z"/>
              <w:rFonts w:ascii="Courier New" w:eastAsia="Times New Roman" w:hAnsi="Courier New" w:cs="Courier New"/>
              <w:color w:val="000000"/>
              <w:sz w:val="20"/>
              <w:szCs w:val="20"/>
              <w:lang w:val="en-GB" w:eastAsia="en-GB"/>
            </w:rPr>
          </w:rPrChange>
        </w:rPr>
      </w:pPr>
      <w:ins w:id="6008" w:author="Marco Petri" w:date="2020-12-22T22:05:00Z">
        <w:r w:rsidRPr="00FE56D0">
          <w:rPr>
            <w:rFonts w:ascii="Courier New" w:eastAsia="Times New Roman" w:hAnsi="Courier New" w:cs="Courier New"/>
            <w:color w:val="000000"/>
            <w:sz w:val="16"/>
            <w:szCs w:val="16"/>
            <w:lang w:val="en-GB" w:eastAsia="en-GB"/>
            <w:rPrChange w:id="6009"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6010"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6011" w:author="Marco Petri" w:date="2020-12-22T22:07:00Z">
              <w:rPr>
                <w:rFonts w:ascii="Courier New" w:eastAsia="Times New Roman" w:hAnsi="Courier New" w:cs="Courier New"/>
                <w:color w:val="000000"/>
                <w:sz w:val="20"/>
                <w:szCs w:val="20"/>
                <w:lang w:val="en-GB" w:eastAsia="en-GB"/>
              </w:rPr>
            </w:rPrChange>
          </w:rPr>
          <w:t xml:space="preserve"> Store, exactly </w:t>
        </w:r>
        <w:r w:rsidRPr="00FE56D0">
          <w:rPr>
            <w:rFonts w:ascii="Courier New" w:eastAsia="Times New Roman" w:hAnsi="Courier New" w:cs="Courier New"/>
            <w:color w:val="FF0000"/>
            <w:sz w:val="16"/>
            <w:szCs w:val="16"/>
            <w:lang w:val="en-GB" w:eastAsia="en-GB"/>
            <w:rPrChange w:id="6012" w:author="Marco Petri" w:date="2020-12-22T22:07:00Z">
              <w:rPr>
                <w:rFonts w:ascii="Courier New" w:eastAsia="Times New Roman" w:hAnsi="Courier New" w:cs="Courier New"/>
                <w:color w:val="FF0000"/>
                <w:sz w:val="20"/>
                <w:szCs w:val="20"/>
                <w:lang w:val="en-GB" w:eastAsia="en-GB"/>
              </w:rPr>
            </w:rPrChange>
          </w:rPr>
          <w:t>1</w:t>
        </w:r>
        <w:r w:rsidRPr="00FE56D0">
          <w:rPr>
            <w:rFonts w:ascii="Courier New" w:eastAsia="Times New Roman" w:hAnsi="Courier New" w:cs="Courier New"/>
            <w:color w:val="000000"/>
            <w:sz w:val="16"/>
            <w:szCs w:val="16"/>
            <w:lang w:val="en-GB" w:eastAsia="en-GB"/>
            <w:rPrChange w:id="6013" w:author="Marco Petri" w:date="2020-12-22T22:07:00Z">
              <w:rPr>
                <w:rFonts w:ascii="Courier New" w:eastAsia="Times New Roman" w:hAnsi="Courier New" w:cs="Courier New"/>
                <w:color w:val="000000"/>
                <w:sz w:val="20"/>
                <w:szCs w:val="20"/>
                <w:lang w:val="en-GB" w:eastAsia="en-GB"/>
              </w:rPr>
            </w:rPrChange>
          </w:rPr>
          <w:t xml:space="preserve"> Queue, exactly </w:t>
        </w:r>
        <w:r w:rsidRPr="00FE56D0">
          <w:rPr>
            <w:rFonts w:ascii="Courier New" w:eastAsia="Times New Roman" w:hAnsi="Courier New" w:cs="Courier New"/>
            <w:color w:val="FF0000"/>
            <w:sz w:val="16"/>
            <w:szCs w:val="16"/>
            <w:lang w:val="en-GB" w:eastAsia="en-GB"/>
            <w:rPrChange w:id="6014" w:author="Marco Petri" w:date="2020-12-22T22:07:00Z">
              <w:rPr>
                <w:rFonts w:ascii="Courier New" w:eastAsia="Times New Roman" w:hAnsi="Courier New" w:cs="Courier New"/>
                <w:color w:val="FF0000"/>
                <w:sz w:val="20"/>
                <w:szCs w:val="20"/>
                <w:lang w:val="en-GB" w:eastAsia="en-GB"/>
              </w:rPr>
            </w:rPrChange>
          </w:rPr>
          <w:t>6</w:t>
        </w:r>
        <w:r w:rsidRPr="00FE56D0">
          <w:rPr>
            <w:rFonts w:ascii="Courier New" w:eastAsia="Times New Roman" w:hAnsi="Courier New" w:cs="Courier New"/>
            <w:color w:val="000000"/>
            <w:sz w:val="16"/>
            <w:szCs w:val="16"/>
            <w:lang w:val="en-GB" w:eastAsia="en-GB"/>
            <w:rPrChange w:id="6015" w:author="Marco Petri" w:date="2020-12-22T22:07:00Z">
              <w:rPr>
                <w:rFonts w:ascii="Courier New" w:eastAsia="Times New Roman" w:hAnsi="Courier New" w:cs="Courier New"/>
                <w:color w:val="000000"/>
                <w:sz w:val="20"/>
                <w:szCs w:val="20"/>
                <w:lang w:val="en-GB" w:eastAsia="en-GB"/>
              </w:rPr>
            </w:rPrChange>
          </w:rPr>
          <w:t xml:space="preserve"> QueueTicket,</w:t>
        </w:r>
      </w:ins>
    </w:p>
    <w:p w14:paraId="57703C54" w14:textId="77777777" w:rsidR="00E250F6" w:rsidRPr="00FE56D0" w:rsidRDefault="00E250F6" w:rsidP="00E250F6">
      <w:pPr>
        <w:shd w:val="clear" w:color="auto" w:fill="FFFFFF"/>
        <w:spacing w:line="240" w:lineRule="auto"/>
        <w:jc w:val="left"/>
        <w:rPr>
          <w:ins w:id="6016" w:author="Marco Petri" w:date="2020-12-22T22:05:00Z"/>
          <w:rFonts w:ascii="Courier New" w:eastAsia="Times New Roman" w:hAnsi="Courier New" w:cs="Courier New"/>
          <w:color w:val="000000"/>
          <w:sz w:val="16"/>
          <w:szCs w:val="16"/>
          <w:lang w:val="en-GB" w:eastAsia="en-GB"/>
          <w:rPrChange w:id="6017" w:author="Marco Petri" w:date="2020-12-22T22:07:00Z">
            <w:rPr>
              <w:ins w:id="6018" w:author="Marco Petri" w:date="2020-12-22T22:05:00Z"/>
              <w:rFonts w:ascii="Courier New" w:eastAsia="Times New Roman" w:hAnsi="Courier New" w:cs="Courier New"/>
              <w:color w:val="000000"/>
              <w:sz w:val="20"/>
              <w:szCs w:val="20"/>
              <w:lang w:val="en-GB" w:eastAsia="en-GB"/>
            </w:rPr>
          </w:rPrChange>
        </w:rPr>
      </w:pPr>
      <w:ins w:id="6019" w:author="Marco Petri" w:date="2020-12-22T22:05:00Z">
        <w:r w:rsidRPr="00FE56D0">
          <w:rPr>
            <w:rFonts w:ascii="Courier New" w:eastAsia="Times New Roman" w:hAnsi="Courier New" w:cs="Courier New"/>
            <w:color w:val="000000"/>
            <w:sz w:val="16"/>
            <w:szCs w:val="16"/>
            <w:lang w:val="en-GB" w:eastAsia="en-GB"/>
            <w:rPrChange w:id="6020" w:author="Marco Petri" w:date="2020-12-22T22:07:00Z">
              <w:rPr>
                <w:rFonts w:ascii="Courier New" w:eastAsia="Times New Roman" w:hAnsi="Courier New" w:cs="Courier New"/>
                <w:color w:val="000000"/>
                <w:sz w:val="20"/>
                <w:szCs w:val="20"/>
                <w:lang w:val="en-GB" w:eastAsia="en-GB"/>
              </w:rPr>
            </w:rPrChange>
          </w:rPr>
          <w:t xml:space="preserve">    exactly </w:t>
        </w:r>
        <w:r w:rsidRPr="00FE56D0">
          <w:rPr>
            <w:rFonts w:ascii="Courier New" w:eastAsia="Times New Roman" w:hAnsi="Courier New" w:cs="Courier New"/>
            <w:color w:val="FF0000"/>
            <w:sz w:val="16"/>
            <w:szCs w:val="16"/>
            <w:lang w:val="en-GB" w:eastAsia="en-GB"/>
            <w:rPrChange w:id="6021"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6022" w:author="Marco Petri" w:date="2020-12-22T22:07:00Z">
              <w:rPr>
                <w:rFonts w:ascii="Courier New" w:eastAsia="Times New Roman" w:hAnsi="Courier New" w:cs="Courier New"/>
                <w:color w:val="000000"/>
                <w:sz w:val="20"/>
                <w:szCs w:val="20"/>
                <w:lang w:val="en-GB" w:eastAsia="en-GB"/>
              </w:rPr>
            </w:rPrChange>
          </w:rPr>
          <w:t xml:space="preserve"> Time, exactly </w:t>
        </w:r>
        <w:r w:rsidRPr="00FE56D0">
          <w:rPr>
            <w:rFonts w:ascii="Courier New" w:eastAsia="Times New Roman" w:hAnsi="Courier New" w:cs="Courier New"/>
            <w:color w:val="FF0000"/>
            <w:sz w:val="16"/>
            <w:szCs w:val="16"/>
            <w:lang w:val="en-GB" w:eastAsia="en-GB"/>
            <w:rPrChange w:id="6023" w:author="Marco Petri" w:date="2020-12-22T22:07:00Z">
              <w:rPr>
                <w:rFonts w:ascii="Courier New" w:eastAsia="Times New Roman" w:hAnsi="Courier New" w:cs="Courier New"/>
                <w:color w:val="FF0000"/>
                <w:sz w:val="20"/>
                <w:szCs w:val="20"/>
                <w:lang w:val="en-GB" w:eastAsia="en-GB"/>
              </w:rPr>
            </w:rPrChange>
          </w:rPr>
          <w:t>2</w:t>
        </w:r>
        <w:r w:rsidRPr="00FE56D0">
          <w:rPr>
            <w:rFonts w:ascii="Courier New" w:eastAsia="Times New Roman" w:hAnsi="Courier New" w:cs="Courier New"/>
            <w:color w:val="000000"/>
            <w:sz w:val="16"/>
            <w:szCs w:val="16"/>
            <w:lang w:val="en-GB" w:eastAsia="en-GB"/>
            <w:rPrChange w:id="6024" w:author="Marco Petri" w:date="2020-12-22T22:07:00Z">
              <w:rPr>
                <w:rFonts w:ascii="Courier New" w:eastAsia="Times New Roman" w:hAnsi="Courier New" w:cs="Courier New"/>
                <w:color w:val="000000"/>
                <w:sz w:val="20"/>
                <w:szCs w:val="20"/>
                <w:lang w:val="en-GB" w:eastAsia="en-GB"/>
              </w:rPr>
            </w:rPrChange>
          </w:rPr>
          <w:t xml:space="preserve"> CheckpointController, exactly </w:t>
        </w:r>
        <w:r w:rsidRPr="00FE56D0">
          <w:rPr>
            <w:rFonts w:ascii="Courier New" w:eastAsia="Times New Roman" w:hAnsi="Courier New" w:cs="Courier New"/>
            <w:color w:val="FF0000"/>
            <w:sz w:val="16"/>
            <w:szCs w:val="16"/>
            <w:lang w:val="en-GB" w:eastAsia="en-GB"/>
            <w:rPrChange w:id="6025" w:author="Marco Petri" w:date="2020-12-22T22:07:00Z">
              <w:rPr>
                <w:rFonts w:ascii="Courier New" w:eastAsia="Times New Roman" w:hAnsi="Courier New" w:cs="Courier New"/>
                <w:color w:val="FF0000"/>
                <w:sz w:val="20"/>
                <w:szCs w:val="20"/>
                <w:lang w:val="en-GB" w:eastAsia="en-GB"/>
              </w:rPr>
            </w:rPrChange>
          </w:rPr>
          <w:t>4</w:t>
        </w:r>
        <w:r w:rsidRPr="00FE56D0">
          <w:rPr>
            <w:rFonts w:ascii="Courier New" w:eastAsia="Times New Roman" w:hAnsi="Courier New" w:cs="Courier New"/>
            <w:color w:val="000000"/>
            <w:sz w:val="16"/>
            <w:szCs w:val="16"/>
            <w:lang w:val="en-GB" w:eastAsia="en-GB"/>
            <w:rPrChange w:id="6026" w:author="Marco Petri" w:date="2020-12-22T22:07:00Z">
              <w:rPr>
                <w:rFonts w:ascii="Courier New" w:eastAsia="Times New Roman" w:hAnsi="Courier New" w:cs="Courier New"/>
                <w:color w:val="000000"/>
                <w:sz w:val="20"/>
                <w:szCs w:val="20"/>
                <w:lang w:val="en-GB" w:eastAsia="en-GB"/>
              </w:rPr>
            </w:rPrChange>
          </w:rPr>
          <w:t xml:space="preserve"> Customer</w:t>
        </w:r>
      </w:ins>
    </w:p>
    <w:p w14:paraId="07C75503" w14:textId="77777777" w:rsidR="00E250F6" w:rsidRPr="00FE56D0" w:rsidRDefault="00E250F6" w:rsidP="00E250F6">
      <w:pPr>
        <w:shd w:val="clear" w:color="auto" w:fill="FFFFFF"/>
        <w:spacing w:line="240" w:lineRule="auto"/>
        <w:jc w:val="left"/>
        <w:rPr>
          <w:ins w:id="6027" w:author="Marco Petri" w:date="2020-12-22T22:05:00Z"/>
          <w:rFonts w:ascii="Courier New" w:eastAsia="Times New Roman" w:hAnsi="Courier New" w:cs="Courier New"/>
          <w:color w:val="000000"/>
          <w:sz w:val="16"/>
          <w:szCs w:val="16"/>
          <w:lang w:val="en-GB" w:eastAsia="en-GB"/>
          <w:rPrChange w:id="6028" w:author="Marco Petri" w:date="2020-12-22T22:07:00Z">
            <w:rPr>
              <w:ins w:id="6029" w:author="Marco Petri" w:date="2020-12-22T22:05:00Z"/>
              <w:rFonts w:ascii="Courier New" w:eastAsia="Times New Roman" w:hAnsi="Courier New" w:cs="Courier New"/>
              <w:color w:val="000000"/>
              <w:sz w:val="20"/>
              <w:szCs w:val="20"/>
              <w:lang w:val="en-GB" w:eastAsia="en-GB"/>
            </w:rPr>
          </w:rPrChange>
        </w:rPr>
      </w:pPr>
    </w:p>
    <w:p w14:paraId="0514F630" w14:textId="346F1F84" w:rsidR="00E250F6" w:rsidRPr="00FE56D0" w:rsidRDefault="00E250F6" w:rsidP="00E250F6">
      <w:pPr>
        <w:shd w:val="clear" w:color="auto" w:fill="FFFFFF"/>
        <w:spacing w:line="240" w:lineRule="auto"/>
        <w:jc w:val="left"/>
        <w:rPr>
          <w:ins w:id="6030" w:author="Marco Petri" w:date="2020-12-22T22:05:00Z"/>
          <w:rFonts w:ascii="Courier New" w:eastAsia="Times New Roman" w:hAnsi="Courier New" w:cs="Courier New"/>
          <w:color w:val="008000"/>
          <w:sz w:val="16"/>
          <w:szCs w:val="16"/>
          <w:lang w:val="en-GB" w:eastAsia="en-GB"/>
          <w:rPrChange w:id="6031" w:author="Marco Petri" w:date="2020-12-22T22:07:00Z">
            <w:rPr>
              <w:ins w:id="6032" w:author="Marco Petri" w:date="2020-12-22T22:05:00Z"/>
              <w:rFonts w:ascii="Courier New" w:eastAsia="Times New Roman" w:hAnsi="Courier New" w:cs="Courier New"/>
              <w:color w:val="008000"/>
              <w:sz w:val="20"/>
              <w:szCs w:val="20"/>
              <w:lang w:val="en-GB" w:eastAsia="en-GB"/>
            </w:rPr>
          </w:rPrChange>
        </w:rPr>
      </w:pPr>
      <w:ins w:id="6033" w:author="Marco Petri" w:date="2020-12-22T22:05:00Z">
        <w:r w:rsidRPr="00FE56D0">
          <w:rPr>
            <w:rFonts w:ascii="Courier New" w:eastAsia="Times New Roman" w:hAnsi="Courier New" w:cs="Courier New"/>
            <w:color w:val="008000"/>
            <w:sz w:val="16"/>
            <w:szCs w:val="16"/>
            <w:lang w:val="en-GB" w:eastAsia="en-GB"/>
            <w:rPrChange w:id="6034" w:author="Marco Petri" w:date="2020-12-22T22:07:00Z">
              <w:rPr>
                <w:rFonts w:ascii="Courier New" w:eastAsia="Times New Roman" w:hAnsi="Courier New" w:cs="Courier New"/>
                <w:color w:val="008000"/>
                <w:sz w:val="20"/>
                <w:szCs w:val="20"/>
                <w:lang w:val="en-GB" w:eastAsia="en-GB"/>
              </w:rPr>
            </w:rPrChange>
          </w:rPr>
          <w:t>/***************</w:t>
        </w:r>
        <w:r w:rsidR="008B21B1" w:rsidRPr="00FE56D0">
          <w:rPr>
            <w:rFonts w:ascii="Courier New" w:eastAsia="Times New Roman" w:hAnsi="Courier New" w:cs="Courier New"/>
            <w:color w:val="008000"/>
            <w:sz w:val="16"/>
            <w:szCs w:val="16"/>
            <w:lang w:val="en-GB" w:eastAsia="en-GB"/>
            <w:rPrChange w:id="6035" w:author="Marco Petri" w:date="2020-12-22T22:07:00Z">
              <w:rPr>
                <w:rFonts w:ascii="Courier New" w:eastAsia="Times New Roman" w:hAnsi="Courier New" w:cs="Courier New"/>
                <w:color w:val="008000"/>
                <w:sz w:val="20"/>
                <w:szCs w:val="20"/>
                <w:lang w:val="en-GB" w:eastAsia="en-GB"/>
              </w:rPr>
            </w:rPrChange>
          </w:rPr>
          <w:t>*****</w:t>
        </w:r>
      </w:ins>
    </w:p>
    <w:p w14:paraId="1035355B" w14:textId="77777777" w:rsidR="00E250F6" w:rsidRPr="00FE56D0" w:rsidRDefault="00E250F6" w:rsidP="00E250F6">
      <w:pPr>
        <w:shd w:val="clear" w:color="auto" w:fill="FFFFFF"/>
        <w:spacing w:line="240" w:lineRule="auto"/>
        <w:jc w:val="left"/>
        <w:rPr>
          <w:ins w:id="6036" w:author="Marco Petri" w:date="2020-12-22T22:05:00Z"/>
          <w:rFonts w:ascii="Courier New" w:eastAsia="Times New Roman" w:hAnsi="Courier New" w:cs="Courier New"/>
          <w:color w:val="008000"/>
          <w:sz w:val="16"/>
          <w:szCs w:val="16"/>
          <w:lang w:val="en-GB" w:eastAsia="en-GB"/>
          <w:rPrChange w:id="6037" w:author="Marco Petri" w:date="2020-12-22T22:07:00Z">
            <w:rPr>
              <w:ins w:id="6038" w:author="Marco Petri" w:date="2020-12-22T22:05:00Z"/>
              <w:rFonts w:ascii="Courier New" w:eastAsia="Times New Roman" w:hAnsi="Courier New" w:cs="Courier New"/>
              <w:color w:val="008000"/>
              <w:sz w:val="20"/>
              <w:szCs w:val="20"/>
              <w:lang w:val="en-GB" w:eastAsia="en-GB"/>
            </w:rPr>
          </w:rPrChange>
        </w:rPr>
      </w:pPr>
      <w:ins w:id="6039" w:author="Marco Petri" w:date="2020-12-22T22:05:00Z">
        <w:r w:rsidRPr="00FE56D0">
          <w:rPr>
            <w:rFonts w:ascii="Courier New" w:eastAsia="Times New Roman" w:hAnsi="Courier New" w:cs="Courier New"/>
            <w:color w:val="008000"/>
            <w:sz w:val="16"/>
            <w:szCs w:val="16"/>
            <w:lang w:val="en-GB" w:eastAsia="en-GB"/>
            <w:rPrChange w:id="6040" w:author="Marco Petri" w:date="2020-12-22T22:07:00Z">
              <w:rPr>
                <w:rFonts w:ascii="Courier New" w:eastAsia="Times New Roman" w:hAnsi="Courier New" w:cs="Courier New"/>
                <w:color w:val="008000"/>
                <w:sz w:val="20"/>
                <w:szCs w:val="20"/>
                <w:lang w:val="en-GB" w:eastAsia="en-GB"/>
              </w:rPr>
            </w:rPrChange>
          </w:rPr>
          <w:t>*   Run Assertions  *</w:t>
        </w:r>
      </w:ins>
    </w:p>
    <w:p w14:paraId="644C9416" w14:textId="385C253A" w:rsidR="00E250F6" w:rsidRPr="00FE56D0" w:rsidRDefault="00E250F6" w:rsidP="00E250F6">
      <w:pPr>
        <w:shd w:val="clear" w:color="auto" w:fill="FFFFFF"/>
        <w:spacing w:line="240" w:lineRule="auto"/>
        <w:jc w:val="left"/>
        <w:rPr>
          <w:ins w:id="6041" w:author="Marco Petri" w:date="2020-12-22T22:05:00Z"/>
          <w:rFonts w:ascii="Courier New" w:eastAsia="Times New Roman" w:hAnsi="Courier New" w:cs="Courier New"/>
          <w:color w:val="000000"/>
          <w:sz w:val="16"/>
          <w:szCs w:val="16"/>
          <w:lang w:val="en-GB" w:eastAsia="en-GB"/>
          <w:rPrChange w:id="6042" w:author="Marco Petri" w:date="2020-12-22T22:07:00Z">
            <w:rPr>
              <w:ins w:id="6043" w:author="Marco Petri" w:date="2020-12-22T22:05:00Z"/>
              <w:rFonts w:ascii="Courier New" w:eastAsia="Times New Roman" w:hAnsi="Courier New" w:cs="Courier New"/>
              <w:color w:val="000000"/>
              <w:sz w:val="20"/>
              <w:szCs w:val="20"/>
              <w:lang w:val="en-GB" w:eastAsia="en-GB"/>
            </w:rPr>
          </w:rPrChange>
        </w:rPr>
      </w:pPr>
      <w:ins w:id="6044" w:author="Marco Petri" w:date="2020-12-22T22:05:00Z">
        <w:r w:rsidRPr="00FE56D0">
          <w:rPr>
            <w:rFonts w:ascii="Courier New" w:eastAsia="Times New Roman" w:hAnsi="Courier New" w:cs="Courier New"/>
            <w:color w:val="008000"/>
            <w:sz w:val="16"/>
            <w:szCs w:val="16"/>
            <w:lang w:val="en-GB" w:eastAsia="en-GB"/>
            <w:rPrChange w:id="6045" w:author="Marco Petri" w:date="2020-12-22T22:07:00Z">
              <w:rPr>
                <w:rFonts w:ascii="Courier New" w:eastAsia="Times New Roman" w:hAnsi="Courier New" w:cs="Courier New"/>
                <w:color w:val="008000"/>
                <w:sz w:val="20"/>
                <w:szCs w:val="20"/>
                <w:lang w:val="en-GB" w:eastAsia="en-GB"/>
              </w:rPr>
            </w:rPrChange>
          </w:rPr>
          <w:t>**************</w:t>
        </w:r>
        <w:r w:rsidR="008B21B1" w:rsidRPr="00FE56D0">
          <w:rPr>
            <w:rFonts w:ascii="Courier New" w:eastAsia="Times New Roman" w:hAnsi="Courier New" w:cs="Courier New"/>
            <w:color w:val="008000"/>
            <w:sz w:val="16"/>
            <w:szCs w:val="16"/>
            <w:lang w:val="en-GB" w:eastAsia="en-GB"/>
            <w:rPrChange w:id="6046" w:author="Marco Petri" w:date="2020-12-22T22:07:00Z">
              <w:rPr>
                <w:rFonts w:ascii="Courier New" w:eastAsia="Times New Roman" w:hAnsi="Courier New" w:cs="Courier New"/>
                <w:color w:val="008000"/>
                <w:sz w:val="20"/>
                <w:szCs w:val="20"/>
                <w:lang w:val="en-GB" w:eastAsia="en-GB"/>
              </w:rPr>
            </w:rPrChange>
          </w:rPr>
          <w:t>******</w:t>
        </w:r>
        <w:r w:rsidRPr="00FE56D0">
          <w:rPr>
            <w:rFonts w:ascii="Courier New" w:eastAsia="Times New Roman" w:hAnsi="Courier New" w:cs="Courier New"/>
            <w:color w:val="008000"/>
            <w:sz w:val="16"/>
            <w:szCs w:val="16"/>
            <w:lang w:val="en-GB" w:eastAsia="en-GB"/>
            <w:rPrChange w:id="6047" w:author="Marco Petri" w:date="2020-12-22T22:07:00Z">
              <w:rPr>
                <w:rFonts w:ascii="Courier New" w:eastAsia="Times New Roman" w:hAnsi="Courier New" w:cs="Courier New"/>
                <w:color w:val="008000"/>
                <w:sz w:val="20"/>
                <w:szCs w:val="20"/>
                <w:lang w:val="en-GB" w:eastAsia="en-GB"/>
              </w:rPr>
            </w:rPrChange>
          </w:rPr>
          <w:t>*/</w:t>
        </w:r>
      </w:ins>
    </w:p>
    <w:p w14:paraId="68D9FA63" w14:textId="77777777" w:rsidR="00E250F6" w:rsidRPr="00FE56D0" w:rsidRDefault="00E250F6" w:rsidP="00E250F6">
      <w:pPr>
        <w:shd w:val="clear" w:color="auto" w:fill="FFFFFF"/>
        <w:spacing w:line="240" w:lineRule="auto"/>
        <w:jc w:val="left"/>
        <w:rPr>
          <w:ins w:id="6048" w:author="Marco Petri" w:date="2020-12-22T22:05:00Z"/>
          <w:rFonts w:ascii="Courier New" w:eastAsia="Times New Roman" w:hAnsi="Courier New" w:cs="Courier New"/>
          <w:color w:val="000000"/>
          <w:sz w:val="16"/>
          <w:szCs w:val="16"/>
          <w:lang w:val="en-GB" w:eastAsia="en-GB"/>
          <w:rPrChange w:id="6049" w:author="Marco Petri" w:date="2020-12-22T22:07:00Z">
            <w:rPr>
              <w:ins w:id="6050" w:author="Marco Petri" w:date="2020-12-22T22:05:00Z"/>
              <w:rFonts w:ascii="Courier New" w:eastAsia="Times New Roman" w:hAnsi="Courier New" w:cs="Courier New"/>
              <w:color w:val="000000"/>
              <w:sz w:val="20"/>
              <w:szCs w:val="20"/>
              <w:lang w:val="en-GB" w:eastAsia="en-GB"/>
            </w:rPr>
          </w:rPrChange>
        </w:rPr>
      </w:pPr>
      <w:ins w:id="6051" w:author="Marco Petri" w:date="2020-12-22T22:05:00Z">
        <w:r w:rsidRPr="00FE56D0">
          <w:rPr>
            <w:rFonts w:ascii="Courier New" w:eastAsia="Times New Roman" w:hAnsi="Courier New" w:cs="Courier New"/>
            <w:b/>
            <w:bCs/>
            <w:color w:val="0000FF"/>
            <w:sz w:val="16"/>
            <w:szCs w:val="16"/>
            <w:lang w:val="en-GB" w:eastAsia="en-GB"/>
            <w:rPrChange w:id="6052"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53" w:author="Marco Petri" w:date="2020-12-22T22:07:00Z">
              <w:rPr>
                <w:rFonts w:ascii="Courier New" w:eastAsia="Times New Roman" w:hAnsi="Courier New" w:cs="Courier New"/>
                <w:color w:val="000000"/>
                <w:sz w:val="20"/>
                <w:szCs w:val="20"/>
                <w:lang w:val="en-GB" w:eastAsia="en-GB"/>
              </w:rPr>
            </w:rPrChange>
          </w:rPr>
          <w:t xml:space="preserve"> CheckoutSubsetCheckin</w:t>
        </w:r>
      </w:ins>
    </w:p>
    <w:p w14:paraId="0D67A579" w14:textId="77777777" w:rsidR="00E250F6" w:rsidRPr="00FE56D0" w:rsidRDefault="00E250F6" w:rsidP="00E250F6">
      <w:pPr>
        <w:shd w:val="clear" w:color="auto" w:fill="FFFFFF"/>
        <w:spacing w:line="240" w:lineRule="auto"/>
        <w:jc w:val="left"/>
        <w:rPr>
          <w:ins w:id="6054" w:author="Marco Petri" w:date="2020-12-22T22:05:00Z"/>
          <w:rFonts w:ascii="Courier New" w:eastAsia="Times New Roman" w:hAnsi="Courier New" w:cs="Courier New"/>
          <w:color w:val="000000"/>
          <w:sz w:val="16"/>
          <w:szCs w:val="16"/>
          <w:lang w:val="en-GB" w:eastAsia="en-GB"/>
          <w:rPrChange w:id="6055" w:author="Marco Petri" w:date="2020-12-22T22:07:00Z">
            <w:rPr>
              <w:ins w:id="6056" w:author="Marco Petri" w:date="2020-12-22T22:05:00Z"/>
              <w:rFonts w:ascii="Courier New" w:eastAsia="Times New Roman" w:hAnsi="Courier New" w:cs="Courier New"/>
              <w:color w:val="000000"/>
              <w:sz w:val="20"/>
              <w:szCs w:val="20"/>
              <w:lang w:val="en-GB" w:eastAsia="en-GB"/>
            </w:rPr>
          </w:rPrChange>
        </w:rPr>
      </w:pPr>
      <w:ins w:id="6057" w:author="Marco Petri" w:date="2020-12-22T22:05:00Z">
        <w:r w:rsidRPr="00FE56D0">
          <w:rPr>
            <w:rFonts w:ascii="Courier New" w:eastAsia="Times New Roman" w:hAnsi="Courier New" w:cs="Courier New"/>
            <w:b/>
            <w:bCs/>
            <w:color w:val="0000FF"/>
            <w:sz w:val="16"/>
            <w:szCs w:val="16"/>
            <w:lang w:val="en-GB" w:eastAsia="en-GB"/>
            <w:rPrChange w:id="6058"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59" w:author="Marco Petri" w:date="2020-12-22T22:07:00Z">
              <w:rPr>
                <w:rFonts w:ascii="Courier New" w:eastAsia="Times New Roman" w:hAnsi="Courier New" w:cs="Courier New"/>
                <w:color w:val="000000"/>
                <w:sz w:val="20"/>
                <w:szCs w:val="20"/>
                <w:lang w:val="en-GB" w:eastAsia="en-GB"/>
              </w:rPr>
            </w:rPrChange>
          </w:rPr>
          <w:t xml:space="preserve"> NoCustomerTwiceSameQueue</w:t>
        </w:r>
      </w:ins>
    </w:p>
    <w:p w14:paraId="5C43CFF2" w14:textId="77777777" w:rsidR="00E250F6" w:rsidRPr="00FE56D0" w:rsidRDefault="00E250F6" w:rsidP="00E250F6">
      <w:pPr>
        <w:shd w:val="clear" w:color="auto" w:fill="FFFFFF"/>
        <w:spacing w:line="240" w:lineRule="auto"/>
        <w:jc w:val="left"/>
        <w:rPr>
          <w:ins w:id="6060" w:author="Marco Petri" w:date="2020-12-22T22:05:00Z"/>
          <w:rFonts w:ascii="Courier New" w:eastAsia="Times New Roman" w:hAnsi="Courier New" w:cs="Courier New"/>
          <w:color w:val="000000"/>
          <w:sz w:val="16"/>
          <w:szCs w:val="16"/>
          <w:lang w:val="en-GB" w:eastAsia="en-GB"/>
          <w:rPrChange w:id="6061" w:author="Marco Petri" w:date="2020-12-22T22:07:00Z">
            <w:rPr>
              <w:ins w:id="6062" w:author="Marco Petri" w:date="2020-12-22T22:05:00Z"/>
              <w:rFonts w:ascii="Courier New" w:eastAsia="Times New Roman" w:hAnsi="Courier New" w:cs="Courier New"/>
              <w:color w:val="000000"/>
              <w:sz w:val="20"/>
              <w:szCs w:val="20"/>
              <w:lang w:val="en-GB" w:eastAsia="en-GB"/>
            </w:rPr>
          </w:rPrChange>
        </w:rPr>
      </w:pPr>
      <w:ins w:id="6063" w:author="Marco Petri" w:date="2020-12-22T22:05:00Z">
        <w:r w:rsidRPr="00FE56D0">
          <w:rPr>
            <w:rFonts w:ascii="Courier New" w:eastAsia="Times New Roman" w:hAnsi="Courier New" w:cs="Courier New"/>
            <w:b/>
            <w:bCs/>
            <w:color w:val="0000FF"/>
            <w:sz w:val="16"/>
            <w:szCs w:val="16"/>
            <w:lang w:val="en-GB" w:eastAsia="en-GB"/>
            <w:rPrChange w:id="6064"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65" w:author="Marco Petri" w:date="2020-12-22T22:07:00Z">
              <w:rPr>
                <w:rFonts w:ascii="Courier New" w:eastAsia="Times New Roman" w:hAnsi="Courier New" w:cs="Courier New"/>
                <w:color w:val="000000"/>
                <w:sz w:val="20"/>
                <w:szCs w:val="20"/>
                <w:lang w:val="en-GB" w:eastAsia="en-GB"/>
              </w:rPr>
            </w:rPrChange>
          </w:rPr>
          <w:t xml:space="preserve"> NoTwoQueuesShareCustomer</w:t>
        </w:r>
      </w:ins>
    </w:p>
    <w:p w14:paraId="308D7193" w14:textId="77777777" w:rsidR="00E250F6" w:rsidRPr="00FE56D0" w:rsidRDefault="00E250F6" w:rsidP="00E250F6">
      <w:pPr>
        <w:shd w:val="clear" w:color="auto" w:fill="FFFFFF"/>
        <w:spacing w:line="240" w:lineRule="auto"/>
        <w:jc w:val="left"/>
        <w:rPr>
          <w:ins w:id="6066" w:author="Marco Petri" w:date="2020-12-22T22:05:00Z"/>
          <w:rFonts w:ascii="Courier New" w:eastAsia="Times New Roman" w:hAnsi="Courier New" w:cs="Courier New"/>
          <w:color w:val="000000"/>
          <w:sz w:val="16"/>
          <w:szCs w:val="16"/>
          <w:lang w:val="en-GB" w:eastAsia="en-GB"/>
          <w:rPrChange w:id="6067" w:author="Marco Petri" w:date="2020-12-22T22:07:00Z">
            <w:rPr>
              <w:ins w:id="6068" w:author="Marco Petri" w:date="2020-12-22T22:05:00Z"/>
              <w:rFonts w:ascii="Courier New" w:eastAsia="Times New Roman" w:hAnsi="Courier New" w:cs="Courier New"/>
              <w:color w:val="000000"/>
              <w:sz w:val="20"/>
              <w:szCs w:val="20"/>
              <w:lang w:val="en-GB" w:eastAsia="en-GB"/>
            </w:rPr>
          </w:rPrChange>
        </w:rPr>
      </w:pPr>
      <w:ins w:id="6069" w:author="Marco Petri" w:date="2020-12-22T22:05:00Z">
        <w:r w:rsidRPr="00FE56D0">
          <w:rPr>
            <w:rFonts w:ascii="Courier New" w:eastAsia="Times New Roman" w:hAnsi="Courier New" w:cs="Courier New"/>
            <w:b/>
            <w:bCs/>
            <w:color w:val="0000FF"/>
            <w:sz w:val="16"/>
            <w:szCs w:val="16"/>
            <w:lang w:val="en-GB" w:eastAsia="en-GB"/>
            <w:rPrChange w:id="6070"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71" w:author="Marco Petri" w:date="2020-12-22T22:07:00Z">
              <w:rPr>
                <w:rFonts w:ascii="Courier New" w:eastAsia="Times New Roman" w:hAnsi="Courier New" w:cs="Courier New"/>
                <w:color w:val="000000"/>
                <w:sz w:val="20"/>
                <w:szCs w:val="20"/>
                <w:lang w:val="en-GB" w:eastAsia="en-GB"/>
              </w:rPr>
            </w:rPrChange>
          </w:rPr>
          <w:t xml:space="preserve"> NoUncheckedGuest</w:t>
        </w:r>
      </w:ins>
    </w:p>
    <w:p w14:paraId="3D4AD524" w14:textId="77777777" w:rsidR="00E250F6" w:rsidRPr="00FE56D0" w:rsidRDefault="00E250F6" w:rsidP="00E250F6">
      <w:pPr>
        <w:shd w:val="clear" w:color="auto" w:fill="FFFFFF"/>
        <w:spacing w:line="240" w:lineRule="auto"/>
        <w:jc w:val="left"/>
        <w:rPr>
          <w:ins w:id="6072" w:author="Marco Petri" w:date="2020-12-22T22:05:00Z"/>
          <w:rFonts w:ascii="Courier New" w:eastAsia="Times New Roman" w:hAnsi="Courier New" w:cs="Courier New"/>
          <w:color w:val="000000"/>
          <w:sz w:val="16"/>
          <w:szCs w:val="16"/>
          <w:lang w:val="en-GB" w:eastAsia="en-GB"/>
          <w:rPrChange w:id="6073" w:author="Marco Petri" w:date="2020-12-22T22:07:00Z">
            <w:rPr>
              <w:ins w:id="6074" w:author="Marco Petri" w:date="2020-12-22T22:05:00Z"/>
              <w:rFonts w:ascii="Courier New" w:eastAsia="Times New Roman" w:hAnsi="Courier New" w:cs="Courier New"/>
              <w:color w:val="000000"/>
              <w:sz w:val="20"/>
              <w:szCs w:val="20"/>
              <w:lang w:val="en-GB" w:eastAsia="en-GB"/>
            </w:rPr>
          </w:rPrChange>
        </w:rPr>
      </w:pPr>
      <w:ins w:id="6075" w:author="Marco Petri" w:date="2020-12-22T22:05:00Z">
        <w:r w:rsidRPr="00FE56D0">
          <w:rPr>
            <w:rFonts w:ascii="Courier New" w:eastAsia="Times New Roman" w:hAnsi="Courier New" w:cs="Courier New"/>
            <w:b/>
            <w:bCs/>
            <w:color w:val="0000FF"/>
            <w:sz w:val="16"/>
            <w:szCs w:val="16"/>
            <w:lang w:val="en-GB" w:eastAsia="en-GB"/>
            <w:rPrChange w:id="6076"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77" w:author="Marco Petri" w:date="2020-12-22T22:07:00Z">
              <w:rPr>
                <w:rFonts w:ascii="Courier New" w:eastAsia="Times New Roman" w:hAnsi="Courier New" w:cs="Courier New"/>
                <w:color w:val="000000"/>
                <w:sz w:val="20"/>
                <w:szCs w:val="20"/>
                <w:lang w:val="en-GB" w:eastAsia="en-GB"/>
              </w:rPr>
            </w:rPrChange>
          </w:rPr>
          <w:t xml:space="preserve"> NoOverlappingBookingSameStore</w:t>
        </w:r>
      </w:ins>
    </w:p>
    <w:p w14:paraId="7ADF9D84" w14:textId="77777777" w:rsidR="00E250F6" w:rsidRPr="00FE56D0" w:rsidRDefault="00E250F6" w:rsidP="00E250F6">
      <w:pPr>
        <w:shd w:val="clear" w:color="auto" w:fill="FFFFFF"/>
        <w:spacing w:line="240" w:lineRule="auto"/>
        <w:jc w:val="left"/>
        <w:rPr>
          <w:ins w:id="6078" w:author="Marco Petri" w:date="2020-12-22T22:05:00Z"/>
          <w:rFonts w:ascii="Courier New" w:eastAsia="Times New Roman" w:hAnsi="Courier New" w:cs="Courier New"/>
          <w:color w:val="000000"/>
          <w:sz w:val="16"/>
          <w:szCs w:val="16"/>
          <w:lang w:val="en-GB" w:eastAsia="en-GB"/>
          <w:rPrChange w:id="6079" w:author="Marco Petri" w:date="2020-12-22T22:07:00Z">
            <w:rPr>
              <w:ins w:id="6080" w:author="Marco Petri" w:date="2020-12-22T22:05:00Z"/>
              <w:rFonts w:ascii="Courier New" w:eastAsia="Times New Roman" w:hAnsi="Courier New" w:cs="Courier New"/>
              <w:color w:val="000000"/>
              <w:sz w:val="20"/>
              <w:szCs w:val="20"/>
              <w:lang w:val="en-GB" w:eastAsia="en-GB"/>
            </w:rPr>
          </w:rPrChange>
        </w:rPr>
      </w:pPr>
      <w:ins w:id="6081" w:author="Marco Petri" w:date="2020-12-22T22:05:00Z">
        <w:r w:rsidRPr="00FE56D0">
          <w:rPr>
            <w:rFonts w:ascii="Courier New" w:eastAsia="Times New Roman" w:hAnsi="Courier New" w:cs="Courier New"/>
            <w:b/>
            <w:bCs/>
            <w:color w:val="0000FF"/>
            <w:sz w:val="16"/>
            <w:szCs w:val="16"/>
            <w:lang w:val="en-GB" w:eastAsia="en-GB"/>
            <w:rPrChange w:id="6082"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83" w:author="Marco Petri" w:date="2020-12-22T22:07:00Z">
              <w:rPr>
                <w:rFonts w:ascii="Courier New" w:eastAsia="Times New Roman" w:hAnsi="Courier New" w:cs="Courier New"/>
                <w:color w:val="000000"/>
                <w:sz w:val="20"/>
                <w:szCs w:val="20"/>
                <w:lang w:val="en-GB" w:eastAsia="en-GB"/>
              </w:rPr>
            </w:rPrChange>
          </w:rPr>
          <w:t xml:space="preserve"> NoOverlappingBookingDiffStore</w:t>
        </w:r>
      </w:ins>
    </w:p>
    <w:p w14:paraId="662A153F" w14:textId="004ED7D5" w:rsidR="00637C2C" w:rsidDel="0075736B" w:rsidRDefault="00E250F6" w:rsidP="00637C2C">
      <w:pPr>
        <w:autoSpaceDE w:val="0"/>
        <w:autoSpaceDN w:val="0"/>
        <w:adjustRightInd w:val="0"/>
        <w:spacing w:line="240" w:lineRule="auto"/>
        <w:jc w:val="left"/>
        <w:rPr>
          <w:del w:id="6084" w:author="Marco Petri" w:date="2020-12-22T19:46:00Z"/>
          <w:rFonts w:ascii="Courier New" w:eastAsia="Times New Roman" w:hAnsi="Courier New" w:cs="Courier New"/>
          <w:color w:val="000000"/>
          <w:sz w:val="16"/>
          <w:szCs w:val="16"/>
          <w:lang w:val="en-GB" w:eastAsia="en-GB"/>
        </w:rPr>
      </w:pPr>
      <w:ins w:id="6085" w:author="Marco Petri" w:date="2020-12-22T22:05:00Z">
        <w:r w:rsidRPr="00FE56D0">
          <w:rPr>
            <w:rFonts w:ascii="Courier New" w:eastAsia="Times New Roman" w:hAnsi="Courier New" w:cs="Courier New"/>
            <w:b/>
            <w:bCs/>
            <w:color w:val="0000FF"/>
            <w:sz w:val="16"/>
            <w:szCs w:val="16"/>
            <w:lang w:val="en-GB" w:eastAsia="en-GB"/>
            <w:rPrChange w:id="6086" w:author="Marco Petri" w:date="2020-12-22T22:07:00Z">
              <w:rPr>
                <w:rFonts w:ascii="Courier New" w:eastAsia="Times New Roman" w:hAnsi="Courier New" w:cs="Courier New"/>
                <w:b/>
                <w:bCs/>
                <w:color w:val="0000FF"/>
                <w:sz w:val="20"/>
                <w:szCs w:val="20"/>
                <w:lang w:val="en-GB" w:eastAsia="en-GB"/>
              </w:rPr>
            </w:rPrChange>
          </w:rPr>
          <w:t>check</w:t>
        </w:r>
        <w:r w:rsidRPr="00FE56D0">
          <w:rPr>
            <w:rFonts w:ascii="Courier New" w:eastAsia="Times New Roman" w:hAnsi="Courier New" w:cs="Courier New"/>
            <w:color w:val="000000"/>
            <w:sz w:val="16"/>
            <w:szCs w:val="16"/>
            <w:lang w:val="en-GB" w:eastAsia="en-GB"/>
            <w:rPrChange w:id="6087" w:author="Marco Petri" w:date="2020-12-22T22:07:00Z">
              <w:rPr>
                <w:rFonts w:ascii="Courier New" w:eastAsia="Times New Roman" w:hAnsi="Courier New" w:cs="Courier New"/>
                <w:color w:val="000000"/>
                <w:sz w:val="20"/>
                <w:szCs w:val="20"/>
                <w:lang w:val="en-GB" w:eastAsia="en-GB"/>
              </w:rPr>
            </w:rPrChange>
          </w:rPr>
          <w:t xml:space="preserve"> ControllersWorkProperly</w:t>
        </w:r>
      </w:ins>
      <w:ins w:id="6088" w:author="aa m" w:date="2020-12-08T17:34:00Z">
        <w:del w:id="6089" w:author="Marco Petri" w:date="2020-12-22T19:46:00Z">
          <w:r w:rsidR="00637C2C" w:rsidRPr="0042799C" w:rsidDel="00C22A1C">
            <w:rPr>
              <w:rFonts w:ascii="Courier New" w:hAnsi="Courier New" w:cs="Courier New"/>
              <w:sz w:val="18"/>
              <w:szCs w:val="18"/>
              <w:lang w:val="en-CA"/>
              <w:rPrChange w:id="6090" w:author="Marco Petri" w:date="2020-12-22T20:06:00Z">
                <w:rPr>
                  <w:rFonts w:ascii="Courier New" w:hAnsi="Courier New" w:cs="Courier New"/>
                  <w:sz w:val="22"/>
                  <w:lang w:val="en-CA"/>
                </w:rPr>
              </w:rPrChange>
            </w:rPr>
            <w:tab/>
            <w:delText>storeManagers: some StoreManager,</w:delText>
          </w:r>
        </w:del>
      </w:ins>
    </w:p>
    <w:p w14:paraId="6BBAACBD" w14:textId="77777777" w:rsidR="0075736B" w:rsidRPr="008B21B1" w:rsidRDefault="0075736B">
      <w:pPr>
        <w:shd w:val="clear" w:color="auto" w:fill="FFFFFF"/>
        <w:spacing w:line="240" w:lineRule="auto"/>
        <w:jc w:val="left"/>
        <w:rPr>
          <w:ins w:id="6091" w:author="Marco Petri" w:date="2020-12-22T22:08:00Z"/>
          <w:rFonts w:ascii="Courier New" w:eastAsia="Times New Roman" w:hAnsi="Courier New" w:cs="Courier New"/>
          <w:color w:val="000000"/>
          <w:sz w:val="20"/>
          <w:szCs w:val="20"/>
          <w:lang w:val="en-GB" w:eastAsia="en-GB"/>
          <w:rPrChange w:id="6092" w:author="Marco Petri" w:date="2020-12-22T22:05:00Z">
            <w:rPr>
              <w:ins w:id="6093" w:author="Marco Petri" w:date="2020-12-22T22:08:00Z"/>
              <w:rFonts w:ascii="Courier New" w:hAnsi="Courier New" w:cs="Courier New"/>
              <w:sz w:val="18"/>
              <w:szCs w:val="18"/>
              <w:lang w:val="en-CA"/>
            </w:rPr>
          </w:rPrChange>
        </w:rPr>
        <w:pPrChange w:id="6094" w:author="Marco Petri" w:date="2020-12-22T22:05:00Z">
          <w:pPr>
            <w:autoSpaceDE w:val="0"/>
            <w:autoSpaceDN w:val="0"/>
            <w:adjustRightInd w:val="0"/>
            <w:spacing w:line="240" w:lineRule="auto"/>
            <w:jc w:val="left"/>
          </w:pPr>
        </w:pPrChange>
      </w:pPr>
    </w:p>
    <w:p w14:paraId="41FA86CB" w14:textId="1572278D" w:rsidR="00E250F6" w:rsidRDefault="0075736B" w:rsidP="0075736B">
      <w:pPr>
        <w:pStyle w:val="Heading2"/>
        <w:rPr>
          <w:ins w:id="6095" w:author="Marco Petri" w:date="2020-12-22T22:09:00Z"/>
          <w:lang w:val="en-CA"/>
        </w:rPr>
      </w:pPr>
      <w:bookmarkStart w:id="6096" w:name="_Toc59567849"/>
      <w:ins w:id="6097" w:author="Marco Petri" w:date="2020-12-22T22:09:00Z">
        <w:r>
          <w:rPr>
            <w:lang w:val="en-CA"/>
          </w:rPr>
          <w:t>Alloy analysis</w:t>
        </w:r>
        <w:bookmarkEnd w:id="6096"/>
      </w:ins>
    </w:p>
    <w:p w14:paraId="57641C3F" w14:textId="21DB3CF1" w:rsidR="0075736B" w:rsidRDefault="00AD7A7A" w:rsidP="0075736B">
      <w:pPr>
        <w:rPr>
          <w:ins w:id="6098" w:author="Marco Petri" w:date="2020-12-22T22:13:00Z"/>
          <w:lang w:val="en-CA"/>
        </w:rPr>
      </w:pPr>
      <w:ins w:id="6099" w:author="Marco Petri" w:date="2020-12-22T22:09:00Z">
        <w:r>
          <w:rPr>
            <w:lang w:val="en-CA"/>
          </w:rPr>
          <w:t>Given the alloy code we run the assertion and found there are no errors.</w:t>
        </w:r>
      </w:ins>
      <w:ins w:id="6100" w:author="Marco Petri" w:date="2020-12-22T22:13:00Z">
        <w:r w:rsidR="002606A6">
          <w:rPr>
            <w:lang w:val="en-CA"/>
          </w:rPr>
          <w:t xml:space="preserve"> This is the result we obtain:</w:t>
        </w:r>
      </w:ins>
    </w:p>
    <w:p w14:paraId="72BDA378" w14:textId="51092648" w:rsidR="002606A6" w:rsidRPr="0075736B" w:rsidRDefault="002606A6">
      <w:pPr>
        <w:rPr>
          <w:ins w:id="6101" w:author="Marco Petri" w:date="2020-12-22T22:05:00Z"/>
          <w:lang w:val="en-CA"/>
          <w:rPrChange w:id="6102" w:author="Marco Petri" w:date="2020-12-22T22:09:00Z">
            <w:rPr>
              <w:ins w:id="6103" w:author="Marco Petri" w:date="2020-12-22T22:05:00Z"/>
              <w:rFonts w:ascii="Courier New" w:hAnsi="Courier New" w:cs="Courier New"/>
              <w:sz w:val="22"/>
              <w:lang w:val="en-CA"/>
            </w:rPr>
          </w:rPrChange>
        </w:rPr>
        <w:pPrChange w:id="6104" w:author="Marco Petri" w:date="2020-12-22T22:09:00Z">
          <w:pPr>
            <w:autoSpaceDE w:val="0"/>
            <w:autoSpaceDN w:val="0"/>
            <w:adjustRightInd w:val="0"/>
            <w:spacing w:line="240" w:lineRule="auto"/>
            <w:jc w:val="left"/>
          </w:pPr>
        </w:pPrChange>
      </w:pPr>
      <w:ins w:id="6105" w:author="Marco Petri" w:date="2020-12-22T22:14:00Z">
        <w:r>
          <w:rPr>
            <w:noProof/>
            <w:lang w:val="en-CA"/>
          </w:rPr>
          <w:drawing>
            <wp:inline distT="0" distB="0" distL="0" distR="0" wp14:anchorId="670E6F72" wp14:editId="17333804">
              <wp:extent cx="5400675" cy="2651760"/>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00675" cy="2651760"/>
                      </a:xfrm>
                      <a:prstGeom prst="rect">
                        <a:avLst/>
                      </a:prstGeom>
                    </pic:spPr>
                  </pic:pic>
                </a:graphicData>
              </a:graphic>
            </wp:inline>
          </w:drawing>
        </w:r>
      </w:ins>
    </w:p>
    <w:p w14:paraId="777DEC9F" w14:textId="64C51997" w:rsidR="00637C2C" w:rsidRPr="0042799C" w:rsidDel="00C22A1C" w:rsidRDefault="00637C2C" w:rsidP="00637C2C">
      <w:pPr>
        <w:autoSpaceDE w:val="0"/>
        <w:autoSpaceDN w:val="0"/>
        <w:adjustRightInd w:val="0"/>
        <w:spacing w:line="240" w:lineRule="auto"/>
        <w:jc w:val="left"/>
        <w:rPr>
          <w:ins w:id="6106" w:author="aa m" w:date="2020-12-08T17:34:00Z"/>
          <w:del w:id="6107" w:author="Marco Petri" w:date="2020-12-22T19:46:00Z"/>
          <w:rFonts w:ascii="Courier New" w:hAnsi="Courier New" w:cs="Courier New"/>
          <w:sz w:val="18"/>
          <w:szCs w:val="18"/>
          <w:lang w:val="en-CA"/>
          <w:rPrChange w:id="6108" w:author="Marco Petri" w:date="2020-12-22T20:06:00Z">
            <w:rPr>
              <w:ins w:id="6109" w:author="aa m" w:date="2020-12-08T17:34:00Z"/>
              <w:del w:id="6110" w:author="Marco Petri" w:date="2020-12-22T19:46:00Z"/>
              <w:rFonts w:ascii="Courier New" w:hAnsi="Courier New" w:cs="Courier New"/>
              <w:sz w:val="22"/>
              <w:lang w:val="en-CA"/>
            </w:rPr>
          </w:rPrChange>
        </w:rPr>
      </w:pPr>
      <w:ins w:id="6111" w:author="aa m" w:date="2020-12-08T17:34:00Z">
        <w:del w:id="6112" w:author="Marco Petri" w:date="2020-12-22T19:46:00Z">
          <w:r w:rsidRPr="0042799C" w:rsidDel="00C22A1C">
            <w:rPr>
              <w:rFonts w:ascii="Courier New" w:hAnsi="Courier New" w:cs="Courier New"/>
              <w:sz w:val="18"/>
              <w:szCs w:val="18"/>
              <w:lang w:val="en-CA"/>
              <w:rPrChange w:id="6113" w:author="Marco Petri" w:date="2020-12-22T20:06:00Z">
                <w:rPr>
                  <w:rFonts w:ascii="Courier New" w:hAnsi="Courier New" w:cs="Courier New"/>
                  <w:sz w:val="22"/>
                  <w:lang w:val="en-CA"/>
                </w:rPr>
              </w:rPrChange>
            </w:rPr>
            <w:tab/>
            <w:delText>storeControllers: some CheckpointController,</w:delText>
          </w:r>
        </w:del>
      </w:ins>
    </w:p>
    <w:p w14:paraId="34EB8EB1" w14:textId="0A053029" w:rsidR="00637C2C" w:rsidRPr="0042799C" w:rsidDel="00C22A1C" w:rsidRDefault="00637C2C" w:rsidP="00637C2C">
      <w:pPr>
        <w:autoSpaceDE w:val="0"/>
        <w:autoSpaceDN w:val="0"/>
        <w:adjustRightInd w:val="0"/>
        <w:spacing w:line="240" w:lineRule="auto"/>
        <w:jc w:val="left"/>
        <w:rPr>
          <w:ins w:id="6114" w:author="aa m" w:date="2020-12-08T17:34:00Z"/>
          <w:del w:id="6115" w:author="Marco Petri" w:date="2020-12-22T19:46:00Z"/>
          <w:rFonts w:ascii="Courier New" w:hAnsi="Courier New" w:cs="Courier New"/>
          <w:sz w:val="18"/>
          <w:szCs w:val="18"/>
          <w:lang w:val="en-CA"/>
          <w:rPrChange w:id="6116" w:author="Marco Petri" w:date="2020-12-22T20:06:00Z">
            <w:rPr>
              <w:ins w:id="6117" w:author="aa m" w:date="2020-12-08T17:34:00Z"/>
              <w:del w:id="6118" w:author="Marco Petri" w:date="2020-12-22T19:46:00Z"/>
              <w:rFonts w:ascii="Courier New" w:hAnsi="Courier New" w:cs="Courier New"/>
              <w:sz w:val="22"/>
              <w:lang w:val="en-CA"/>
            </w:rPr>
          </w:rPrChange>
        </w:rPr>
      </w:pPr>
      <w:ins w:id="6119" w:author="aa m" w:date="2020-12-08T17:34:00Z">
        <w:del w:id="6120" w:author="Marco Petri" w:date="2020-12-22T19:46:00Z">
          <w:r w:rsidRPr="0042799C" w:rsidDel="00C22A1C">
            <w:rPr>
              <w:rFonts w:ascii="Courier New" w:hAnsi="Courier New" w:cs="Courier New"/>
              <w:sz w:val="18"/>
              <w:szCs w:val="18"/>
              <w:lang w:val="en-CA"/>
              <w:rPrChange w:id="6121" w:author="Marco Petri" w:date="2020-12-22T20:06:00Z">
                <w:rPr>
                  <w:rFonts w:ascii="Courier New" w:hAnsi="Courier New" w:cs="Courier New"/>
                  <w:sz w:val="22"/>
                  <w:lang w:val="en-CA"/>
                </w:rPr>
              </w:rPrChange>
            </w:rPr>
            <w:tab/>
            <w:delText>storeTicketMachines: some TicketMachine,</w:delText>
          </w:r>
        </w:del>
      </w:ins>
    </w:p>
    <w:p w14:paraId="4BCDEAC0" w14:textId="3EABC003" w:rsidR="00637C2C" w:rsidRPr="0042799C" w:rsidDel="00C22A1C" w:rsidRDefault="00637C2C" w:rsidP="00637C2C">
      <w:pPr>
        <w:autoSpaceDE w:val="0"/>
        <w:autoSpaceDN w:val="0"/>
        <w:adjustRightInd w:val="0"/>
        <w:spacing w:line="240" w:lineRule="auto"/>
        <w:jc w:val="left"/>
        <w:rPr>
          <w:ins w:id="6122" w:author="aa m" w:date="2020-12-08T17:34:00Z"/>
          <w:del w:id="6123" w:author="Marco Petri" w:date="2020-12-22T19:46:00Z"/>
          <w:rFonts w:ascii="Courier New" w:hAnsi="Courier New" w:cs="Courier New"/>
          <w:sz w:val="18"/>
          <w:szCs w:val="18"/>
          <w:lang w:val="en-CA"/>
          <w:rPrChange w:id="6124" w:author="Marco Petri" w:date="2020-12-22T20:06:00Z">
            <w:rPr>
              <w:ins w:id="6125" w:author="aa m" w:date="2020-12-08T17:34:00Z"/>
              <w:del w:id="6126" w:author="Marco Petri" w:date="2020-12-22T19:46:00Z"/>
              <w:rFonts w:ascii="Courier New" w:hAnsi="Courier New" w:cs="Courier New"/>
              <w:sz w:val="22"/>
              <w:lang w:val="en-CA"/>
            </w:rPr>
          </w:rPrChange>
        </w:rPr>
      </w:pPr>
      <w:ins w:id="6127" w:author="aa m" w:date="2020-12-08T17:34:00Z">
        <w:del w:id="6128" w:author="Marco Petri" w:date="2020-12-22T19:46:00Z">
          <w:r w:rsidRPr="0042799C" w:rsidDel="00C22A1C">
            <w:rPr>
              <w:rFonts w:ascii="Courier New" w:hAnsi="Courier New" w:cs="Courier New"/>
              <w:sz w:val="18"/>
              <w:szCs w:val="18"/>
              <w:lang w:val="en-CA"/>
              <w:rPrChange w:id="6129" w:author="Marco Petri" w:date="2020-12-22T20:06:00Z">
                <w:rPr>
                  <w:rFonts w:ascii="Courier New" w:hAnsi="Courier New" w:cs="Courier New"/>
                  <w:sz w:val="22"/>
                  <w:lang w:val="en-CA"/>
                </w:rPr>
              </w:rPrChange>
            </w:rPr>
            <w:tab/>
            <w:delText>storeProducts: some Item,</w:delText>
          </w:r>
        </w:del>
      </w:ins>
    </w:p>
    <w:p w14:paraId="35B3A869" w14:textId="176BDC11" w:rsidR="00637C2C" w:rsidRPr="0042799C" w:rsidDel="00C22A1C" w:rsidRDefault="00637C2C" w:rsidP="00637C2C">
      <w:pPr>
        <w:autoSpaceDE w:val="0"/>
        <w:autoSpaceDN w:val="0"/>
        <w:adjustRightInd w:val="0"/>
        <w:spacing w:line="240" w:lineRule="auto"/>
        <w:jc w:val="left"/>
        <w:rPr>
          <w:ins w:id="6130" w:author="aa m" w:date="2020-12-08T17:34:00Z"/>
          <w:del w:id="6131" w:author="Marco Petri" w:date="2020-12-22T19:46:00Z"/>
          <w:rFonts w:ascii="Courier New" w:hAnsi="Courier New" w:cs="Courier New"/>
          <w:sz w:val="18"/>
          <w:szCs w:val="18"/>
          <w:lang w:val="en-CA"/>
          <w:rPrChange w:id="6132" w:author="Marco Petri" w:date="2020-12-22T20:06:00Z">
            <w:rPr>
              <w:ins w:id="6133" w:author="aa m" w:date="2020-12-08T17:34:00Z"/>
              <w:del w:id="6134" w:author="Marco Petri" w:date="2020-12-22T19:46:00Z"/>
              <w:rFonts w:ascii="Courier New" w:hAnsi="Courier New" w:cs="Courier New"/>
              <w:sz w:val="22"/>
              <w:lang w:val="en-CA"/>
            </w:rPr>
          </w:rPrChange>
        </w:rPr>
      </w:pPr>
      <w:ins w:id="6135" w:author="aa m" w:date="2020-12-08T17:34:00Z">
        <w:del w:id="6136" w:author="Marco Petri" w:date="2020-12-22T19:46:00Z">
          <w:r w:rsidRPr="0042799C" w:rsidDel="00C22A1C">
            <w:rPr>
              <w:rFonts w:ascii="Courier New" w:hAnsi="Courier New" w:cs="Courier New"/>
              <w:sz w:val="18"/>
              <w:szCs w:val="18"/>
              <w:lang w:val="en-CA"/>
              <w:rPrChange w:id="6137" w:author="Marco Petri" w:date="2020-12-22T20:06:00Z">
                <w:rPr>
                  <w:rFonts w:ascii="Courier New" w:hAnsi="Courier New" w:cs="Courier New"/>
                  <w:sz w:val="22"/>
                  <w:lang w:val="en-CA"/>
                </w:rPr>
              </w:rPrChange>
            </w:rPr>
            <w:tab/>
            <w:delText>//customers currently inside the store</w:delText>
          </w:r>
        </w:del>
      </w:ins>
    </w:p>
    <w:p w14:paraId="485083C2" w14:textId="5EDD180B" w:rsidR="00637C2C" w:rsidRPr="0042799C" w:rsidDel="00C22A1C" w:rsidRDefault="00637C2C" w:rsidP="00637C2C">
      <w:pPr>
        <w:autoSpaceDE w:val="0"/>
        <w:autoSpaceDN w:val="0"/>
        <w:adjustRightInd w:val="0"/>
        <w:spacing w:line="240" w:lineRule="auto"/>
        <w:jc w:val="left"/>
        <w:rPr>
          <w:ins w:id="6138" w:author="aa m" w:date="2020-12-08T17:34:00Z"/>
          <w:del w:id="6139" w:author="Marco Petri" w:date="2020-12-22T19:46:00Z"/>
          <w:rFonts w:ascii="Courier New" w:hAnsi="Courier New" w:cs="Courier New"/>
          <w:sz w:val="18"/>
          <w:szCs w:val="18"/>
          <w:lang w:val="en-CA"/>
          <w:rPrChange w:id="6140" w:author="Marco Petri" w:date="2020-12-22T20:06:00Z">
            <w:rPr>
              <w:ins w:id="6141" w:author="aa m" w:date="2020-12-08T17:34:00Z"/>
              <w:del w:id="6142" w:author="Marco Petri" w:date="2020-12-22T19:46:00Z"/>
              <w:rFonts w:ascii="Courier New" w:hAnsi="Courier New" w:cs="Courier New"/>
              <w:sz w:val="22"/>
              <w:lang w:val="en-CA"/>
            </w:rPr>
          </w:rPrChange>
        </w:rPr>
      </w:pPr>
      <w:ins w:id="6143" w:author="aa m" w:date="2020-12-08T17:34:00Z">
        <w:del w:id="6144" w:author="Marco Petri" w:date="2020-12-22T19:46:00Z">
          <w:r w:rsidRPr="0042799C" w:rsidDel="00C22A1C">
            <w:rPr>
              <w:rFonts w:ascii="Courier New" w:hAnsi="Courier New" w:cs="Courier New"/>
              <w:sz w:val="18"/>
              <w:szCs w:val="18"/>
              <w:lang w:val="en-CA"/>
              <w:rPrChange w:id="6145" w:author="Marco Petri" w:date="2020-12-22T20:06:00Z">
                <w:rPr>
                  <w:rFonts w:ascii="Courier New" w:hAnsi="Courier New" w:cs="Courier New"/>
                  <w:sz w:val="22"/>
                  <w:lang w:val="en-CA"/>
                </w:rPr>
              </w:rPrChange>
            </w:rPr>
            <w:tab/>
            <w:delText>storeCustomersInStore: set Customer,</w:delText>
          </w:r>
        </w:del>
      </w:ins>
    </w:p>
    <w:p w14:paraId="53DB8B7B" w14:textId="348F5EEF" w:rsidR="00637C2C" w:rsidRPr="0042799C" w:rsidDel="00C22A1C" w:rsidRDefault="00637C2C" w:rsidP="00637C2C">
      <w:pPr>
        <w:autoSpaceDE w:val="0"/>
        <w:autoSpaceDN w:val="0"/>
        <w:adjustRightInd w:val="0"/>
        <w:spacing w:line="240" w:lineRule="auto"/>
        <w:jc w:val="left"/>
        <w:rPr>
          <w:ins w:id="6146" w:author="aa m" w:date="2020-12-08T17:34:00Z"/>
          <w:del w:id="6147" w:author="Marco Petri" w:date="2020-12-22T19:46:00Z"/>
          <w:rFonts w:ascii="Courier New" w:hAnsi="Courier New" w:cs="Courier New"/>
          <w:sz w:val="18"/>
          <w:szCs w:val="18"/>
          <w:lang w:val="en-CA"/>
          <w:rPrChange w:id="6148" w:author="Marco Petri" w:date="2020-12-22T20:06:00Z">
            <w:rPr>
              <w:ins w:id="6149" w:author="aa m" w:date="2020-12-08T17:34:00Z"/>
              <w:del w:id="6150" w:author="Marco Petri" w:date="2020-12-22T19:46:00Z"/>
              <w:rFonts w:ascii="Courier New" w:hAnsi="Courier New" w:cs="Courier New"/>
              <w:sz w:val="22"/>
              <w:lang w:val="en-CA"/>
            </w:rPr>
          </w:rPrChange>
        </w:rPr>
      </w:pPr>
      <w:ins w:id="6151" w:author="aa m" w:date="2020-12-08T17:34:00Z">
        <w:del w:id="6152" w:author="Marco Petri" w:date="2020-12-22T19:46:00Z">
          <w:r w:rsidRPr="0042799C" w:rsidDel="00C22A1C">
            <w:rPr>
              <w:rFonts w:ascii="Courier New" w:hAnsi="Courier New" w:cs="Courier New"/>
              <w:sz w:val="18"/>
              <w:szCs w:val="18"/>
              <w:lang w:val="en-CA"/>
              <w:rPrChange w:id="6153" w:author="Marco Petri" w:date="2020-12-22T20:06:00Z">
                <w:rPr>
                  <w:rFonts w:ascii="Courier New" w:hAnsi="Courier New" w:cs="Courier New"/>
                  <w:sz w:val="22"/>
                  <w:lang w:val="en-CA"/>
                </w:rPr>
              </w:rPrChange>
            </w:rPr>
            <w:tab/>
            <w:delText>//customers visits at the store</w:delText>
          </w:r>
        </w:del>
      </w:ins>
    </w:p>
    <w:p w14:paraId="2882DE01" w14:textId="70AE41F7" w:rsidR="00637C2C" w:rsidRPr="0042799C" w:rsidDel="00C22A1C" w:rsidRDefault="00637C2C" w:rsidP="00637C2C">
      <w:pPr>
        <w:autoSpaceDE w:val="0"/>
        <w:autoSpaceDN w:val="0"/>
        <w:adjustRightInd w:val="0"/>
        <w:spacing w:line="240" w:lineRule="auto"/>
        <w:jc w:val="left"/>
        <w:rPr>
          <w:ins w:id="6154" w:author="aa m" w:date="2020-12-08T17:34:00Z"/>
          <w:del w:id="6155" w:author="Marco Petri" w:date="2020-12-22T19:46:00Z"/>
          <w:rFonts w:ascii="Courier New" w:hAnsi="Courier New" w:cs="Courier New"/>
          <w:sz w:val="18"/>
          <w:szCs w:val="18"/>
          <w:lang w:val="en-CA"/>
          <w:rPrChange w:id="6156" w:author="Marco Petri" w:date="2020-12-22T20:06:00Z">
            <w:rPr>
              <w:ins w:id="6157" w:author="aa m" w:date="2020-12-08T17:34:00Z"/>
              <w:del w:id="6158" w:author="Marco Petri" w:date="2020-12-22T19:46:00Z"/>
              <w:rFonts w:ascii="Courier New" w:hAnsi="Courier New" w:cs="Courier New"/>
              <w:sz w:val="22"/>
              <w:lang w:val="en-CA"/>
            </w:rPr>
          </w:rPrChange>
        </w:rPr>
      </w:pPr>
      <w:ins w:id="6159" w:author="aa m" w:date="2020-12-08T17:34:00Z">
        <w:del w:id="6160" w:author="Marco Petri" w:date="2020-12-22T19:46:00Z">
          <w:r w:rsidRPr="0042799C" w:rsidDel="00C22A1C">
            <w:rPr>
              <w:rFonts w:ascii="Courier New" w:hAnsi="Courier New" w:cs="Courier New"/>
              <w:sz w:val="18"/>
              <w:szCs w:val="18"/>
              <w:lang w:val="en-CA"/>
              <w:rPrChange w:id="6161" w:author="Marco Petri" w:date="2020-12-22T20:06:00Z">
                <w:rPr>
                  <w:rFonts w:ascii="Courier New" w:hAnsi="Courier New" w:cs="Courier New"/>
                  <w:sz w:val="22"/>
                  <w:lang w:val="en-CA"/>
                </w:rPr>
              </w:rPrChange>
            </w:rPr>
            <w:tab/>
            <w:delText>//a visit is counted when the customer enters the store</w:delText>
          </w:r>
        </w:del>
      </w:ins>
    </w:p>
    <w:p w14:paraId="3F8B8A8E" w14:textId="069BC293" w:rsidR="00637C2C" w:rsidRPr="0042799C" w:rsidDel="00C22A1C" w:rsidRDefault="00637C2C" w:rsidP="00637C2C">
      <w:pPr>
        <w:autoSpaceDE w:val="0"/>
        <w:autoSpaceDN w:val="0"/>
        <w:adjustRightInd w:val="0"/>
        <w:spacing w:line="240" w:lineRule="auto"/>
        <w:jc w:val="left"/>
        <w:rPr>
          <w:ins w:id="6162" w:author="aa m" w:date="2020-12-08T17:34:00Z"/>
          <w:del w:id="6163" w:author="Marco Petri" w:date="2020-12-22T19:46:00Z"/>
          <w:rFonts w:ascii="Courier New" w:hAnsi="Courier New" w:cs="Courier New"/>
          <w:sz w:val="18"/>
          <w:szCs w:val="18"/>
          <w:lang w:val="en-CA"/>
          <w:rPrChange w:id="6164" w:author="Marco Petri" w:date="2020-12-22T20:06:00Z">
            <w:rPr>
              <w:ins w:id="6165" w:author="aa m" w:date="2020-12-08T17:34:00Z"/>
              <w:del w:id="6166" w:author="Marco Petri" w:date="2020-12-22T19:46:00Z"/>
              <w:rFonts w:ascii="Courier New" w:hAnsi="Courier New" w:cs="Courier New"/>
              <w:sz w:val="22"/>
              <w:lang w:val="en-CA"/>
            </w:rPr>
          </w:rPrChange>
        </w:rPr>
      </w:pPr>
      <w:ins w:id="6167" w:author="aa m" w:date="2020-12-08T17:34:00Z">
        <w:del w:id="6168" w:author="Marco Petri" w:date="2020-12-22T19:46:00Z">
          <w:r w:rsidRPr="0042799C" w:rsidDel="00C22A1C">
            <w:rPr>
              <w:rFonts w:ascii="Courier New" w:hAnsi="Courier New" w:cs="Courier New"/>
              <w:sz w:val="18"/>
              <w:szCs w:val="18"/>
              <w:lang w:val="en-CA"/>
              <w:rPrChange w:id="6169" w:author="Marco Petri" w:date="2020-12-22T20:06:00Z">
                <w:rPr>
                  <w:rFonts w:ascii="Courier New" w:hAnsi="Courier New" w:cs="Courier New"/>
                  <w:sz w:val="22"/>
                  <w:lang w:val="en-CA"/>
                </w:rPr>
              </w:rPrChange>
            </w:rPr>
            <w:tab/>
            <w:delText>storeCustomersVisits: set Visit,</w:delText>
          </w:r>
        </w:del>
      </w:ins>
    </w:p>
    <w:p w14:paraId="674F3A48" w14:textId="0BE7822A" w:rsidR="00637C2C" w:rsidRPr="0042799C" w:rsidDel="00C22A1C" w:rsidRDefault="00637C2C" w:rsidP="00637C2C">
      <w:pPr>
        <w:autoSpaceDE w:val="0"/>
        <w:autoSpaceDN w:val="0"/>
        <w:adjustRightInd w:val="0"/>
        <w:spacing w:line="240" w:lineRule="auto"/>
        <w:jc w:val="left"/>
        <w:rPr>
          <w:ins w:id="6170" w:author="aa m" w:date="2020-12-08T17:34:00Z"/>
          <w:del w:id="6171" w:author="Marco Petri" w:date="2020-12-22T19:46:00Z"/>
          <w:rFonts w:ascii="Courier New" w:hAnsi="Courier New" w:cs="Courier New"/>
          <w:sz w:val="18"/>
          <w:szCs w:val="18"/>
          <w:lang w:val="en-CA"/>
          <w:rPrChange w:id="6172" w:author="Marco Petri" w:date="2020-12-22T20:06:00Z">
            <w:rPr>
              <w:ins w:id="6173" w:author="aa m" w:date="2020-12-08T17:34:00Z"/>
              <w:del w:id="6174" w:author="Marco Petri" w:date="2020-12-22T19:46:00Z"/>
              <w:rFonts w:ascii="Courier New" w:hAnsi="Courier New" w:cs="Courier New"/>
              <w:sz w:val="22"/>
              <w:lang w:val="en-CA"/>
            </w:rPr>
          </w:rPrChange>
        </w:rPr>
      </w:pPr>
      <w:ins w:id="6175" w:author="aa m" w:date="2020-12-08T17:34:00Z">
        <w:del w:id="6176" w:author="Marco Petri" w:date="2020-12-22T19:46:00Z">
          <w:r w:rsidRPr="0042799C" w:rsidDel="00C22A1C">
            <w:rPr>
              <w:rFonts w:ascii="Courier New" w:hAnsi="Courier New" w:cs="Courier New"/>
              <w:sz w:val="18"/>
              <w:szCs w:val="18"/>
              <w:lang w:val="en-CA"/>
              <w:rPrChange w:id="6177" w:author="Marco Petri" w:date="2020-12-22T20:06:00Z">
                <w:rPr>
                  <w:rFonts w:ascii="Courier New" w:hAnsi="Courier New" w:cs="Courier New"/>
                  <w:sz w:val="22"/>
                  <w:lang w:val="en-CA"/>
                </w:rPr>
              </w:rPrChange>
            </w:rPr>
            <w:tab/>
            <w:delText>//current queue for the store</w:delText>
          </w:r>
        </w:del>
      </w:ins>
    </w:p>
    <w:p w14:paraId="657BCE0C" w14:textId="02744DA4" w:rsidR="00637C2C" w:rsidRPr="0042799C" w:rsidDel="00C22A1C" w:rsidRDefault="00637C2C" w:rsidP="00637C2C">
      <w:pPr>
        <w:autoSpaceDE w:val="0"/>
        <w:autoSpaceDN w:val="0"/>
        <w:adjustRightInd w:val="0"/>
        <w:spacing w:line="240" w:lineRule="auto"/>
        <w:jc w:val="left"/>
        <w:rPr>
          <w:ins w:id="6178" w:author="aa m" w:date="2020-12-08T17:34:00Z"/>
          <w:del w:id="6179" w:author="Marco Petri" w:date="2020-12-22T19:46:00Z"/>
          <w:rFonts w:ascii="Courier New" w:hAnsi="Courier New" w:cs="Courier New"/>
          <w:sz w:val="18"/>
          <w:szCs w:val="18"/>
          <w:lang w:val="en-CA"/>
          <w:rPrChange w:id="6180" w:author="Marco Petri" w:date="2020-12-22T20:06:00Z">
            <w:rPr>
              <w:ins w:id="6181" w:author="aa m" w:date="2020-12-08T17:34:00Z"/>
              <w:del w:id="6182" w:author="Marco Petri" w:date="2020-12-22T19:46:00Z"/>
              <w:rFonts w:ascii="Courier New" w:hAnsi="Courier New" w:cs="Courier New"/>
              <w:sz w:val="22"/>
              <w:lang w:val="en-CA"/>
            </w:rPr>
          </w:rPrChange>
        </w:rPr>
      </w:pPr>
      <w:ins w:id="6183" w:author="aa m" w:date="2020-12-08T17:34:00Z">
        <w:del w:id="6184" w:author="Marco Petri" w:date="2020-12-22T19:46:00Z">
          <w:r w:rsidRPr="0042799C" w:rsidDel="00C22A1C">
            <w:rPr>
              <w:rFonts w:ascii="Courier New" w:hAnsi="Courier New" w:cs="Courier New"/>
              <w:sz w:val="18"/>
              <w:szCs w:val="18"/>
              <w:lang w:val="en-CA"/>
              <w:rPrChange w:id="6185" w:author="Marco Petri" w:date="2020-12-22T20:06:00Z">
                <w:rPr>
                  <w:rFonts w:ascii="Courier New" w:hAnsi="Courier New" w:cs="Courier New"/>
                  <w:sz w:val="22"/>
                  <w:lang w:val="en-CA"/>
                </w:rPr>
              </w:rPrChange>
            </w:rPr>
            <w:tab/>
            <w:delText>storeQueue: one Queue,</w:delText>
          </w:r>
        </w:del>
      </w:ins>
    </w:p>
    <w:p w14:paraId="599C7FCB" w14:textId="3B44E22B" w:rsidR="00637C2C" w:rsidRPr="0042799C" w:rsidDel="00C22A1C" w:rsidRDefault="00637C2C" w:rsidP="00637C2C">
      <w:pPr>
        <w:autoSpaceDE w:val="0"/>
        <w:autoSpaceDN w:val="0"/>
        <w:adjustRightInd w:val="0"/>
        <w:spacing w:line="240" w:lineRule="auto"/>
        <w:jc w:val="left"/>
        <w:rPr>
          <w:ins w:id="6186" w:author="aa m" w:date="2020-12-08T17:34:00Z"/>
          <w:del w:id="6187" w:author="Marco Petri" w:date="2020-12-22T19:46:00Z"/>
          <w:rFonts w:ascii="Courier New" w:hAnsi="Courier New" w:cs="Courier New"/>
          <w:sz w:val="18"/>
          <w:szCs w:val="18"/>
          <w:lang w:val="en-CA"/>
          <w:rPrChange w:id="6188" w:author="Marco Petri" w:date="2020-12-22T20:06:00Z">
            <w:rPr>
              <w:ins w:id="6189" w:author="aa m" w:date="2020-12-08T17:34:00Z"/>
              <w:del w:id="6190" w:author="Marco Petri" w:date="2020-12-22T19:46:00Z"/>
              <w:rFonts w:ascii="Courier New" w:hAnsi="Courier New" w:cs="Courier New"/>
              <w:sz w:val="22"/>
              <w:lang w:val="en-CA"/>
            </w:rPr>
          </w:rPrChange>
        </w:rPr>
      </w:pPr>
      <w:ins w:id="6191" w:author="aa m" w:date="2020-12-08T17:34:00Z">
        <w:del w:id="6192" w:author="Marco Petri" w:date="2020-12-22T19:46:00Z">
          <w:r w:rsidRPr="0042799C" w:rsidDel="00C22A1C">
            <w:rPr>
              <w:rFonts w:ascii="Courier New" w:hAnsi="Courier New" w:cs="Courier New"/>
              <w:sz w:val="18"/>
              <w:szCs w:val="18"/>
              <w:lang w:val="en-CA"/>
              <w:rPrChange w:id="6193" w:author="Marco Petri" w:date="2020-12-22T20:06:00Z">
                <w:rPr>
                  <w:rFonts w:ascii="Courier New" w:hAnsi="Courier New" w:cs="Courier New"/>
                  <w:sz w:val="22"/>
                  <w:lang w:val="en-CA"/>
                </w:rPr>
              </w:rPrChange>
            </w:rPr>
            <w:tab/>
            <w:delText>//current bookings for the store</w:delText>
          </w:r>
        </w:del>
      </w:ins>
    </w:p>
    <w:p w14:paraId="63DF7BFD" w14:textId="1509F2C7" w:rsidR="00637C2C" w:rsidRPr="0042799C" w:rsidDel="00C22A1C" w:rsidRDefault="00637C2C" w:rsidP="00637C2C">
      <w:pPr>
        <w:autoSpaceDE w:val="0"/>
        <w:autoSpaceDN w:val="0"/>
        <w:adjustRightInd w:val="0"/>
        <w:spacing w:line="240" w:lineRule="auto"/>
        <w:jc w:val="left"/>
        <w:rPr>
          <w:ins w:id="6194" w:author="aa m" w:date="2020-12-08T17:34:00Z"/>
          <w:del w:id="6195" w:author="Marco Petri" w:date="2020-12-22T19:46:00Z"/>
          <w:rFonts w:ascii="Courier New" w:hAnsi="Courier New" w:cs="Courier New"/>
          <w:sz w:val="18"/>
          <w:szCs w:val="18"/>
          <w:lang w:val="en-CA"/>
          <w:rPrChange w:id="6196" w:author="Marco Petri" w:date="2020-12-22T20:06:00Z">
            <w:rPr>
              <w:ins w:id="6197" w:author="aa m" w:date="2020-12-08T17:34:00Z"/>
              <w:del w:id="6198" w:author="Marco Petri" w:date="2020-12-22T19:46:00Z"/>
              <w:rFonts w:ascii="Courier New" w:hAnsi="Courier New" w:cs="Courier New"/>
              <w:sz w:val="22"/>
              <w:lang w:val="en-CA"/>
            </w:rPr>
          </w:rPrChange>
        </w:rPr>
      </w:pPr>
      <w:ins w:id="6199" w:author="aa m" w:date="2020-12-08T17:34:00Z">
        <w:del w:id="6200" w:author="Marco Petri" w:date="2020-12-22T19:46:00Z">
          <w:r w:rsidRPr="0042799C" w:rsidDel="00C22A1C">
            <w:rPr>
              <w:rFonts w:ascii="Courier New" w:hAnsi="Courier New" w:cs="Courier New"/>
              <w:sz w:val="18"/>
              <w:szCs w:val="18"/>
              <w:lang w:val="en-CA"/>
              <w:rPrChange w:id="6201" w:author="Marco Petri" w:date="2020-12-22T20:06:00Z">
                <w:rPr>
                  <w:rFonts w:ascii="Courier New" w:hAnsi="Courier New" w:cs="Courier New"/>
                  <w:sz w:val="22"/>
                  <w:lang w:val="en-CA"/>
                </w:rPr>
              </w:rPrChange>
            </w:rPr>
            <w:tab/>
            <w:delText>storeBookings: set Booking,</w:delText>
          </w:r>
        </w:del>
      </w:ins>
    </w:p>
    <w:p w14:paraId="0FA492AC" w14:textId="32FC13F0" w:rsidR="00637C2C" w:rsidRPr="0042799C" w:rsidDel="00C22A1C" w:rsidRDefault="00637C2C" w:rsidP="00637C2C">
      <w:pPr>
        <w:autoSpaceDE w:val="0"/>
        <w:autoSpaceDN w:val="0"/>
        <w:adjustRightInd w:val="0"/>
        <w:spacing w:line="240" w:lineRule="auto"/>
        <w:jc w:val="left"/>
        <w:rPr>
          <w:ins w:id="6202" w:author="aa m" w:date="2020-12-08T17:34:00Z"/>
          <w:del w:id="6203" w:author="Marco Petri" w:date="2020-12-22T19:46:00Z"/>
          <w:rFonts w:ascii="Courier New" w:hAnsi="Courier New" w:cs="Courier New"/>
          <w:sz w:val="18"/>
          <w:szCs w:val="18"/>
          <w:lang w:val="en-CA"/>
          <w:rPrChange w:id="6204" w:author="Marco Petri" w:date="2020-12-22T20:06:00Z">
            <w:rPr>
              <w:ins w:id="6205" w:author="aa m" w:date="2020-12-08T17:34:00Z"/>
              <w:del w:id="6206" w:author="Marco Petri" w:date="2020-12-22T19:46:00Z"/>
              <w:rFonts w:ascii="Courier New" w:hAnsi="Courier New" w:cs="Courier New"/>
              <w:sz w:val="22"/>
              <w:lang w:val="en-CA"/>
            </w:rPr>
          </w:rPrChange>
        </w:rPr>
      </w:pPr>
      <w:ins w:id="6207" w:author="aa m" w:date="2020-12-08T17:34:00Z">
        <w:del w:id="6208" w:author="Marco Petri" w:date="2020-12-22T19:46:00Z">
          <w:r w:rsidRPr="0042799C" w:rsidDel="00C22A1C">
            <w:rPr>
              <w:rFonts w:ascii="Courier New" w:hAnsi="Courier New" w:cs="Courier New"/>
              <w:sz w:val="18"/>
              <w:szCs w:val="18"/>
              <w:lang w:val="en-CA"/>
              <w:rPrChange w:id="6209" w:author="Marco Petri" w:date="2020-12-22T20:06:00Z">
                <w:rPr>
                  <w:rFonts w:ascii="Courier New" w:hAnsi="Courier New" w:cs="Courier New"/>
                  <w:sz w:val="22"/>
                  <w:lang w:val="en-CA"/>
                </w:rPr>
              </w:rPrChange>
            </w:rPr>
            <w:tab/>
            <w:delText>//tickets that have been used to enter the store, but not necessarely to exit</w:delText>
          </w:r>
        </w:del>
      </w:ins>
    </w:p>
    <w:p w14:paraId="379B8A54" w14:textId="0A03D33E" w:rsidR="00637C2C" w:rsidRPr="0042799C" w:rsidDel="00C22A1C" w:rsidRDefault="00637C2C" w:rsidP="00637C2C">
      <w:pPr>
        <w:autoSpaceDE w:val="0"/>
        <w:autoSpaceDN w:val="0"/>
        <w:adjustRightInd w:val="0"/>
        <w:spacing w:line="240" w:lineRule="auto"/>
        <w:jc w:val="left"/>
        <w:rPr>
          <w:ins w:id="6210" w:author="aa m" w:date="2020-12-08T17:34:00Z"/>
          <w:del w:id="6211" w:author="Marco Petri" w:date="2020-12-22T19:46:00Z"/>
          <w:rFonts w:ascii="Courier New" w:hAnsi="Courier New" w:cs="Courier New"/>
          <w:sz w:val="18"/>
          <w:szCs w:val="18"/>
          <w:lang w:val="en-CA"/>
          <w:rPrChange w:id="6212" w:author="Marco Petri" w:date="2020-12-22T20:06:00Z">
            <w:rPr>
              <w:ins w:id="6213" w:author="aa m" w:date="2020-12-08T17:34:00Z"/>
              <w:del w:id="6214" w:author="Marco Petri" w:date="2020-12-22T19:46:00Z"/>
              <w:rFonts w:ascii="Courier New" w:hAnsi="Courier New" w:cs="Courier New"/>
              <w:sz w:val="22"/>
              <w:lang w:val="en-CA"/>
            </w:rPr>
          </w:rPrChange>
        </w:rPr>
      </w:pPr>
      <w:ins w:id="6215" w:author="aa m" w:date="2020-12-08T17:34:00Z">
        <w:del w:id="6216" w:author="Marco Petri" w:date="2020-12-22T19:46:00Z">
          <w:r w:rsidRPr="0042799C" w:rsidDel="00C22A1C">
            <w:rPr>
              <w:rFonts w:ascii="Courier New" w:hAnsi="Courier New" w:cs="Courier New"/>
              <w:sz w:val="18"/>
              <w:szCs w:val="18"/>
              <w:lang w:val="en-CA"/>
              <w:rPrChange w:id="6217" w:author="Marco Petri" w:date="2020-12-22T20:06:00Z">
                <w:rPr>
                  <w:rFonts w:ascii="Courier New" w:hAnsi="Courier New" w:cs="Courier New"/>
                  <w:sz w:val="22"/>
                  <w:lang w:val="en-CA"/>
                </w:rPr>
              </w:rPrChange>
            </w:rPr>
            <w:tab/>
            <w:delText>storeUsedTickets: set Ticket,</w:delText>
          </w:r>
        </w:del>
      </w:ins>
    </w:p>
    <w:p w14:paraId="65169B0B" w14:textId="557F8066" w:rsidR="00637C2C" w:rsidRPr="0042799C" w:rsidDel="00C22A1C" w:rsidRDefault="00637C2C" w:rsidP="00637C2C">
      <w:pPr>
        <w:autoSpaceDE w:val="0"/>
        <w:autoSpaceDN w:val="0"/>
        <w:adjustRightInd w:val="0"/>
        <w:spacing w:line="240" w:lineRule="auto"/>
        <w:jc w:val="left"/>
        <w:rPr>
          <w:ins w:id="6218" w:author="aa m" w:date="2020-12-08T17:34:00Z"/>
          <w:del w:id="6219" w:author="Marco Petri" w:date="2020-12-22T19:46:00Z"/>
          <w:rFonts w:ascii="Courier New" w:hAnsi="Courier New" w:cs="Courier New"/>
          <w:sz w:val="18"/>
          <w:szCs w:val="18"/>
          <w:lang w:val="en-CA"/>
          <w:rPrChange w:id="6220" w:author="Marco Petri" w:date="2020-12-22T20:06:00Z">
            <w:rPr>
              <w:ins w:id="6221" w:author="aa m" w:date="2020-12-08T17:34:00Z"/>
              <w:del w:id="6222" w:author="Marco Petri" w:date="2020-12-22T19:46:00Z"/>
              <w:rFonts w:ascii="Courier New" w:hAnsi="Courier New" w:cs="Courier New"/>
              <w:sz w:val="22"/>
              <w:lang w:val="en-CA"/>
            </w:rPr>
          </w:rPrChange>
        </w:rPr>
      </w:pPr>
      <w:ins w:id="6223" w:author="aa m" w:date="2020-12-08T17:34:00Z">
        <w:del w:id="6224" w:author="Marco Petri" w:date="2020-12-22T19:46:00Z">
          <w:r w:rsidRPr="0042799C" w:rsidDel="00C22A1C">
            <w:rPr>
              <w:rFonts w:ascii="Courier New" w:hAnsi="Courier New" w:cs="Courier New"/>
              <w:sz w:val="18"/>
              <w:szCs w:val="18"/>
              <w:lang w:val="en-CA"/>
              <w:rPrChange w:id="6225" w:author="Marco Petri" w:date="2020-12-22T20:06:00Z">
                <w:rPr>
                  <w:rFonts w:ascii="Courier New" w:hAnsi="Courier New" w:cs="Courier New"/>
                  <w:sz w:val="22"/>
                  <w:lang w:val="en-CA"/>
                </w:rPr>
              </w:rPrChange>
            </w:rPr>
            <w:tab/>
            <w:delText>//tickets that have not been used to enter the store, and are no more valid</w:delText>
          </w:r>
        </w:del>
      </w:ins>
    </w:p>
    <w:p w14:paraId="2F46EFBB" w14:textId="3177F47C" w:rsidR="00637C2C" w:rsidRPr="0042799C" w:rsidDel="00C22A1C" w:rsidRDefault="00637C2C" w:rsidP="00637C2C">
      <w:pPr>
        <w:autoSpaceDE w:val="0"/>
        <w:autoSpaceDN w:val="0"/>
        <w:adjustRightInd w:val="0"/>
        <w:spacing w:line="240" w:lineRule="auto"/>
        <w:jc w:val="left"/>
        <w:rPr>
          <w:ins w:id="6226" w:author="aa m" w:date="2020-12-08T17:34:00Z"/>
          <w:del w:id="6227" w:author="Marco Petri" w:date="2020-12-22T19:46:00Z"/>
          <w:rFonts w:ascii="Courier New" w:hAnsi="Courier New" w:cs="Courier New"/>
          <w:sz w:val="18"/>
          <w:szCs w:val="18"/>
          <w:lang w:val="en-CA"/>
          <w:rPrChange w:id="6228" w:author="Marco Petri" w:date="2020-12-22T20:06:00Z">
            <w:rPr>
              <w:ins w:id="6229" w:author="aa m" w:date="2020-12-08T17:34:00Z"/>
              <w:del w:id="6230" w:author="Marco Petri" w:date="2020-12-22T19:46:00Z"/>
              <w:rFonts w:ascii="Courier New" w:hAnsi="Courier New" w:cs="Courier New"/>
              <w:sz w:val="22"/>
              <w:lang w:val="en-CA"/>
            </w:rPr>
          </w:rPrChange>
        </w:rPr>
      </w:pPr>
      <w:ins w:id="6231" w:author="aa m" w:date="2020-12-08T17:34:00Z">
        <w:del w:id="6232" w:author="Marco Petri" w:date="2020-12-22T19:46:00Z">
          <w:r w:rsidRPr="0042799C" w:rsidDel="00C22A1C">
            <w:rPr>
              <w:rFonts w:ascii="Courier New" w:hAnsi="Courier New" w:cs="Courier New"/>
              <w:sz w:val="18"/>
              <w:szCs w:val="18"/>
              <w:lang w:val="en-CA"/>
              <w:rPrChange w:id="6233" w:author="Marco Petri" w:date="2020-12-22T20:06:00Z">
                <w:rPr>
                  <w:rFonts w:ascii="Courier New" w:hAnsi="Courier New" w:cs="Courier New"/>
                  <w:sz w:val="22"/>
                  <w:lang w:val="en-CA"/>
                </w:rPr>
              </w:rPrChange>
            </w:rPr>
            <w:tab/>
            <w:delText>storeNotUsedInvalidTickets: set Ticket</w:delText>
          </w:r>
        </w:del>
      </w:ins>
    </w:p>
    <w:p w14:paraId="4F67A0A4" w14:textId="0E410E2E" w:rsidR="00637C2C" w:rsidRPr="0042799C" w:rsidDel="00C22A1C" w:rsidRDefault="00637C2C" w:rsidP="00637C2C">
      <w:pPr>
        <w:autoSpaceDE w:val="0"/>
        <w:autoSpaceDN w:val="0"/>
        <w:adjustRightInd w:val="0"/>
        <w:spacing w:line="240" w:lineRule="auto"/>
        <w:jc w:val="left"/>
        <w:rPr>
          <w:ins w:id="6234" w:author="aa m" w:date="2020-12-08T17:34:00Z"/>
          <w:del w:id="6235" w:author="Marco Petri" w:date="2020-12-22T19:46:00Z"/>
          <w:rFonts w:ascii="Courier New" w:hAnsi="Courier New" w:cs="Courier New"/>
          <w:sz w:val="18"/>
          <w:szCs w:val="18"/>
          <w:lang w:val="en-CA"/>
          <w:rPrChange w:id="6236" w:author="Marco Petri" w:date="2020-12-22T20:06:00Z">
            <w:rPr>
              <w:ins w:id="6237" w:author="aa m" w:date="2020-12-08T17:34:00Z"/>
              <w:del w:id="6238" w:author="Marco Petri" w:date="2020-12-22T19:46:00Z"/>
              <w:rFonts w:ascii="Courier New" w:hAnsi="Courier New" w:cs="Courier New"/>
              <w:sz w:val="22"/>
              <w:lang w:val="en-CA"/>
            </w:rPr>
          </w:rPrChange>
        </w:rPr>
      </w:pPr>
      <w:ins w:id="6239" w:author="aa m" w:date="2020-12-08T17:34:00Z">
        <w:del w:id="6240" w:author="Marco Petri" w:date="2020-12-22T19:46:00Z">
          <w:r w:rsidRPr="0042799C" w:rsidDel="00C22A1C">
            <w:rPr>
              <w:rFonts w:ascii="Courier New" w:hAnsi="Courier New" w:cs="Courier New"/>
              <w:sz w:val="18"/>
              <w:szCs w:val="18"/>
              <w:lang w:val="en-CA"/>
              <w:rPrChange w:id="6241" w:author="Marco Petri" w:date="2020-12-22T20:06:00Z">
                <w:rPr>
                  <w:rFonts w:ascii="Courier New" w:hAnsi="Courier New" w:cs="Courier New"/>
                  <w:sz w:val="22"/>
                  <w:lang w:val="en-CA"/>
                </w:rPr>
              </w:rPrChange>
            </w:rPr>
            <w:delText>}{</w:delText>
          </w:r>
        </w:del>
      </w:ins>
    </w:p>
    <w:p w14:paraId="558A86E6" w14:textId="057F69DA" w:rsidR="00637C2C" w:rsidRPr="0042799C" w:rsidDel="00C22A1C" w:rsidRDefault="00637C2C" w:rsidP="00637C2C">
      <w:pPr>
        <w:autoSpaceDE w:val="0"/>
        <w:autoSpaceDN w:val="0"/>
        <w:adjustRightInd w:val="0"/>
        <w:spacing w:line="240" w:lineRule="auto"/>
        <w:jc w:val="left"/>
        <w:rPr>
          <w:ins w:id="6242" w:author="aa m" w:date="2020-12-08T17:34:00Z"/>
          <w:del w:id="6243" w:author="Marco Petri" w:date="2020-12-22T19:46:00Z"/>
          <w:rFonts w:ascii="Courier New" w:hAnsi="Courier New" w:cs="Courier New"/>
          <w:sz w:val="18"/>
          <w:szCs w:val="18"/>
          <w:lang w:val="en-CA"/>
          <w:rPrChange w:id="6244" w:author="Marco Petri" w:date="2020-12-22T20:06:00Z">
            <w:rPr>
              <w:ins w:id="6245" w:author="aa m" w:date="2020-12-08T17:34:00Z"/>
              <w:del w:id="6246" w:author="Marco Petri" w:date="2020-12-22T19:46:00Z"/>
              <w:rFonts w:ascii="Courier New" w:hAnsi="Courier New" w:cs="Courier New"/>
              <w:sz w:val="22"/>
              <w:lang w:val="en-CA"/>
            </w:rPr>
          </w:rPrChange>
        </w:rPr>
      </w:pPr>
      <w:ins w:id="6247" w:author="aa m" w:date="2020-12-08T17:34:00Z">
        <w:del w:id="6248" w:author="Marco Petri" w:date="2020-12-22T19:46:00Z">
          <w:r w:rsidRPr="0042799C" w:rsidDel="00C22A1C">
            <w:rPr>
              <w:rFonts w:ascii="Courier New" w:hAnsi="Courier New" w:cs="Courier New"/>
              <w:sz w:val="18"/>
              <w:szCs w:val="18"/>
              <w:lang w:val="en-CA"/>
              <w:rPrChange w:id="6249" w:author="Marco Petri" w:date="2020-12-22T20:06:00Z">
                <w:rPr>
                  <w:rFonts w:ascii="Courier New" w:hAnsi="Courier New" w:cs="Courier New"/>
                  <w:sz w:val="22"/>
                  <w:lang w:val="en-CA"/>
                </w:rPr>
              </w:rPrChange>
            </w:rPr>
            <w:tab/>
            <w:delText>#storeControllers&gt;0</w:delText>
          </w:r>
        </w:del>
      </w:ins>
    </w:p>
    <w:p w14:paraId="3E65FECB" w14:textId="70F01A76" w:rsidR="00637C2C" w:rsidRPr="0042799C" w:rsidDel="00C22A1C" w:rsidRDefault="00637C2C" w:rsidP="00637C2C">
      <w:pPr>
        <w:autoSpaceDE w:val="0"/>
        <w:autoSpaceDN w:val="0"/>
        <w:adjustRightInd w:val="0"/>
        <w:spacing w:line="240" w:lineRule="auto"/>
        <w:jc w:val="left"/>
        <w:rPr>
          <w:ins w:id="6250" w:author="aa m" w:date="2020-12-08T17:34:00Z"/>
          <w:del w:id="6251" w:author="Marco Petri" w:date="2020-12-22T19:46:00Z"/>
          <w:rFonts w:ascii="Courier New" w:hAnsi="Courier New" w:cs="Courier New"/>
          <w:sz w:val="18"/>
          <w:szCs w:val="18"/>
          <w:lang w:val="en-CA"/>
          <w:rPrChange w:id="6252" w:author="Marco Petri" w:date="2020-12-22T20:06:00Z">
            <w:rPr>
              <w:ins w:id="6253" w:author="aa m" w:date="2020-12-08T17:34:00Z"/>
              <w:del w:id="6254" w:author="Marco Petri" w:date="2020-12-22T19:46:00Z"/>
              <w:rFonts w:ascii="Courier New" w:hAnsi="Courier New" w:cs="Courier New"/>
              <w:sz w:val="22"/>
              <w:lang w:val="en-CA"/>
            </w:rPr>
          </w:rPrChange>
        </w:rPr>
      </w:pPr>
      <w:ins w:id="6255" w:author="aa m" w:date="2020-12-08T17:34:00Z">
        <w:del w:id="6256" w:author="Marco Petri" w:date="2020-12-22T19:46:00Z">
          <w:r w:rsidRPr="0042799C" w:rsidDel="00C22A1C">
            <w:rPr>
              <w:rFonts w:ascii="Courier New" w:hAnsi="Courier New" w:cs="Courier New"/>
              <w:sz w:val="18"/>
              <w:szCs w:val="18"/>
              <w:lang w:val="en-CA"/>
              <w:rPrChange w:id="6257" w:author="Marco Petri" w:date="2020-12-22T20:06:00Z">
                <w:rPr>
                  <w:rFonts w:ascii="Courier New" w:hAnsi="Courier New" w:cs="Courier New"/>
                  <w:sz w:val="22"/>
                  <w:lang w:val="en-CA"/>
                </w:rPr>
              </w:rPrChange>
            </w:rPr>
            <w:tab/>
            <w:delText>#storeTicketMachines&gt;0</w:delText>
          </w:r>
        </w:del>
      </w:ins>
    </w:p>
    <w:p w14:paraId="69EC9865" w14:textId="57C04E7A" w:rsidR="00637C2C" w:rsidRPr="0042799C" w:rsidDel="00C22A1C" w:rsidRDefault="00637C2C" w:rsidP="00637C2C">
      <w:pPr>
        <w:autoSpaceDE w:val="0"/>
        <w:autoSpaceDN w:val="0"/>
        <w:adjustRightInd w:val="0"/>
        <w:spacing w:line="240" w:lineRule="auto"/>
        <w:jc w:val="left"/>
        <w:rPr>
          <w:ins w:id="6258" w:author="aa m" w:date="2020-12-08T17:34:00Z"/>
          <w:del w:id="6259" w:author="Marco Petri" w:date="2020-12-22T19:46:00Z"/>
          <w:rFonts w:ascii="Courier New" w:hAnsi="Courier New" w:cs="Courier New"/>
          <w:sz w:val="18"/>
          <w:szCs w:val="18"/>
          <w:lang w:val="en-CA"/>
          <w:rPrChange w:id="6260" w:author="Marco Petri" w:date="2020-12-22T20:06:00Z">
            <w:rPr>
              <w:ins w:id="6261" w:author="aa m" w:date="2020-12-08T17:34:00Z"/>
              <w:del w:id="6262" w:author="Marco Petri" w:date="2020-12-22T19:46:00Z"/>
              <w:rFonts w:ascii="Courier New" w:hAnsi="Courier New" w:cs="Courier New"/>
              <w:sz w:val="22"/>
              <w:lang w:val="en-CA"/>
            </w:rPr>
          </w:rPrChange>
        </w:rPr>
      </w:pPr>
      <w:ins w:id="6263" w:author="aa m" w:date="2020-12-08T17:34:00Z">
        <w:del w:id="6264" w:author="Marco Petri" w:date="2020-12-22T19:46:00Z">
          <w:r w:rsidRPr="0042799C" w:rsidDel="00C22A1C">
            <w:rPr>
              <w:rFonts w:ascii="Courier New" w:hAnsi="Courier New" w:cs="Courier New"/>
              <w:sz w:val="18"/>
              <w:szCs w:val="18"/>
              <w:lang w:val="en-CA"/>
              <w:rPrChange w:id="6265" w:author="Marco Petri" w:date="2020-12-22T20:06:00Z">
                <w:rPr>
                  <w:rFonts w:ascii="Courier New" w:hAnsi="Courier New" w:cs="Courier New"/>
                  <w:sz w:val="22"/>
                  <w:lang w:val="en-CA"/>
                </w:rPr>
              </w:rPrChange>
            </w:rPr>
            <w:delText>}</w:delText>
          </w:r>
        </w:del>
      </w:ins>
    </w:p>
    <w:p w14:paraId="349F550D" w14:textId="078F7D09" w:rsidR="00637C2C" w:rsidRPr="0042799C" w:rsidDel="00C22A1C" w:rsidRDefault="00637C2C" w:rsidP="00637C2C">
      <w:pPr>
        <w:autoSpaceDE w:val="0"/>
        <w:autoSpaceDN w:val="0"/>
        <w:adjustRightInd w:val="0"/>
        <w:spacing w:line="240" w:lineRule="auto"/>
        <w:jc w:val="left"/>
        <w:rPr>
          <w:ins w:id="6266" w:author="aa m" w:date="2020-12-08T17:34:00Z"/>
          <w:del w:id="6267" w:author="Marco Petri" w:date="2020-12-22T19:46:00Z"/>
          <w:rFonts w:ascii="Courier New" w:hAnsi="Courier New" w:cs="Courier New"/>
          <w:sz w:val="18"/>
          <w:szCs w:val="18"/>
          <w:lang w:val="en-CA"/>
          <w:rPrChange w:id="6268" w:author="Marco Petri" w:date="2020-12-22T20:06:00Z">
            <w:rPr>
              <w:ins w:id="6269" w:author="aa m" w:date="2020-12-08T17:34:00Z"/>
              <w:del w:id="6270" w:author="Marco Petri" w:date="2020-12-22T19:46:00Z"/>
              <w:rFonts w:ascii="Courier New" w:hAnsi="Courier New" w:cs="Courier New"/>
              <w:sz w:val="22"/>
              <w:lang w:val="en-CA"/>
            </w:rPr>
          </w:rPrChange>
        </w:rPr>
      </w:pPr>
    </w:p>
    <w:p w14:paraId="5F8E9EF3" w14:textId="26BC6629" w:rsidR="00637C2C" w:rsidRPr="0042799C" w:rsidDel="00C22A1C" w:rsidRDefault="00637C2C" w:rsidP="00637C2C">
      <w:pPr>
        <w:autoSpaceDE w:val="0"/>
        <w:autoSpaceDN w:val="0"/>
        <w:adjustRightInd w:val="0"/>
        <w:spacing w:line="240" w:lineRule="auto"/>
        <w:jc w:val="left"/>
        <w:rPr>
          <w:ins w:id="6271" w:author="aa m" w:date="2020-12-08T17:34:00Z"/>
          <w:del w:id="6272" w:author="Marco Petri" w:date="2020-12-22T19:46:00Z"/>
          <w:rFonts w:ascii="Courier New" w:hAnsi="Courier New" w:cs="Courier New"/>
          <w:sz w:val="18"/>
          <w:szCs w:val="18"/>
          <w:lang w:val="en-CA"/>
          <w:rPrChange w:id="6273" w:author="Marco Petri" w:date="2020-12-22T20:06:00Z">
            <w:rPr>
              <w:ins w:id="6274" w:author="aa m" w:date="2020-12-08T17:34:00Z"/>
              <w:del w:id="6275" w:author="Marco Petri" w:date="2020-12-22T19:46:00Z"/>
              <w:rFonts w:ascii="Courier New" w:hAnsi="Courier New" w:cs="Courier New"/>
              <w:sz w:val="22"/>
              <w:lang w:val="en-CA"/>
            </w:rPr>
          </w:rPrChange>
        </w:rPr>
      </w:pPr>
    </w:p>
    <w:p w14:paraId="7D74B833" w14:textId="5E05F994" w:rsidR="00637C2C" w:rsidRPr="0042799C" w:rsidDel="00C22A1C" w:rsidRDefault="00637C2C" w:rsidP="00637C2C">
      <w:pPr>
        <w:autoSpaceDE w:val="0"/>
        <w:autoSpaceDN w:val="0"/>
        <w:adjustRightInd w:val="0"/>
        <w:spacing w:line="240" w:lineRule="auto"/>
        <w:jc w:val="left"/>
        <w:rPr>
          <w:ins w:id="6276" w:author="aa m" w:date="2020-12-08T17:34:00Z"/>
          <w:del w:id="6277" w:author="Marco Petri" w:date="2020-12-22T19:46:00Z"/>
          <w:rFonts w:ascii="Courier New" w:hAnsi="Courier New" w:cs="Courier New"/>
          <w:sz w:val="18"/>
          <w:szCs w:val="18"/>
          <w:lang w:val="en-CA"/>
          <w:rPrChange w:id="6278" w:author="Marco Petri" w:date="2020-12-22T20:06:00Z">
            <w:rPr>
              <w:ins w:id="6279" w:author="aa m" w:date="2020-12-08T17:34:00Z"/>
              <w:del w:id="6280" w:author="Marco Petri" w:date="2020-12-22T19:46:00Z"/>
              <w:rFonts w:ascii="Courier New" w:hAnsi="Courier New" w:cs="Courier New"/>
              <w:sz w:val="22"/>
              <w:lang w:val="en-CA"/>
            </w:rPr>
          </w:rPrChange>
        </w:rPr>
      </w:pPr>
      <w:ins w:id="6281" w:author="aa m" w:date="2020-12-08T17:34:00Z">
        <w:del w:id="6282" w:author="Marco Petri" w:date="2020-12-22T19:46:00Z">
          <w:r w:rsidRPr="0042799C" w:rsidDel="00C22A1C">
            <w:rPr>
              <w:rFonts w:ascii="Courier New" w:hAnsi="Courier New" w:cs="Courier New"/>
              <w:sz w:val="18"/>
              <w:szCs w:val="18"/>
              <w:lang w:val="en-CA"/>
              <w:rPrChange w:id="6283" w:author="Marco Petri" w:date="2020-12-22T20:06:00Z">
                <w:rPr>
                  <w:rFonts w:ascii="Courier New" w:hAnsi="Courier New" w:cs="Courier New"/>
                  <w:sz w:val="22"/>
                  <w:lang w:val="en-CA"/>
                </w:rPr>
              </w:rPrChange>
            </w:rPr>
            <w:delText>sig Visit{</w:delText>
          </w:r>
        </w:del>
      </w:ins>
    </w:p>
    <w:p w14:paraId="01CB7A43" w14:textId="30414BE2" w:rsidR="00637C2C" w:rsidRPr="0042799C" w:rsidDel="00C22A1C" w:rsidRDefault="00637C2C" w:rsidP="00637C2C">
      <w:pPr>
        <w:autoSpaceDE w:val="0"/>
        <w:autoSpaceDN w:val="0"/>
        <w:adjustRightInd w:val="0"/>
        <w:spacing w:line="240" w:lineRule="auto"/>
        <w:jc w:val="left"/>
        <w:rPr>
          <w:ins w:id="6284" w:author="aa m" w:date="2020-12-08T17:34:00Z"/>
          <w:del w:id="6285" w:author="Marco Petri" w:date="2020-12-22T19:46:00Z"/>
          <w:rFonts w:ascii="Courier New" w:hAnsi="Courier New" w:cs="Courier New"/>
          <w:sz w:val="18"/>
          <w:szCs w:val="18"/>
          <w:lang w:val="en-CA"/>
          <w:rPrChange w:id="6286" w:author="Marco Petri" w:date="2020-12-22T20:06:00Z">
            <w:rPr>
              <w:ins w:id="6287" w:author="aa m" w:date="2020-12-08T17:34:00Z"/>
              <w:del w:id="6288" w:author="Marco Petri" w:date="2020-12-22T19:46:00Z"/>
              <w:rFonts w:ascii="Courier New" w:hAnsi="Courier New" w:cs="Courier New"/>
              <w:sz w:val="22"/>
              <w:lang w:val="en-CA"/>
            </w:rPr>
          </w:rPrChange>
        </w:rPr>
      </w:pPr>
      <w:ins w:id="6289" w:author="aa m" w:date="2020-12-08T17:34:00Z">
        <w:del w:id="6290" w:author="Marco Petri" w:date="2020-12-22T19:46:00Z">
          <w:r w:rsidRPr="0042799C" w:rsidDel="00C22A1C">
            <w:rPr>
              <w:rFonts w:ascii="Courier New" w:hAnsi="Courier New" w:cs="Courier New"/>
              <w:sz w:val="18"/>
              <w:szCs w:val="18"/>
              <w:lang w:val="en-CA"/>
              <w:rPrChange w:id="6291" w:author="Marco Petri" w:date="2020-12-22T20:06:00Z">
                <w:rPr>
                  <w:rFonts w:ascii="Courier New" w:hAnsi="Courier New" w:cs="Courier New"/>
                  <w:sz w:val="22"/>
                  <w:lang w:val="en-CA"/>
                </w:rPr>
              </w:rPrChange>
            </w:rPr>
            <w:tab/>
            <w:delText>visitTicket: one Ticket,</w:delText>
          </w:r>
        </w:del>
      </w:ins>
    </w:p>
    <w:p w14:paraId="761E0805" w14:textId="734497C5" w:rsidR="00637C2C" w:rsidRPr="0042799C" w:rsidDel="00C22A1C" w:rsidRDefault="00637C2C" w:rsidP="00637C2C">
      <w:pPr>
        <w:autoSpaceDE w:val="0"/>
        <w:autoSpaceDN w:val="0"/>
        <w:adjustRightInd w:val="0"/>
        <w:spacing w:line="240" w:lineRule="auto"/>
        <w:jc w:val="left"/>
        <w:rPr>
          <w:ins w:id="6292" w:author="aa m" w:date="2020-12-08T17:34:00Z"/>
          <w:del w:id="6293" w:author="Marco Petri" w:date="2020-12-22T19:46:00Z"/>
          <w:rFonts w:ascii="Courier New" w:hAnsi="Courier New" w:cs="Courier New"/>
          <w:sz w:val="18"/>
          <w:szCs w:val="18"/>
          <w:lang w:val="en-CA"/>
          <w:rPrChange w:id="6294" w:author="Marco Petri" w:date="2020-12-22T20:06:00Z">
            <w:rPr>
              <w:ins w:id="6295" w:author="aa m" w:date="2020-12-08T17:34:00Z"/>
              <w:del w:id="6296" w:author="Marco Petri" w:date="2020-12-22T19:46:00Z"/>
              <w:rFonts w:ascii="Courier New" w:hAnsi="Courier New" w:cs="Courier New"/>
              <w:sz w:val="22"/>
              <w:lang w:val="en-CA"/>
            </w:rPr>
          </w:rPrChange>
        </w:rPr>
      </w:pPr>
      <w:ins w:id="6297" w:author="aa m" w:date="2020-12-08T17:34:00Z">
        <w:del w:id="6298" w:author="Marco Petri" w:date="2020-12-22T19:46:00Z">
          <w:r w:rsidRPr="0042799C" w:rsidDel="00C22A1C">
            <w:rPr>
              <w:rFonts w:ascii="Courier New" w:hAnsi="Courier New" w:cs="Courier New"/>
              <w:sz w:val="18"/>
              <w:szCs w:val="18"/>
              <w:lang w:val="en-CA"/>
              <w:rPrChange w:id="6299" w:author="Marco Petri" w:date="2020-12-22T20:06:00Z">
                <w:rPr>
                  <w:rFonts w:ascii="Courier New" w:hAnsi="Courier New" w:cs="Courier New"/>
                  <w:sz w:val="22"/>
                  <w:lang w:val="en-CA"/>
                </w:rPr>
              </w:rPrChange>
            </w:rPr>
            <w:tab/>
            <w:delText>visitDate: one Date,</w:delText>
          </w:r>
        </w:del>
      </w:ins>
    </w:p>
    <w:p w14:paraId="7926A40C" w14:textId="12D6439A" w:rsidR="00637C2C" w:rsidRPr="0042799C" w:rsidDel="00C22A1C" w:rsidRDefault="00637C2C" w:rsidP="00637C2C">
      <w:pPr>
        <w:autoSpaceDE w:val="0"/>
        <w:autoSpaceDN w:val="0"/>
        <w:adjustRightInd w:val="0"/>
        <w:spacing w:line="240" w:lineRule="auto"/>
        <w:jc w:val="left"/>
        <w:rPr>
          <w:ins w:id="6300" w:author="aa m" w:date="2020-12-08T17:34:00Z"/>
          <w:del w:id="6301" w:author="Marco Petri" w:date="2020-12-22T19:46:00Z"/>
          <w:rFonts w:ascii="Courier New" w:hAnsi="Courier New" w:cs="Courier New"/>
          <w:sz w:val="18"/>
          <w:szCs w:val="18"/>
          <w:lang w:val="en-CA"/>
          <w:rPrChange w:id="6302" w:author="Marco Petri" w:date="2020-12-22T20:06:00Z">
            <w:rPr>
              <w:ins w:id="6303" w:author="aa m" w:date="2020-12-08T17:34:00Z"/>
              <w:del w:id="6304" w:author="Marco Petri" w:date="2020-12-22T19:46:00Z"/>
              <w:rFonts w:ascii="Courier New" w:hAnsi="Courier New" w:cs="Courier New"/>
              <w:sz w:val="22"/>
              <w:lang w:val="en-CA"/>
            </w:rPr>
          </w:rPrChange>
        </w:rPr>
      </w:pPr>
      <w:ins w:id="6305" w:author="aa m" w:date="2020-12-08T17:34:00Z">
        <w:del w:id="6306" w:author="Marco Petri" w:date="2020-12-22T19:46:00Z">
          <w:r w:rsidRPr="0042799C" w:rsidDel="00C22A1C">
            <w:rPr>
              <w:rFonts w:ascii="Courier New" w:hAnsi="Courier New" w:cs="Courier New"/>
              <w:sz w:val="18"/>
              <w:szCs w:val="18"/>
              <w:lang w:val="en-CA"/>
              <w:rPrChange w:id="6307" w:author="Marco Petri" w:date="2020-12-22T20:06:00Z">
                <w:rPr>
                  <w:rFonts w:ascii="Courier New" w:hAnsi="Courier New" w:cs="Courier New"/>
                  <w:sz w:val="22"/>
                  <w:lang w:val="en-CA"/>
                </w:rPr>
              </w:rPrChange>
            </w:rPr>
            <w:delText>}</w:delText>
          </w:r>
        </w:del>
      </w:ins>
    </w:p>
    <w:p w14:paraId="5A70576B" w14:textId="40EC180D" w:rsidR="00637C2C" w:rsidRPr="0042799C" w:rsidDel="00C22A1C" w:rsidRDefault="00637C2C" w:rsidP="00637C2C">
      <w:pPr>
        <w:autoSpaceDE w:val="0"/>
        <w:autoSpaceDN w:val="0"/>
        <w:adjustRightInd w:val="0"/>
        <w:spacing w:line="240" w:lineRule="auto"/>
        <w:jc w:val="left"/>
        <w:rPr>
          <w:ins w:id="6308" w:author="aa m" w:date="2020-12-08T17:34:00Z"/>
          <w:del w:id="6309" w:author="Marco Petri" w:date="2020-12-22T19:46:00Z"/>
          <w:rFonts w:ascii="Courier New" w:hAnsi="Courier New" w:cs="Courier New"/>
          <w:sz w:val="18"/>
          <w:szCs w:val="18"/>
          <w:lang w:val="en-CA"/>
          <w:rPrChange w:id="6310" w:author="Marco Petri" w:date="2020-12-22T20:06:00Z">
            <w:rPr>
              <w:ins w:id="6311" w:author="aa m" w:date="2020-12-08T17:34:00Z"/>
              <w:del w:id="6312" w:author="Marco Petri" w:date="2020-12-22T19:46:00Z"/>
              <w:rFonts w:ascii="Courier New" w:hAnsi="Courier New" w:cs="Courier New"/>
              <w:sz w:val="22"/>
              <w:lang w:val="en-CA"/>
            </w:rPr>
          </w:rPrChange>
        </w:rPr>
      </w:pPr>
    </w:p>
    <w:p w14:paraId="22D695D7" w14:textId="52E102F7" w:rsidR="00637C2C" w:rsidRPr="0042799C" w:rsidDel="00C22A1C" w:rsidRDefault="00637C2C" w:rsidP="00637C2C">
      <w:pPr>
        <w:autoSpaceDE w:val="0"/>
        <w:autoSpaceDN w:val="0"/>
        <w:adjustRightInd w:val="0"/>
        <w:spacing w:line="240" w:lineRule="auto"/>
        <w:jc w:val="left"/>
        <w:rPr>
          <w:ins w:id="6313" w:author="aa m" w:date="2020-12-08T17:34:00Z"/>
          <w:del w:id="6314" w:author="Marco Petri" w:date="2020-12-22T19:46:00Z"/>
          <w:rFonts w:ascii="Courier New" w:hAnsi="Courier New" w:cs="Courier New"/>
          <w:sz w:val="18"/>
          <w:szCs w:val="18"/>
          <w:lang w:val="en-CA"/>
          <w:rPrChange w:id="6315" w:author="Marco Petri" w:date="2020-12-22T20:06:00Z">
            <w:rPr>
              <w:ins w:id="6316" w:author="aa m" w:date="2020-12-08T17:34:00Z"/>
              <w:del w:id="6317" w:author="Marco Petri" w:date="2020-12-22T19:46:00Z"/>
              <w:rFonts w:ascii="Courier New" w:hAnsi="Courier New" w:cs="Courier New"/>
              <w:sz w:val="22"/>
              <w:lang w:val="en-CA"/>
            </w:rPr>
          </w:rPrChange>
        </w:rPr>
      </w:pPr>
      <w:ins w:id="6318" w:author="aa m" w:date="2020-12-08T17:34:00Z">
        <w:del w:id="6319" w:author="Marco Petri" w:date="2020-12-22T19:46:00Z">
          <w:r w:rsidRPr="0042799C" w:rsidDel="00C22A1C">
            <w:rPr>
              <w:rFonts w:ascii="Courier New" w:hAnsi="Courier New" w:cs="Courier New"/>
              <w:sz w:val="18"/>
              <w:szCs w:val="18"/>
              <w:lang w:val="en-CA"/>
              <w:rPrChange w:id="6320" w:author="Marco Petri" w:date="2020-12-22T20:06:00Z">
                <w:rPr>
                  <w:rFonts w:ascii="Courier New" w:hAnsi="Courier New" w:cs="Courier New"/>
                  <w:sz w:val="22"/>
                  <w:lang w:val="en-CA"/>
                </w:rPr>
              </w:rPrChange>
            </w:rPr>
            <w:delText>abstract sig Person {}</w:delText>
          </w:r>
        </w:del>
      </w:ins>
    </w:p>
    <w:p w14:paraId="1D3F1726" w14:textId="1D3B927A" w:rsidR="00637C2C" w:rsidRPr="0042799C" w:rsidDel="00C22A1C" w:rsidRDefault="00637C2C" w:rsidP="00637C2C">
      <w:pPr>
        <w:autoSpaceDE w:val="0"/>
        <w:autoSpaceDN w:val="0"/>
        <w:adjustRightInd w:val="0"/>
        <w:spacing w:line="240" w:lineRule="auto"/>
        <w:jc w:val="left"/>
        <w:rPr>
          <w:ins w:id="6321" w:author="aa m" w:date="2020-12-08T17:34:00Z"/>
          <w:del w:id="6322" w:author="Marco Petri" w:date="2020-12-22T19:46:00Z"/>
          <w:rFonts w:ascii="Courier New" w:hAnsi="Courier New" w:cs="Courier New"/>
          <w:sz w:val="18"/>
          <w:szCs w:val="18"/>
          <w:lang w:val="en-CA"/>
          <w:rPrChange w:id="6323" w:author="Marco Petri" w:date="2020-12-22T20:06:00Z">
            <w:rPr>
              <w:ins w:id="6324" w:author="aa m" w:date="2020-12-08T17:34:00Z"/>
              <w:del w:id="6325" w:author="Marco Petri" w:date="2020-12-22T19:46:00Z"/>
              <w:rFonts w:ascii="Courier New" w:hAnsi="Courier New" w:cs="Courier New"/>
              <w:sz w:val="22"/>
              <w:lang w:val="en-CA"/>
            </w:rPr>
          </w:rPrChange>
        </w:rPr>
      </w:pPr>
    </w:p>
    <w:p w14:paraId="1867CF92" w14:textId="6DBF37F0" w:rsidR="00637C2C" w:rsidRPr="0042799C" w:rsidDel="00C22A1C" w:rsidRDefault="00637C2C" w:rsidP="00637C2C">
      <w:pPr>
        <w:autoSpaceDE w:val="0"/>
        <w:autoSpaceDN w:val="0"/>
        <w:adjustRightInd w:val="0"/>
        <w:spacing w:line="240" w:lineRule="auto"/>
        <w:jc w:val="left"/>
        <w:rPr>
          <w:ins w:id="6326" w:author="aa m" w:date="2020-12-08T17:34:00Z"/>
          <w:del w:id="6327" w:author="Marco Petri" w:date="2020-12-22T19:46:00Z"/>
          <w:rFonts w:ascii="Courier New" w:hAnsi="Courier New" w:cs="Courier New"/>
          <w:sz w:val="18"/>
          <w:szCs w:val="18"/>
          <w:lang w:val="en-CA"/>
          <w:rPrChange w:id="6328" w:author="Marco Petri" w:date="2020-12-22T20:06:00Z">
            <w:rPr>
              <w:ins w:id="6329" w:author="aa m" w:date="2020-12-08T17:34:00Z"/>
              <w:del w:id="6330" w:author="Marco Petri" w:date="2020-12-22T19:46:00Z"/>
              <w:rFonts w:ascii="Courier New" w:hAnsi="Courier New" w:cs="Courier New"/>
              <w:sz w:val="22"/>
              <w:lang w:val="en-CA"/>
            </w:rPr>
          </w:rPrChange>
        </w:rPr>
      </w:pPr>
      <w:ins w:id="6331" w:author="aa m" w:date="2020-12-08T17:34:00Z">
        <w:del w:id="6332" w:author="Marco Petri" w:date="2020-12-22T19:46:00Z">
          <w:r w:rsidRPr="0042799C" w:rsidDel="00C22A1C">
            <w:rPr>
              <w:rFonts w:ascii="Courier New" w:hAnsi="Courier New" w:cs="Courier New"/>
              <w:sz w:val="18"/>
              <w:szCs w:val="18"/>
              <w:lang w:val="en-CA"/>
              <w:rPrChange w:id="6333" w:author="Marco Petri" w:date="2020-12-22T20:06:00Z">
                <w:rPr>
                  <w:rFonts w:ascii="Courier New" w:hAnsi="Courier New" w:cs="Courier New"/>
                  <w:sz w:val="22"/>
                  <w:lang w:val="en-CA"/>
                </w:rPr>
              </w:rPrChange>
            </w:rPr>
            <w:delText>sig CheckpointController extends Person {</w:delText>
          </w:r>
        </w:del>
      </w:ins>
    </w:p>
    <w:p w14:paraId="6192C172" w14:textId="0CE8B989" w:rsidR="00637C2C" w:rsidRPr="0042799C" w:rsidDel="00C22A1C" w:rsidRDefault="00637C2C" w:rsidP="00637C2C">
      <w:pPr>
        <w:autoSpaceDE w:val="0"/>
        <w:autoSpaceDN w:val="0"/>
        <w:adjustRightInd w:val="0"/>
        <w:spacing w:line="240" w:lineRule="auto"/>
        <w:jc w:val="left"/>
        <w:rPr>
          <w:ins w:id="6334" w:author="aa m" w:date="2020-12-08T17:34:00Z"/>
          <w:del w:id="6335" w:author="Marco Petri" w:date="2020-12-22T19:46:00Z"/>
          <w:rFonts w:ascii="Courier New" w:hAnsi="Courier New" w:cs="Courier New"/>
          <w:sz w:val="18"/>
          <w:szCs w:val="18"/>
          <w:lang w:val="en-CA"/>
          <w:rPrChange w:id="6336" w:author="Marco Petri" w:date="2020-12-22T20:06:00Z">
            <w:rPr>
              <w:ins w:id="6337" w:author="aa m" w:date="2020-12-08T17:34:00Z"/>
              <w:del w:id="6338" w:author="Marco Petri" w:date="2020-12-22T19:46:00Z"/>
              <w:rFonts w:ascii="Courier New" w:hAnsi="Courier New" w:cs="Courier New"/>
              <w:sz w:val="22"/>
              <w:lang w:val="en-CA"/>
            </w:rPr>
          </w:rPrChange>
        </w:rPr>
      </w:pPr>
      <w:ins w:id="6339" w:author="aa m" w:date="2020-12-08T17:34:00Z">
        <w:del w:id="6340" w:author="Marco Petri" w:date="2020-12-22T19:46:00Z">
          <w:r w:rsidRPr="0042799C" w:rsidDel="00C22A1C">
            <w:rPr>
              <w:rFonts w:ascii="Courier New" w:hAnsi="Courier New" w:cs="Courier New"/>
              <w:sz w:val="18"/>
              <w:szCs w:val="18"/>
              <w:lang w:val="en-CA"/>
              <w:rPrChange w:id="6341" w:author="Marco Petri" w:date="2020-12-22T20:06:00Z">
                <w:rPr>
                  <w:rFonts w:ascii="Courier New" w:hAnsi="Courier New" w:cs="Courier New"/>
                  <w:sz w:val="22"/>
                  <w:lang w:val="en-CA"/>
                </w:rPr>
              </w:rPrChange>
            </w:rPr>
            <w:tab/>
            <w:delText>controllerControlsEntrance: set Ticket,</w:delText>
          </w:r>
        </w:del>
      </w:ins>
    </w:p>
    <w:p w14:paraId="56140F19" w14:textId="7F7D3CFD" w:rsidR="00637C2C" w:rsidRPr="0042799C" w:rsidDel="00C22A1C" w:rsidRDefault="00637C2C" w:rsidP="00637C2C">
      <w:pPr>
        <w:autoSpaceDE w:val="0"/>
        <w:autoSpaceDN w:val="0"/>
        <w:adjustRightInd w:val="0"/>
        <w:spacing w:line="240" w:lineRule="auto"/>
        <w:jc w:val="left"/>
        <w:rPr>
          <w:ins w:id="6342" w:author="aa m" w:date="2020-12-08T17:34:00Z"/>
          <w:del w:id="6343" w:author="Marco Petri" w:date="2020-12-22T19:46:00Z"/>
          <w:rFonts w:ascii="Courier New" w:hAnsi="Courier New" w:cs="Courier New"/>
          <w:sz w:val="18"/>
          <w:szCs w:val="18"/>
          <w:lang w:val="en-CA"/>
          <w:rPrChange w:id="6344" w:author="Marco Petri" w:date="2020-12-22T20:06:00Z">
            <w:rPr>
              <w:ins w:id="6345" w:author="aa m" w:date="2020-12-08T17:34:00Z"/>
              <w:del w:id="6346" w:author="Marco Petri" w:date="2020-12-22T19:46:00Z"/>
              <w:rFonts w:ascii="Courier New" w:hAnsi="Courier New" w:cs="Courier New"/>
              <w:sz w:val="22"/>
              <w:lang w:val="en-CA"/>
            </w:rPr>
          </w:rPrChange>
        </w:rPr>
      </w:pPr>
      <w:ins w:id="6347" w:author="aa m" w:date="2020-12-08T17:34:00Z">
        <w:del w:id="6348" w:author="Marco Petri" w:date="2020-12-22T19:46:00Z">
          <w:r w:rsidRPr="0042799C" w:rsidDel="00C22A1C">
            <w:rPr>
              <w:rFonts w:ascii="Courier New" w:hAnsi="Courier New" w:cs="Courier New"/>
              <w:sz w:val="18"/>
              <w:szCs w:val="18"/>
              <w:lang w:val="en-CA"/>
              <w:rPrChange w:id="6349" w:author="Marco Petri" w:date="2020-12-22T20:06:00Z">
                <w:rPr>
                  <w:rFonts w:ascii="Courier New" w:hAnsi="Courier New" w:cs="Courier New"/>
                  <w:sz w:val="22"/>
                  <w:lang w:val="en-CA"/>
                </w:rPr>
              </w:rPrChange>
            </w:rPr>
            <w:tab/>
            <w:delText>//rejected tickets !!!!!!!!!!!!!!!!!!!!!!!!!!!!!!!!!!!!!!!!!!!!!!!!!!!!!!!!!!!!!!!!!!!!!</w:delText>
          </w:r>
        </w:del>
      </w:ins>
    </w:p>
    <w:p w14:paraId="5A94265F" w14:textId="5E006773" w:rsidR="00637C2C" w:rsidRPr="0042799C" w:rsidDel="00C22A1C" w:rsidRDefault="00637C2C" w:rsidP="00637C2C">
      <w:pPr>
        <w:autoSpaceDE w:val="0"/>
        <w:autoSpaceDN w:val="0"/>
        <w:adjustRightInd w:val="0"/>
        <w:spacing w:line="240" w:lineRule="auto"/>
        <w:jc w:val="left"/>
        <w:rPr>
          <w:ins w:id="6350" w:author="aa m" w:date="2020-12-08T17:34:00Z"/>
          <w:del w:id="6351" w:author="Marco Petri" w:date="2020-12-22T19:46:00Z"/>
          <w:rFonts w:ascii="Courier New" w:hAnsi="Courier New" w:cs="Courier New"/>
          <w:sz w:val="18"/>
          <w:szCs w:val="18"/>
          <w:lang w:val="en-CA"/>
          <w:rPrChange w:id="6352" w:author="Marco Petri" w:date="2020-12-22T20:06:00Z">
            <w:rPr>
              <w:ins w:id="6353" w:author="aa m" w:date="2020-12-08T17:34:00Z"/>
              <w:del w:id="6354" w:author="Marco Petri" w:date="2020-12-22T19:46:00Z"/>
              <w:rFonts w:ascii="Courier New" w:hAnsi="Courier New" w:cs="Courier New"/>
              <w:sz w:val="22"/>
              <w:lang w:val="en-CA"/>
            </w:rPr>
          </w:rPrChange>
        </w:rPr>
      </w:pPr>
      <w:ins w:id="6355" w:author="aa m" w:date="2020-12-08T17:34:00Z">
        <w:del w:id="6356" w:author="Marco Petri" w:date="2020-12-22T19:46:00Z">
          <w:r w:rsidRPr="0042799C" w:rsidDel="00C22A1C">
            <w:rPr>
              <w:rFonts w:ascii="Courier New" w:hAnsi="Courier New" w:cs="Courier New"/>
              <w:sz w:val="18"/>
              <w:szCs w:val="18"/>
              <w:lang w:val="en-CA"/>
              <w:rPrChange w:id="6357" w:author="Marco Petri" w:date="2020-12-22T20:06:00Z">
                <w:rPr>
                  <w:rFonts w:ascii="Courier New" w:hAnsi="Courier New" w:cs="Courier New"/>
                  <w:sz w:val="22"/>
                  <w:lang w:val="en-CA"/>
                </w:rPr>
              </w:rPrChange>
            </w:rPr>
            <w:tab/>
            <w:delText>controllerControlsExit: set Ticket,</w:delText>
          </w:r>
        </w:del>
      </w:ins>
    </w:p>
    <w:p w14:paraId="0090E0C2" w14:textId="62FE8E5E" w:rsidR="00637C2C" w:rsidRPr="0042799C" w:rsidDel="00C22A1C" w:rsidRDefault="00637C2C" w:rsidP="00637C2C">
      <w:pPr>
        <w:autoSpaceDE w:val="0"/>
        <w:autoSpaceDN w:val="0"/>
        <w:adjustRightInd w:val="0"/>
        <w:spacing w:line="240" w:lineRule="auto"/>
        <w:jc w:val="left"/>
        <w:rPr>
          <w:ins w:id="6358" w:author="aa m" w:date="2020-12-08T17:34:00Z"/>
          <w:del w:id="6359" w:author="Marco Petri" w:date="2020-12-22T19:46:00Z"/>
          <w:rFonts w:ascii="Courier New" w:hAnsi="Courier New" w:cs="Courier New"/>
          <w:sz w:val="18"/>
          <w:szCs w:val="18"/>
          <w:lang w:val="en-CA"/>
          <w:rPrChange w:id="6360" w:author="Marco Petri" w:date="2020-12-22T20:06:00Z">
            <w:rPr>
              <w:ins w:id="6361" w:author="aa m" w:date="2020-12-08T17:34:00Z"/>
              <w:del w:id="6362" w:author="Marco Petri" w:date="2020-12-22T19:46:00Z"/>
              <w:rFonts w:ascii="Courier New" w:hAnsi="Courier New" w:cs="Courier New"/>
              <w:sz w:val="22"/>
              <w:lang w:val="en-CA"/>
            </w:rPr>
          </w:rPrChange>
        </w:rPr>
      </w:pPr>
      <w:ins w:id="6363" w:author="aa m" w:date="2020-12-08T17:34:00Z">
        <w:del w:id="6364" w:author="Marco Petri" w:date="2020-12-22T19:46:00Z">
          <w:r w:rsidRPr="0042799C" w:rsidDel="00C22A1C">
            <w:rPr>
              <w:rFonts w:ascii="Courier New" w:hAnsi="Courier New" w:cs="Courier New"/>
              <w:sz w:val="18"/>
              <w:szCs w:val="18"/>
              <w:lang w:val="en-CA"/>
              <w:rPrChange w:id="6365" w:author="Marco Petri" w:date="2020-12-22T20:06:00Z">
                <w:rPr>
                  <w:rFonts w:ascii="Courier New" w:hAnsi="Courier New" w:cs="Courier New"/>
                  <w:sz w:val="22"/>
                  <w:lang w:val="en-CA"/>
                </w:rPr>
              </w:rPrChange>
            </w:rPr>
            <w:delText>}</w:delText>
          </w:r>
        </w:del>
      </w:ins>
    </w:p>
    <w:p w14:paraId="510B2893" w14:textId="5AA8A3A8" w:rsidR="00637C2C" w:rsidRPr="0042799C" w:rsidDel="00C22A1C" w:rsidRDefault="00637C2C" w:rsidP="00637C2C">
      <w:pPr>
        <w:autoSpaceDE w:val="0"/>
        <w:autoSpaceDN w:val="0"/>
        <w:adjustRightInd w:val="0"/>
        <w:spacing w:line="240" w:lineRule="auto"/>
        <w:jc w:val="left"/>
        <w:rPr>
          <w:ins w:id="6366" w:author="aa m" w:date="2020-12-08T17:34:00Z"/>
          <w:del w:id="6367" w:author="Marco Petri" w:date="2020-12-22T19:46:00Z"/>
          <w:rFonts w:ascii="Courier New" w:hAnsi="Courier New" w:cs="Courier New"/>
          <w:sz w:val="18"/>
          <w:szCs w:val="18"/>
          <w:lang w:val="en-CA"/>
          <w:rPrChange w:id="6368" w:author="Marco Petri" w:date="2020-12-22T20:06:00Z">
            <w:rPr>
              <w:ins w:id="6369" w:author="aa m" w:date="2020-12-08T17:34:00Z"/>
              <w:del w:id="6370" w:author="Marco Petri" w:date="2020-12-22T19:46:00Z"/>
              <w:rFonts w:ascii="Courier New" w:hAnsi="Courier New" w:cs="Courier New"/>
              <w:sz w:val="22"/>
              <w:lang w:val="en-CA"/>
            </w:rPr>
          </w:rPrChange>
        </w:rPr>
      </w:pPr>
    </w:p>
    <w:p w14:paraId="34206ECA" w14:textId="6CC05638" w:rsidR="00637C2C" w:rsidRPr="0042799C" w:rsidDel="00C22A1C" w:rsidRDefault="00637C2C" w:rsidP="00637C2C">
      <w:pPr>
        <w:autoSpaceDE w:val="0"/>
        <w:autoSpaceDN w:val="0"/>
        <w:adjustRightInd w:val="0"/>
        <w:spacing w:line="240" w:lineRule="auto"/>
        <w:jc w:val="left"/>
        <w:rPr>
          <w:ins w:id="6371" w:author="aa m" w:date="2020-12-08T17:34:00Z"/>
          <w:del w:id="6372" w:author="Marco Petri" w:date="2020-12-22T19:46:00Z"/>
          <w:rFonts w:ascii="Courier New" w:hAnsi="Courier New" w:cs="Courier New"/>
          <w:sz w:val="18"/>
          <w:szCs w:val="18"/>
          <w:lang w:val="en-CA"/>
          <w:rPrChange w:id="6373" w:author="Marco Petri" w:date="2020-12-22T20:06:00Z">
            <w:rPr>
              <w:ins w:id="6374" w:author="aa m" w:date="2020-12-08T17:34:00Z"/>
              <w:del w:id="6375" w:author="Marco Petri" w:date="2020-12-22T19:46:00Z"/>
              <w:rFonts w:ascii="Courier New" w:hAnsi="Courier New" w:cs="Courier New"/>
              <w:sz w:val="22"/>
              <w:lang w:val="en-CA"/>
            </w:rPr>
          </w:rPrChange>
        </w:rPr>
      </w:pPr>
      <w:ins w:id="6376" w:author="aa m" w:date="2020-12-08T17:34:00Z">
        <w:del w:id="6377" w:author="Marco Petri" w:date="2020-12-22T19:46:00Z">
          <w:r w:rsidRPr="0042799C" w:rsidDel="00C22A1C">
            <w:rPr>
              <w:rFonts w:ascii="Courier New" w:hAnsi="Courier New" w:cs="Courier New"/>
              <w:sz w:val="18"/>
              <w:szCs w:val="18"/>
              <w:lang w:val="en-CA"/>
              <w:rPrChange w:id="6378" w:author="Marco Petri" w:date="2020-12-22T20:06:00Z">
                <w:rPr>
                  <w:rFonts w:ascii="Courier New" w:hAnsi="Courier New" w:cs="Courier New"/>
                  <w:sz w:val="22"/>
                  <w:lang w:val="en-CA"/>
                </w:rPr>
              </w:rPrChange>
            </w:rPr>
            <w:delText>sig StoreManager extends Person {}</w:delText>
          </w:r>
        </w:del>
      </w:ins>
    </w:p>
    <w:p w14:paraId="5B470316" w14:textId="29B891D7" w:rsidR="00637C2C" w:rsidRPr="0042799C" w:rsidDel="00C22A1C" w:rsidRDefault="00637C2C" w:rsidP="00637C2C">
      <w:pPr>
        <w:autoSpaceDE w:val="0"/>
        <w:autoSpaceDN w:val="0"/>
        <w:adjustRightInd w:val="0"/>
        <w:spacing w:line="240" w:lineRule="auto"/>
        <w:jc w:val="left"/>
        <w:rPr>
          <w:ins w:id="6379" w:author="aa m" w:date="2020-12-08T17:34:00Z"/>
          <w:del w:id="6380" w:author="Marco Petri" w:date="2020-12-22T19:46:00Z"/>
          <w:rFonts w:ascii="Courier New" w:hAnsi="Courier New" w:cs="Courier New"/>
          <w:sz w:val="18"/>
          <w:szCs w:val="18"/>
          <w:lang w:val="en-CA"/>
          <w:rPrChange w:id="6381" w:author="Marco Petri" w:date="2020-12-22T20:06:00Z">
            <w:rPr>
              <w:ins w:id="6382" w:author="aa m" w:date="2020-12-08T17:34:00Z"/>
              <w:del w:id="6383" w:author="Marco Petri" w:date="2020-12-22T19:46:00Z"/>
              <w:rFonts w:ascii="Courier New" w:hAnsi="Courier New" w:cs="Courier New"/>
              <w:sz w:val="22"/>
              <w:lang w:val="en-CA"/>
            </w:rPr>
          </w:rPrChange>
        </w:rPr>
      </w:pPr>
    </w:p>
    <w:p w14:paraId="4E4E5CAD" w14:textId="5AEB4B2D" w:rsidR="00637C2C" w:rsidRPr="0042799C" w:rsidDel="00C22A1C" w:rsidRDefault="00637C2C" w:rsidP="00637C2C">
      <w:pPr>
        <w:autoSpaceDE w:val="0"/>
        <w:autoSpaceDN w:val="0"/>
        <w:adjustRightInd w:val="0"/>
        <w:spacing w:line="240" w:lineRule="auto"/>
        <w:jc w:val="left"/>
        <w:rPr>
          <w:ins w:id="6384" w:author="aa m" w:date="2020-12-08T17:34:00Z"/>
          <w:del w:id="6385" w:author="Marco Petri" w:date="2020-12-22T19:46:00Z"/>
          <w:rFonts w:ascii="Courier New" w:hAnsi="Courier New" w:cs="Courier New"/>
          <w:sz w:val="18"/>
          <w:szCs w:val="18"/>
          <w:lang w:val="en-CA"/>
          <w:rPrChange w:id="6386" w:author="Marco Petri" w:date="2020-12-22T20:06:00Z">
            <w:rPr>
              <w:ins w:id="6387" w:author="aa m" w:date="2020-12-08T17:34:00Z"/>
              <w:del w:id="6388" w:author="Marco Petri" w:date="2020-12-22T19:46:00Z"/>
              <w:rFonts w:ascii="Courier New" w:hAnsi="Courier New" w:cs="Courier New"/>
              <w:sz w:val="22"/>
              <w:lang w:val="en-CA"/>
            </w:rPr>
          </w:rPrChange>
        </w:rPr>
      </w:pPr>
      <w:ins w:id="6389" w:author="aa m" w:date="2020-12-08T17:34:00Z">
        <w:del w:id="6390" w:author="Marco Petri" w:date="2020-12-22T19:46:00Z">
          <w:r w:rsidRPr="0042799C" w:rsidDel="00C22A1C">
            <w:rPr>
              <w:rFonts w:ascii="Courier New" w:hAnsi="Courier New" w:cs="Courier New"/>
              <w:sz w:val="18"/>
              <w:szCs w:val="18"/>
              <w:lang w:val="en-CA"/>
              <w:rPrChange w:id="6391" w:author="Marco Petri" w:date="2020-12-22T20:06:00Z">
                <w:rPr>
                  <w:rFonts w:ascii="Courier New" w:hAnsi="Courier New" w:cs="Courier New"/>
                  <w:sz w:val="22"/>
                  <w:lang w:val="en-CA"/>
                </w:rPr>
              </w:rPrChange>
            </w:rPr>
            <w:delText>sig Customer extends Person {}</w:delText>
          </w:r>
        </w:del>
      </w:ins>
    </w:p>
    <w:p w14:paraId="2F463217" w14:textId="0FAFEB1F" w:rsidR="00637C2C" w:rsidRPr="0042799C" w:rsidDel="00C22A1C" w:rsidRDefault="00637C2C" w:rsidP="00637C2C">
      <w:pPr>
        <w:autoSpaceDE w:val="0"/>
        <w:autoSpaceDN w:val="0"/>
        <w:adjustRightInd w:val="0"/>
        <w:spacing w:line="240" w:lineRule="auto"/>
        <w:jc w:val="left"/>
        <w:rPr>
          <w:ins w:id="6392" w:author="aa m" w:date="2020-12-08T17:34:00Z"/>
          <w:del w:id="6393" w:author="Marco Petri" w:date="2020-12-22T19:46:00Z"/>
          <w:rFonts w:ascii="Courier New" w:hAnsi="Courier New" w:cs="Courier New"/>
          <w:sz w:val="18"/>
          <w:szCs w:val="18"/>
          <w:lang w:val="en-CA"/>
          <w:rPrChange w:id="6394" w:author="Marco Petri" w:date="2020-12-22T20:06:00Z">
            <w:rPr>
              <w:ins w:id="6395" w:author="aa m" w:date="2020-12-08T17:34:00Z"/>
              <w:del w:id="6396" w:author="Marco Petri" w:date="2020-12-22T19:46:00Z"/>
              <w:rFonts w:ascii="Courier New" w:hAnsi="Courier New" w:cs="Courier New"/>
              <w:sz w:val="22"/>
              <w:lang w:val="en-CA"/>
            </w:rPr>
          </w:rPrChange>
        </w:rPr>
      </w:pPr>
    </w:p>
    <w:p w14:paraId="32FC5CA5" w14:textId="0E95458D" w:rsidR="00637C2C" w:rsidRPr="0042799C" w:rsidDel="00C22A1C" w:rsidRDefault="00637C2C" w:rsidP="00637C2C">
      <w:pPr>
        <w:autoSpaceDE w:val="0"/>
        <w:autoSpaceDN w:val="0"/>
        <w:adjustRightInd w:val="0"/>
        <w:spacing w:line="240" w:lineRule="auto"/>
        <w:jc w:val="left"/>
        <w:rPr>
          <w:ins w:id="6397" w:author="aa m" w:date="2020-12-08T17:34:00Z"/>
          <w:del w:id="6398" w:author="Marco Petri" w:date="2020-12-22T19:46:00Z"/>
          <w:rFonts w:ascii="Courier New" w:hAnsi="Courier New" w:cs="Courier New"/>
          <w:sz w:val="18"/>
          <w:szCs w:val="18"/>
          <w:lang w:val="en-CA"/>
          <w:rPrChange w:id="6399" w:author="Marco Petri" w:date="2020-12-22T20:06:00Z">
            <w:rPr>
              <w:ins w:id="6400" w:author="aa m" w:date="2020-12-08T17:34:00Z"/>
              <w:del w:id="6401" w:author="Marco Petri" w:date="2020-12-22T19:46:00Z"/>
              <w:rFonts w:ascii="Courier New" w:hAnsi="Courier New" w:cs="Courier New"/>
              <w:sz w:val="22"/>
              <w:lang w:val="en-CA"/>
            </w:rPr>
          </w:rPrChange>
        </w:rPr>
      </w:pPr>
      <w:ins w:id="6402" w:author="aa m" w:date="2020-12-08T17:34:00Z">
        <w:del w:id="6403" w:author="Marco Petri" w:date="2020-12-22T19:46:00Z">
          <w:r w:rsidRPr="0042799C" w:rsidDel="00C22A1C">
            <w:rPr>
              <w:rFonts w:ascii="Courier New" w:hAnsi="Courier New" w:cs="Courier New"/>
              <w:sz w:val="18"/>
              <w:szCs w:val="18"/>
              <w:lang w:val="en-CA"/>
              <w:rPrChange w:id="6404" w:author="Marco Petri" w:date="2020-12-22T20:06:00Z">
                <w:rPr>
                  <w:rFonts w:ascii="Courier New" w:hAnsi="Courier New" w:cs="Courier New"/>
                  <w:sz w:val="22"/>
                  <w:lang w:val="en-CA"/>
                </w:rPr>
              </w:rPrChange>
            </w:rPr>
            <w:delText>sig TicketMachine {</w:delText>
          </w:r>
        </w:del>
      </w:ins>
    </w:p>
    <w:p w14:paraId="167AF9F0" w14:textId="20555B73" w:rsidR="00637C2C" w:rsidRPr="0042799C" w:rsidDel="00C22A1C" w:rsidRDefault="00637C2C" w:rsidP="00637C2C">
      <w:pPr>
        <w:autoSpaceDE w:val="0"/>
        <w:autoSpaceDN w:val="0"/>
        <w:adjustRightInd w:val="0"/>
        <w:spacing w:line="240" w:lineRule="auto"/>
        <w:jc w:val="left"/>
        <w:rPr>
          <w:ins w:id="6405" w:author="aa m" w:date="2020-12-08T17:34:00Z"/>
          <w:del w:id="6406" w:author="Marco Petri" w:date="2020-12-22T19:46:00Z"/>
          <w:rFonts w:ascii="Courier New" w:hAnsi="Courier New" w:cs="Courier New"/>
          <w:sz w:val="18"/>
          <w:szCs w:val="18"/>
          <w:lang w:val="en-CA"/>
          <w:rPrChange w:id="6407" w:author="Marco Petri" w:date="2020-12-22T20:06:00Z">
            <w:rPr>
              <w:ins w:id="6408" w:author="aa m" w:date="2020-12-08T17:34:00Z"/>
              <w:del w:id="6409" w:author="Marco Petri" w:date="2020-12-22T19:46:00Z"/>
              <w:rFonts w:ascii="Courier New" w:hAnsi="Courier New" w:cs="Courier New"/>
              <w:sz w:val="22"/>
              <w:lang w:val="en-CA"/>
            </w:rPr>
          </w:rPrChange>
        </w:rPr>
      </w:pPr>
      <w:ins w:id="6410" w:author="aa m" w:date="2020-12-08T17:34:00Z">
        <w:del w:id="6411" w:author="Marco Petri" w:date="2020-12-22T19:46:00Z">
          <w:r w:rsidRPr="0042799C" w:rsidDel="00C22A1C">
            <w:rPr>
              <w:rFonts w:ascii="Courier New" w:hAnsi="Courier New" w:cs="Courier New"/>
              <w:sz w:val="18"/>
              <w:szCs w:val="18"/>
              <w:lang w:val="en-CA"/>
              <w:rPrChange w:id="6412" w:author="Marco Petri" w:date="2020-12-22T20:06:00Z">
                <w:rPr>
                  <w:rFonts w:ascii="Courier New" w:hAnsi="Courier New" w:cs="Courier New"/>
                  <w:sz w:val="22"/>
                  <w:lang w:val="en-CA"/>
                </w:rPr>
              </w:rPrChange>
            </w:rPr>
            <w:tab/>
            <w:delText>machinePrintedTickets: set QueueTicket</w:delText>
          </w:r>
        </w:del>
      </w:ins>
    </w:p>
    <w:p w14:paraId="06D3376B" w14:textId="33AF2942" w:rsidR="00637C2C" w:rsidRPr="0042799C" w:rsidDel="00C22A1C" w:rsidRDefault="00637C2C" w:rsidP="00637C2C">
      <w:pPr>
        <w:autoSpaceDE w:val="0"/>
        <w:autoSpaceDN w:val="0"/>
        <w:adjustRightInd w:val="0"/>
        <w:spacing w:line="240" w:lineRule="auto"/>
        <w:jc w:val="left"/>
        <w:rPr>
          <w:ins w:id="6413" w:author="aa m" w:date="2020-12-08T17:34:00Z"/>
          <w:del w:id="6414" w:author="Marco Petri" w:date="2020-12-22T19:46:00Z"/>
          <w:rFonts w:ascii="Courier New" w:hAnsi="Courier New" w:cs="Courier New"/>
          <w:sz w:val="18"/>
          <w:szCs w:val="18"/>
          <w:lang w:val="en-CA"/>
          <w:rPrChange w:id="6415" w:author="Marco Petri" w:date="2020-12-22T20:06:00Z">
            <w:rPr>
              <w:ins w:id="6416" w:author="aa m" w:date="2020-12-08T17:34:00Z"/>
              <w:del w:id="6417" w:author="Marco Petri" w:date="2020-12-22T19:46:00Z"/>
              <w:rFonts w:ascii="Courier New" w:hAnsi="Courier New" w:cs="Courier New"/>
              <w:sz w:val="22"/>
              <w:lang w:val="en-CA"/>
            </w:rPr>
          </w:rPrChange>
        </w:rPr>
      </w:pPr>
      <w:ins w:id="6418" w:author="aa m" w:date="2020-12-08T17:34:00Z">
        <w:del w:id="6419" w:author="Marco Petri" w:date="2020-12-22T19:46:00Z">
          <w:r w:rsidRPr="0042799C" w:rsidDel="00C22A1C">
            <w:rPr>
              <w:rFonts w:ascii="Courier New" w:hAnsi="Courier New" w:cs="Courier New"/>
              <w:sz w:val="18"/>
              <w:szCs w:val="18"/>
              <w:lang w:val="en-CA"/>
              <w:rPrChange w:id="6420" w:author="Marco Petri" w:date="2020-12-22T20:06:00Z">
                <w:rPr>
                  <w:rFonts w:ascii="Courier New" w:hAnsi="Courier New" w:cs="Courier New"/>
                  <w:sz w:val="22"/>
                  <w:lang w:val="en-CA"/>
                </w:rPr>
              </w:rPrChange>
            </w:rPr>
            <w:delText>}</w:delText>
          </w:r>
        </w:del>
      </w:ins>
    </w:p>
    <w:p w14:paraId="7001C56E" w14:textId="61CEA2BD" w:rsidR="00637C2C" w:rsidRPr="0042799C" w:rsidDel="00C22A1C" w:rsidRDefault="00637C2C" w:rsidP="00637C2C">
      <w:pPr>
        <w:autoSpaceDE w:val="0"/>
        <w:autoSpaceDN w:val="0"/>
        <w:adjustRightInd w:val="0"/>
        <w:spacing w:line="240" w:lineRule="auto"/>
        <w:jc w:val="left"/>
        <w:rPr>
          <w:ins w:id="6421" w:author="aa m" w:date="2020-12-08T17:34:00Z"/>
          <w:del w:id="6422" w:author="Marco Petri" w:date="2020-12-22T19:46:00Z"/>
          <w:rFonts w:ascii="Courier New" w:hAnsi="Courier New" w:cs="Courier New"/>
          <w:sz w:val="18"/>
          <w:szCs w:val="18"/>
          <w:lang w:val="en-CA"/>
          <w:rPrChange w:id="6423" w:author="Marco Petri" w:date="2020-12-22T20:06:00Z">
            <w:rPr>
              <w:ins w:id="6424" w:author="aa m" w:date="2020-12-08T17:34:00Z"/>
              <w:del w:id="6425" w:author="Marco Petri" w:date="2020-12-22T19:46:00Z"/>
              <w:rFonts w:ascii="Courier New" w:hAnsi="Courier New" w:cs="Courier New"/>
              <w:sz w:val="22"/>
              <w:lang w:val="en-CA"/>
            </w:rPr>
          </w:rPrChange>
        </w:rPr>
      </w:pPr>
    </w:p>
    <w:p w14:paraId="0F000AB2" w14:textId="4FEF4615" w:rsidR="00637C2C" w:rsidRPr="0042799C" w:rsidDel="00C22A1C" w:rsidRDefault="00637C2C" w:rsidP="00637C2C">
      <w:pPr>
        <w:autoSpaceDE w:val="0"/>
        <w:autoSpaceDN w:val="0"/>
        <w:adjustRightInd w:val="0"/>
        <w:spacing w:line="240" w:lineRule="auto"/>
        <w:jc w:val="left"/>
        <w:rPr>
          <w:ins w:id="6426" w:author="aa m" w:date="2020-12-08T17:34:00Z"/>
          <w:del w:id="6427" w:author="Marco Petri" w:date="2020-12-22T19:46:00Z"/>
          <w:rFonts w:ascii="Courier New" w:hAnsi="Courier New" w:cs="Courier New"/>
          <w:sz w:val="18"/>
          <w:szCs w:val="18"/>
          <w:lang w:val="en-CA"/>
          <w:rPrChange w:id="6428" w:author="Marco Petri" w:date="2020-12-22T20:06:00Z">
            <w:rPr>
              <w:ins w:id="6429" w:author="aa m" w:date="2020-12-08T17:34:00Z"/>
              <w:del w:id="6430" w:author="Marco Petri" w:date="2020-12-22T19:46:00Z"/>
              <w:rFonts w:ascii="Courier New" w:hAnsi="Courier New" w:cs="Courier New"/>
              <w:sz w:val="22"/>
              <w:lang w:val="en-CA"/>
            </w:rPr>
          </w:rPrChange>
        </w:rPr>
      </w:pPr>
      <w:ins w:id="6431" w:author="aa m" w:date="2020-12-08T17:34:00Z">
        <w:del w:id="6432" w:author="Marco Petri" w:date="2020-12-22T19:46:00Z">
          <w:r w:rsidRPr="0042799C" w:rsidDel="00C22A1C">
            <w:rPr>
              <w:rFonts w:ascii="Courier New" w:hAnsi="Courier New" w:cs="Courier New"/>
              <w:sz w:val="18"/>
              <w:szCs w:val="18"/>
              <w:lang w:val="en-CA"/>
              <w:rPrChange w:id="6433" w:author="Marco Petri" w:date="2020-12-22T20:06:00Z">
                <w:rPr>
                  <w:rFonts w:ascii="Courier New" w:hAnsi="Courier New" w:cs="Courier New"/>
                  <w:sz w:val="22"/>
                  <w:lang w:val="en-CA"/>
                </w:rPr>
              </w:rPrChange>
            </w:rPr>
            <w:delText>sig Category {}</w:delText>
          </w:r>
        </w:del>
      </w:ins>
    </w:p>
    <w:p w14:paraId="0FA6FA5A" w14:textId="2960617B" w:rsidR="00637C2C" w:rsidRPr="0042799C" w:rsidDel="00C22A1C" w:rsidRDefault="00637C2C" w:rsidP="00637C2C">
      <w:pPr>
        <w:autoSpaceDE w:val="0"/>
        <w:autoSpaceDN w:val="0"/>
        <w:adjustRightInd w:val="0"/>
        <w:spacing w:line="240" w:lineRule="auto"/>
        <w:jc w:val="left"/>
        <w:rPr>
          <w:ins w:id="6434" w:author="aa m" w:date="2020-12-08T17:34:00Z"/>
          <w:del w:id="6435" w:author="Marco Petri" w:date="2020-12-22T19:46:00Z"/>
          <w:rFonts w:ascii="Courier New" w:hAnsi="Courier New" w:cs="Courier New"/>
          <w:sz w:val="18"/>
          <w:szCs w:val="18"/>
          <w:lang w:val="en-CA"/>
          <w:rPrChange w:id="6436" w:author="Marco Petri" w:date="2020-12-22T20:06:00Z">
            <w:rPr>
              <w:ins w:id="6437" w:author="aa m" w:date="2020-12-08T17:34:00Z"/>
              <w:del w:id="6438" w:author="Marco Petri" w:date="2020-12-22T19:46:00Z"/>
              <w:rFonts w:ascii="Courier New" w:hAnsi="Courier New" w:cs="Courier New"/>
              <w:sz w:val="22"/>
              <w:lang w:val="en-CA"/>
            </w:rPr>
          </w:rPrChange>
        </w:rPr>
      </w:pPr>
    </w:p>
    <w:p w14:paraId="13DEFE34" w14:textId="1BE1E997" w:rsidR="00637C2C" w:rsidRPr="0042799C" w:rsidDel="00C22A1C" w:rsidRDefault="00637C2C" w:rsidP="00637C2C">
      <w:pPr>
        <w:autoSpaceDE w:val="0"/>
        <w:autoSpaceDN w:val="0"/>
        <w:adjustRightInd w:val="0"/>
        <w:spacing w:line="240" w:lineRule="auto"/>
        <w:jc w:val="left"/>
        <w:rPr>
          <w:ins w:id="6439" w:author="aa m" w:date="2020-12-08T17:34:00Z"/>
          <w:del w:id="6440" w:author="Marco Petri" w:date="2020-12-22T19:46:00Z"/>
          <w:rFonts w:ascii="Courier New" w:hAnsi="Courier New" w:cs="Courier New"/>
          <w:sz w:val="18"/>
          <w:szCs w:val="18"/>
          <w:lang w:val="en-CA"/>
          <w:rPrChange w:id="6441" w:author="Marco Petri" w:date="2020-12-22T20:06:00Z">
            <w:rPr>
              <w:ins w:id="6442" w:author="aa m" w:date="2020-12-08T17:34:00Z"/>
              <w:del w:id="6443" w:author="Marco Petri" w:date="2020-12-22T19:46:00Z"/>
              <w:rFonts w:ascii="Courier New" w:hAnsi="Courier New" w:cs="Courier New"/>
              <w:sz w:val="22"/>
              <w:lang w:val="en-CA"/>
            </w:rPr>
          </w:rPrChange>
        </w:rPr>
      </w:pPr>
      <w:ins w:id="6444" w:author="aa m" w:date="2020-12-08T17:34:00Z">
        <w:del w:id="6445" w:author="Marco Petri" w:date="2020-12-22T19:46:00Z">
          <w:r w:rsidRPr="0042799C" w:rsidDel="00C22A1C">
            <w:rPr>
              <w:rFonts w:ascii="Courier New" w:hAnsi="Courier New" w:cs="Courier New"/>
              <w:sz w:val="18"/>
              <w:szCs w:val="18"/>
              <w:lang w:val="en-CA"/>
              <w:rPrChange w:id="6446" w:author="Marco Petri" w:date="2020-12-22T20:06:00Z">
                <w:rPr>
                  <w:rFonts w:ascii="Courier New" w:hAnsi="Courier New" w:cs="Courier New"/>
                  <w:sz w:val="22"/>
                  <w:lang w:val="en-CA"/>
                </w:rPr>
              </w:rPrChange>
            </w:rPr>
            <w:delText>sig Item {</w:delText>
          </w:r>
        </w:del>
      </w:ins>
    </w:p>
    <w:p w14:paraId="6CCACA82" w14:textId="09F205F6" w:rsidR="00637C2C" w:rsidRPr="0042799C" w:rsidDel="00C22A1C" w:rsidRDefault="00637C2C" w:rsidP="00637C2C">
      <w:pPr>
        <w:autoSpaceDE w:val="0"/>
        <w:autoSpaceDN w:val="0"/>
        <w:adjustRightInd w:val="0"/>
        <w:spacing w:line="240" w:lineRule="auto"/>
        <w:jc w:val="left"/>
        <w:rPr>
          <w:ins w:id="6447" w:author="aa m" w:date="2020-12-08T17:34:00Z"/>
          <w:del w:id="6448" w:author="Marco Petri" w:date="2020-12-22T19:46:00Z"/>
          <w:rFonts w:ascii="Courier New" w:hAnsi="Courier New" w:cs="Courier New"/>
          <w:sz w:val="18"/>
          <w:szCs w:val="18"/>
          <w:lang w:val="en-CA"/>
          <w:rPrChange w:id="6449" w:author="Marco Petri" w:date="2020-12-22T20:06:00Z">
            <w:rPr>
              <w:ins w:id="6450" w:author="aa m" w:date="2020-12-08T17:34:00Z"/>
              <w:del w:id="6451" w:author="Marco Petri" w:date="2020-12-22T19:46:00Z"/>
              <w:rFonts w:ascii="Courier New" w:hAnsi="Courier New" w:cs="Courier New"/>
              <w:sz w:val="22"/>
              <w:lang w:val="en-CA"/>
            </w:rPr>
          </w:rPrChange>
        </w:rPr>
      </w:pPr>
      <w:ins w:id="6452" w:author="aa m" w:date="2020-12-08T17:34:00Z">
        <w:del w:id="6453" w:author="Marco Petri" w:date="2020-12-22T19:46:00Z">
          <w:r w:rsidRPr="0042799C" w:rsidDel="00C22A1C">
            <w:rPr>
              <w:rFonts w:ascii="Courier New" w:hAnsi="Courier New" w:cs="Courier New"/>
              <w:sz w:val="18"/>
              <w:szCs w:val="18"/>
              <w:lang w:val="en-CA"/>
              <w:rPrChange w:id="6454" w:author="Marco Petri" w:date="2020-12-22T20:06:00Z">
                <w:rPr>
                  <w:rFonts w:ascii="Courier New" w:hAnsi="Courier New" w:cs="Courier New"/>
                  <w:sz w:val="22"/>
                  <w:lang w:val="en-CA"/>
                </w:rPr>
              </w:rPrChange>
            </w:rPr>
            <w:tab/>
            <w:delText>itemCategory: one Category</w:delText>
          </w:r>
        </w:del>
      </w:ins>
    </w:p>
    <w:p w14:paraId="3AC7D137" w14:textId="1175F3ED" w:rsidR="00637C2C" w:rsidRPr="0042799C" w:rsidDel="00C22A1C" w:rsidRDefault="00637C2C" w:rsidP="00637C2C">
      <w:pPr>
        <w:autoSpaceDE w:val="0"/>
        <w:autoSpaceDN w:val="0"/>
        <w:adjustRightInd w:val="0"/>
        <w:spacing w:line="240" w:lineRule="auto"/>
        <w:jc w:val="left"/>
        <w:rPr>
          <w:ins w:id="6455" w:author="aa m" w:date="2020-12-08T17:34:00Z"/>
          <w:del w:id="6456" w:author="Marco Petri" w:date="2020-12-22T19:46:00Z"/>
          <w:rFonts w:ascii="Courier New" w:hAnsi="Courier New" w:cs="Courier New"/>
          <w:sz w:val="18"/>
          <w:szCs w:val="18"/>
          <w:lang w:val="en-CA"/>
          <w:rPrChange w:id="6457" w:author="Marco Petri" w:date="2020-12-22T20:06:00Z">
            <w:rPr>
              <w:ins w:id="6458" w:author="aa m" w:date="2020-12-08T17:34:00Z"/>
              <w:del w:id="6459" w:author="Marco Petri" w:date="2020-12-22T19:46:00Z"/>
              <w:rFonts w:ascii="Courier New" w:hAnsi="Courier New" w:cs="Courier New"/>
              <w:sz w:val="22"/>
              <w:lang w:val="en-CA"/>
            </w:rPr>
          </w:rPrChange>
        </w:rPr>
      </w:pPr>
      <w:ins w:id="6460" w:author="aa m" w:date="2020-12-08T17:34:00Z">
        <w:del w:id="6461" w:author="Marco Petri" w:date="2020-12-22T19:46:00Z">
          <w:r w:rsidRPr="0042799C" w:rsidDel="00C22A1C">
            <w:rPr>
              <w:rFonts w:ascii="Courier New" w:hAnsi="Courier New" w:cs="Courier New"/>
              <w:sz w:val="18"/>
              <w:szCs w:val="18"/>
              <w:lang w:val="en-CA"/>
              <w:rPrChange w:id="6462" w:author="Marco Petri" w:date="2020-12-22T20:06:00Z">
                <w:rPr>
                  <w:rFonts w:ascii="Courier New" w:hAnsi="Courier New" w:cs="Courier New"/>
                  <w:sz w:val="22"/>
                  <w:lang w:val="en-CA"/>
                </w:rPr>
              </w:rPrChange>
            </w:rPr>
            <w:delText>}</w:delText>
          </w:r>
        </w:del>
      </w:ins>
    </w:p>
    <w:p w14:paraId="1EB20BB7" w14:textId="751B8025" w:rsidR="00637C2C" w:rsidRPr="0042799C" w:rsidDel="00C22A1C" w:rsidRDefault="00637C2C" w:rsidP="00637C2C">
      <w:pPr>
        <w:autoSpaceDE w:val="0"/>
        <w:autoSpaceDN w:val="0"/>
        <w:adjustRightInd w:val="0"/>
        <w:spacing w:line="240" w:lineRule="auto"/>
        <w:jc w:val="left"/>
        <w:rPr>
          <w:ins w:id="6463" w:author="aa m" w:date="2020-12-08T17:34:00Z"/>
          <w:del w:id="6464" w:author="Marco Petri" w:date="2020-12-22T19:46:00Z"/>
          <w:rFonts w:ascii="Courier New" w:hAnsi="Courier New" w:cs="Courier New"/>
          <w:sz w:val="18"/>
          <w:szCs w:val="18"/>
          <w:lang w:val="en-CA"/>
          <w:rPrChange w:id="6465" w:author="Marco Petri" w:date="2020-12-22T20:06:00Z">
            <w:rPr>
              <w:ins w:id="6466" w:author="aa m" w:date="2020-12-08T17:34:00Z"/>
              <w:del w:id="6467" w:author="Marco Petri" w:date="2020-12-22T19:46:00Z"/>
              <w:rFonts w:ascii="Courier New" w:hAnsi="Courier New" w:cs="Courier New"/>
              <w:sz w:val="22"/>
              <w:lang w:val="en-CA"/>
            </w:rPr>
          </w:rPrChange>
        </w:rPr>
      </w:pPr>
    </w:p>
    <w:p w14:paraId="2F783210" w14:textId="6F512511" w:rsidR="00637C2C" w:rsidRPr="0042799C" w:rsidDel="00C22A1C" w:rsidRDefault="00637C2C" w:rsidP="00637C2C">
      <w:pPr>
        <w:autoSpaceDE w:val="0"/>
        <w:autoSpaceDN w:val="0"/>
        <w:adjustRightInd w:val="0"/>
        <w:spacing w:line="240" w:lineRule="auto"/>
        <w:jc w:val="left"/>
        <w:rPr>
          <w:ins w:id="6468" w:author="aa m" w:date="2020-12-08T17:34:00Z"/>
          <w:del w:id="6469" w:author="Marco Petri" w:date="2020-12-22T19:46:00Z"/>
          <w:rFonts w:ascii="Courier New" w:hAnsi="Courier New" w:cs="Courier New"/>
          <w:sz w:val="18"/>
          <w:szCs w:val="18"/>
          <w:lang w:val="en-CA"/>
          <w:rPrChange w:id="6470" w:author="Marco Petri" w:date="2020-12-22T20:06:00Z">
            <w:rPr>
              <w:ins w:id="6471" w:author="aa m" w:date="2020-12-08T17:34:00Z"/>
              <w:del w:id="6472" w:author="Marco Petri" w:date="2020-12-22T19:46:00Z"/>
              <w:rFonts w:ascii="Courier New" w:hAnsi="Courier New" w:cs="Courier New"/>
              <w:sz w:val="22"/>
              <w:lang w:val="en-CA"/>
            </w:rPr>
          </w:rPrChange>
        </w:rPr>
      </w:pPr>
      <w:ins w:id="6473" w:author="aa m" w:date="2020-12-08T17:34:00Z">
        <w:del w:id="6474" w:author="Marco Petri" w:date="2020-12-22T19:46:00Z">
          <w:r w:rsidRPr="0042799C" w:rsidDel="00C22A1C">
            <w:rPr>
              <w:rFonts w:ascii="Courier New" w:hAnsi="Courier New" w:cs="Courier New"/>
              <w:sz w:val="18"/>
              <w:szCs w:val="18"/>
              <w:lang w:val="en-CA"/>
              <w:rPrChange w:id="6475" w:author="Marco Petri" w:date="2020-12-22T20:06:00Z">
                <w:rPr>
                  <w:rFonts w:ascii="Courier New" w:hAnsi="Courier New" w:cs="Courier New"/>
                  <w:sz w:val="22"/>
                  <w:lang w:val="en-CA"/>
                </w:rPr>
              </w:rPrChange>
            </w:rPr>
            <w:delText>abstract sig Ticket {</w:delText>
          </w:r>
        </w:del>
      </w:ins>
    </w:p>
    <w:p w14:paraId="31256DB3" w14:textId="290BDE80" w:rsidR="00637C2C" w:rsidRPr="0042799C" w:rsidDel="00C22A1C" w:rsidRDefault="00637C2C" w:rsidP="00637C2C">
      <w:pPr>
        <w:autoSpaceDE w:val="0"/>
        <w:autoSpaceDN w:val="0"/>
        <w:adjustRightInd w:val="0"/>
        <w:spacing w:line="240" w:lineRule="auto"/>
        <w:jc w:val="left"/>
        <w:rPr>
          <w:ins w:id="6476" w:author="aa m" w:date="2020-12-08T17:34:00Z"/>
          <w:del w:id="6477" w:author="Marco Petri" w:date="2020-12-22T19:46:00Z"/>
          <w:rFonts w:ascii="Courier New" w:hAnsi="Courier New" w:cs="Courier New"/>
          <w:sz w:val="18"/>
          <w:szCs w:val="18"/>
          <w:lang w:val="en-CA"/>
          <w:rPrChange w:id="6478" w:author="Marco Petri" w:date="2020-12-22T20:06:00Z">
            <w:rPr>
              <w:ins w:id="6479" w:author="aa m" w:date="2020-12-08T17:34:00Z"/>
              <w:del w:id="6480" w:author="Marco Petri" w:date="2020-12-22T19:46:00Z"/>
              <w:rFonts w:ascii="Courier New" w:hAnsi="Courier New" w:cs="Courier New"/>
              <w:sz w:val="22"/>
              <w:lang w:val="en-CA"/>
            </w:rPr>
          </w:rPrChange>
        </w:rPr>
      </w:pPr>
      <w:ins w:id="6481" w:author="aa m" w:date="2020-12-08T17:34:00Z">
        <w:del w:id="6482" w:author="Marco Petri" w:date="2020-12-22T19:46:00Z">
          <w:r w:rsidRPr="0042799C" w:rsidDel="00C22A1C">
            <w:rPr>
              <w:rFonts w:ascii="Courier New" w:hAnsi="Courier New" w:cs="Courier New"/>
              <w:sz w:val="18"/>
              <w:szCs w:val="18"/>
              <w:lang w:val="en-CA"/>
              <w:rPrChange w:id="6483" w:author="Marco Petri" w:date="2020-12-22T20:06:00Z">
                <w:rPr>
                  <w:rFonts w:ascii="Courier New" w:hAnsi="Courier New" w:cs="Courier New"/>
                  <w:sz w:val="22"/>
                  <w:lang w:val="en-CA"/>
                </w:rPr>
              </w:rPrChange>
            </w:rPr>
            <w:tab/>
            <w:delText>ticketOwner: one Customer,</w:delText>
          </w:r>
        </w:del>
      </w:ins>
    </w:p>
    <w:p w14:paraId="03EE365C" w14:textId="549A42FE" w:rsidR="00637C2C" w:rsidRPr="0042799C" w:rsidDel="00C22A1C" w:rsidRDefault="00637C2C" w:rsidP="00637C2C">
      <w:pPr>
        <w:autoSpaceDE w:val="0"/>
        <w:autoSpaceDN w:val="0"/>
        <w:adjustRightInd w:val="0"/>
        <w:spacing w:line="240" w:lineRule="auto"/>
        <w:jc w:val="left"/>
        <w:rPr>
          <w:ins w:id="6484" w:author="aa m" w:date="2020-12-08T17:34:00Z"/>
          <w:del w:id="6485" w:author="Marco Petri" w:date="2020-12-22T19:46:00Z"/>
          <w:rFonts w:ascii="Courier New" w:hAnsi="Courier New" w:cs="Courier New"/>
          <w:sz w:val="18"/>
          <w:szCs w:val="18"/>
          <w:lang w:val="en-CA"/>
          <w:rPrChange w:id="6486" w:author="Marco Petri" w:date="2020-12-22T20:06:00Z">
            <w:rPr>
              <w:ins w:id="6487" w:author="aa m" w:date="2020-12-08T17:34:00Z"/>
              <w:del w:id="6488" w:author="Marco Petri" w:date="2020-12-22T19:46:00Z"/>
              <w:rFonts w:ascii="Courier New" w:hAnsi="Courier New" w:cs="Courier New"/>
              <w:sz w:val="22"/>
              <w:lang w:val="en-CA"/>
            </w:rPr>
          </w:rPrChange>
        </w:rPr>
      </w:pPr>
      <w:ins w:id="6489" w:author="aa m" w:date="2020-12-08T17:34:00Z">
        <w:del w:id="6490" w:author="Marco Petri" w:date="2020-12-22T19:46:00Z">
          <w:r w:rsidRPr="0042799C" w:rsidDel="00C22A1C">
            <w:rPr>
              <w:rFonts w:ascii="Courier New" w:hAnsi="Courier New" w:cs="Courier New"/>
              <w:sz w:val="18"/>
              <w:szCs w:val="18"/>
              <w:lang w:val="en-CA"/>
              <w:rPrChange w:id="6491" w:author="Marco Petri" w:date="2020-12-22T20:06:00Z">
                <w:rPr>
                  <w:rFonts w:ascii="Courier New" w:hAnsi="Courier New" w:cs="Courier New"/>
                  <w:sz w:val="22"/>
                  <w:lang w:val="en-CA"/>
                </w:rPr>
              </w:rPrChange>
            </w:rPr>
            <w:tab/>
            <w:delText>ticketQRCode: one QRCode,</w:delText>
          </w:r>
        </w:del>
      </w:ins>
    </w:p>
    <w:p w14:paraId="64A82217" w14:textId="1D31AF86" w:rsidR="00637C2C" w:rsidRPr="0042799C" w:rsidDel="00C22A1C" w:rsidRDefault="00637C2C" w:rsidP="00637C2C">
      <w:pPr>
        <w:autoSpaceDE w:val="0"/>
        <w:autoSpaceDN w:val="0"/>
        <w:adjustRightInd w:val="0"/>
        <w:spacing w:line="240" w:lineRule="auto"/>
        <w:jc w:val="left"/>
        <w:rPr>
          <w:ins w:id="6492" w:author="aa m" w:date="2020-12-08T17:34:00Z"/>
          <w:del w:id="6493" w:author="Marco Petri" w:date="2020-12-22T19:46:00Z"/>
          <w:rFonts w:ascii="Courier New" w:hAnsi="Courier New" w:cs="Courier New"/>
          <w:sz w:val="18"/>
          <w:szCs w:val="18"/>
          <w:lang w:val="en-CA"/>
          <w:rPrChange w:id="6494" w:author="Marco Petri" w:date="2020-12-22T20:06:00Z">
            <w:rPr>
              <w:ins w:id="6495" w:author="aa m" w:date="2020-12-08T17:34:00Z"/>
              <w:del w:id="6496" w:author="Marco Petri" w:date="2020-12-22T19:46:00Z"/>
              <w:rFonts w:ascii="Courier New" w:hAnsi="Courier New" w:cs="Courier New"/>
              <w:sz w:val="22"/>
              <w:lang w:val="en-CA"/>
            </w:rPr>
          </w:rPrChange>
        </w:rPr>
      </w:pPr>
      <w:ins w:id="6497" w:author="aa m" w:date="2020-12-08T17:34:00Z">
        <w:del w:id="6498" w:author="Marco Petri" w:date="2020-12-22T19:46:00Z">
          <w:r w:rsidRPr="0042799C" w:rsidDel="00C22A1C">
            <w:rPr>
              <w:rFonts w:ascii="Courier New" w:hAnsi="Courier New" w:cs="Courier New"/>
              <w:sz w:val="18"/>
              <w:szCs w:val="18"/>
              <w:lang w:val="en-CA"/>
              <w:rPrChange w:id="6499" w:author="Marco Petri" w:date="2020-12-22T20:06:00Z">
                <w:rPr>
                  <w:rFonts w:ascii="Courier New" w:hAnsi="Courier New" w:cs="Courier New"/>
                  <w:sz w:val="22"/>
                  <w:lang w:val="en-CA"/>
                </w:rPr>
              </w:rPrChange>
            </w:rPr>
            <w:delText>}</w:delText>
          </w:r>
        </w:del>
      </w:ins>
    </w:p>
    <w:p w14:paraId="2130AED0" w14:textId="1627632D" w:rsidR="00637C2C" w:rsidRPr="0042799C" w:rsidDel="00C22A1C" w:rsidRDefault="00637C2C" w:rsidP="00637C2C">
      <w:pPr>
        <w:autoSpaceDE w:val="0"/>
        <w:autoSpaceDN w:val="0"/>
        <w:adjustRightInd w:val="0"/>
        <w:spacing w:line="240" w:lineRule="auto"/>
        <w:jc w:val="left"/>
        <w:rPr>
          <w:ins w:id="6500" w:author="aa m" w:date="2020-12-08T17:34:00Z"/>
          <w:del w:id="6501" w:author="Marco Petri" w:date="2020-12-22T19:46:00Z"/>
          <w:rFonts w:ascii="Courier New" w:hAnsi="Courier New" w:cs="Courier New"/>
          <w:sz w:val="18"/>
          <w:szCs w:val="18"/>
          <w:lang w:val="en-CA"/>
          <w:rPrChange w:id="6502" w:author="Marco Petri" w:date="2020-12-22T20:06:00Z">
            <w:rPr>
              <w:ins w:id="6503" w:author="aa m" w:date="2020-12-08T17:34:00Z"/>
              <w:del w:id="6504" w:author="Marco Petri" w:date="2020-12-22T19:46:00Z"/>
              <w:rFonts w:ascii="Courier New" w:hAnsi="Courier New" w:cs="Courier New"/>
              <w:sz w:val="22"/>
              <w:lang w:val="en-CA"/>
            </w:rPr>
          </w:rPrChange>
        </w:rPr>
      </w:pPr>
    </w:p>
    <w:p w14:paraId="63AF2EF6" w14:textId="2B4DE995" w:rsidR="00637C2C" w:rsidRPr="0042799C" w:rsidDel="00C22A1C" w:rsidRDefault="00637C2C" w:rsidP="00637C2C">
      <w:pPr>
        <w:autoSpaceDE w:val="0"/>
        <w:autoSpaceDN w:val="0"/>
        <w:adjustRightInd w:val="0"/>
        <w:spacing w:line="240" w:lineRule="auto"/>
        <w:jc w:val="left"/>
        <w:rPr>
          <w:ins w:id="6505" w:author="aa m" w:date="2020-12-08T17:34:00Z"/>
          <w:del w:id="6506" w:author="Marco Petri" w:date="2020-12-22T19:46:00Z"/>
          <w:rFonts w:ascii="Courier New" w:hAnsi="Courier New" w:cs="Courier New"/>
          <w:sz w:val="18"/>
          <w:szCs w:val="18"/>
          <w:lang w:val="en-CA"/>
          <w:rPrChange w:id="6507" w:author="Marco Petri" w:date="2020-12-22T20:06:00Z">
            <w:rPr>
              <w:ins w:id="6508" w:author="aa m" w:date="2020-12-08T17:34:00Z"/>
              <w:del w:id="6509" w:author="Marco Petri" w:date="2020-12-22T19:46:00Z"/>
              <w:rFonts w:ascii="Courier New" w:hAnsi="Courier New" w:cs="Courier New"/>
              <w:sz w:val="22"/>
              <w:lang w:val="en-CA"/>
            </w:rPr>
          </w:rPrChange>
        </w:rPr>
      </w:pPr>
      <w:ins w:id="6510" w:author="aa m" w:date="2020-12-08T17:34:00Z">
        <w:del w:id="6511" w:author="Marco Petri" w:date="2020-12-22T19:46:00Z">
          <w:r w:rsidRPr="0042799C" w:rsidDel="00C22A1C">
            <w:rPr>
              <w:rFonts w:ascii="Courier New" w:hAnsi="Courier New" w:cs="Courier New"/>
              <w:sz w:val="18"/>
              <w:szCs w:val="18"/>
              <w:lang w:val="en-CA"/>
              <w:rPrChange w:id="6512" w:author="Marco Petri" w:date="2020-12-22T20:06:00Z">
                <w:rPr>
                  <w:rFonts w:ascii="Courier New" w:hAnsi="Courier New" w:cs="Courier New"/>
                  <w:sz w:val="22"/>
                  <w:lang w:val="en-CA"/>
                </w:rPr>
              </w:rPrChange>
            </w:rPr>
            <w:delText>sig Booking {</w:delText>
          </w:r>
        </w:del>
      </w:ins>
    </w:p>
    <w:p w14:paraId="52A9858F" w14:textId="0A5CE47A" w:rsidR="00637C2C" w:rsidRPr="0042799C" w:rsidDel="00C22A1C" w:rsidRDefault="00637C2C" w:rsidP="00637C2C">
      <w:pPr>
        <w:autoSpaceDE w:val="0"/>
        <w:autoSpaceDN w:val="0"/>
        <w:adjustRightInd w:val="0"/>
        <w:spacing w:line="240" w:lineRule="auto"/>
        <w:jc w:val="left"/>
        <w:rPr>
          <w:ins w:id="6513" w:author="aa m" w:date="2020-12-08T17:34:00Z"/>
          <w:del w:id="6514" w:author="Marco Petri" w:date="2020-12-22T19:46:00Z"/>
          <w:rFonts w:ascii="Courier New" w:hAnsi="Courier New" w:cs="Courier New"/>
          <w:sz w:val="18"/>
          <w:szCs w:val="18"/>
          <w:lang w:val="en-CA"/>
          <w:rPrChange w:id="6515" w:author="Marco Petri" w:date="2020-12-22T20:06:00Z">
            <w:rPr>
              <w:ins w:id="6516" w:author="aa m" w:date="2020-12-08T17:34:00Z"/>
              <w:del w:id="6517" w:author="Marco Petri" w:date="2020-12-22T19:46:00Z"/>
              <w:rFonts w:ascii="Courier New" w:hAnsi="Courier New" w:cs="Courier New"/>
              <w:sz w:val="22"/>
              <w:lang w:val="en-CA"/>
            </w:rPr>
          </w:rPrChange>
        </w:rPr>
      </w:pPr>
      <w:ins w:id="6518" w:author="aa m" w:date="2020-12-08T17:34:00Z">
        <w:del w:id="6519" w:author="Marco Petri" w:date="2020-12-22T19:46:00Z">
          <w:r w:rsidRPr="0042799C" w:rsidDel="00C22A1C">
            <w:rPr>
              <w:rFonts w:ascii="Courier New" w:hAnsi="Courier New" w:cs="Courier New"/>
              <w:sz w:val="18"/>
              <w:szCs w:val="18"/>
              <w:lang w:val="en-CA"/>
              <w:rPrChange w:id="6520" w:author="Marco Petri" w:date="2020-12-22T20:06:00Z">
                <w:rPr>
                  <w:rFonts w:ascii="Courier New" w:hAnsi="Courier New" w:cs="Courier New"/>
                  <w:sz w:val="22"/>
                  <w:lang w:val="en-CA"/>
                </w:rPr>
              </w:rPrChange>
            </w:rPr>
            <w:tab/>
            <w:delText>bookingTicket: one BookingTicket,</w:delText>
          </w:r>
        </w:del>
      </w:ins>
    </w:p>
    <w:p w14:paraId="4C7591E5" w14:textId="633F07C7" w:rsidR="00637C2C" w:rsidRPr="0042799C" w:rsidDel="00C22A1C" w:rsidRDefault="00637C2C" w:rsidP="00637C2C">
      <w:pPr>
        <w:autoSpaceDE w:val="0"/>
        <w:autoSpaceDN w:val="0"/>
        <w:adjustRightInd w:val="0"/>
        <w:spacing w:line="240" w:lineRule="auto"/>
        <w:jc w:val="left"/>
        <w:rPr>
          <w:ins w:id="6521" w:author="aa m" w:date="2020-12-08T17:34:00Z"/>
          <w:del w:id="6522" w:author="Marco Petri" w:date="2020-12-22T19:46:00Z"/>
          <w:rFonts w:ascii="Courier New" w:hAnsi="Courier New" w:cs="Courier New"/>
          <w:sz w:val="18"/>
          <w:szCs w:val="18"/>
          <w:lang w:val="en-CA"/>
          <w:rPrChange w:id="6523" w:author="Marco Petri" w:date="2020-12-22T20:06:00Z">
            <w:rPr>
              <w:ins w:id="6524" w:author="aa m" w:date="2020-12-08T17:34:00Z"/>
              <w:del w:id="6525" w:author="Marco Petri" w:date="2020-12-22T19:46:00Z"/>
              <w:rFonts w:ascii="Courier New" w:hAnsi="Courier New" w:cs="Courier New"/>
              <w:sz w:val="22"/>
              <w:lang w:val="en-CA"/>
            </w:rPr>
          </w:rPrChange>
        </w:rPr>
      </w:pPr>
      <w:ins w:id="6526" w:author="aa m" w:date="2020-12-08T17:34:00Z">
        <w:del w:id="6527" w:author="Marco Petri" w:date="2020-12-22T19:46:00Z">
          <w:r w:rsidRPr="0042799C" w:rsidDel="00C22A1C">
            <w:rPr>
              <w:rFonts w:ascii="Courier New" w:hAnsi="Courier New" w:cs="Courier New"/>
              <w:sz w:val="18"/>
              <w:szCs w:val="18"/>
              <w:lang w:val="en-CA"/>
              <w:rPrChange w:id="6528" w:author="Marco Petri" w:date="2020-12-22T20:06:00Z">
                <w:rPr>
                  <w:rFonts w:ascii="Courier New" w:hAnsi="Courier New" w:cs="Courier New"/>
                  <w:sz w:val="22"/>
                  <w:lang w:val="en-CA"/>
                </w:rPr>
              </w:rPrChange>
            </w:rPr>
            <w:tab/>
            <w:delText>bookingDate: one Date,</w:delText>
          </w:r>
        </w:del>
      </w:ins>
    </w:p>
    <w:p w14:paraId="556ADAF4" w14:textId="7FCA021A" w:rsidR="00637C2C" w:rsidRPr="0042799C" w:rsidDel="00C22A1C" w:rsidRDefault="00637C2C" w:rsidP="00637C2C">
      <w:pPr>
        <w:autoSpaceDE w:val="0"/>
        <w:autoSpaceDN w:val="0"/>
        <w:adjustRightInd w:val="0"/>
        <w:spacing w:line="240" w:lineRule="auto"/>
        <w:jc w:val="left"/>
        <w:rPr>
          <w:ins w:id="6529" w:author="aa m" w:date="2020-12-08T17:34:00Z"/>
          <w:del w:id="6530" w:author="Marco Petri" w:date="2020-12-22T19:46:00Z"/>
          <w:rFonts w:ascii="Courier New" w:hAnsi="Courier New" w:cs="Courier New"/>
          <w:sz w:val="18"/>
          <w:szCs w:val="18"/>
          <w:lang w:val="en-CA"/>
          <w:rPrChange w:id="6531" w:author="Marco Petri" w:date="2020-12-22T20:06:00Z">
            <w:rPr>
              <w:ins w:id="6532" w:author="aa m" w:date="2020-12-08T17:34:00Z"/>
              <w:del w:id="6533" w:author="Marco Petri" w:date="2020-12-22T19:46:00Z"/>
              <w:rFonts w:ascii="Courier New" w:hAnsi="Courier New" w:cs="Courier New"/>
              <w:sz w:val="22"/>
              <w:lang w:val="en-CA"/>
            </w:rPr>
          </w:rPrChange>
        </w:rPr>
      </w:pPr>
      <w:ins w:id="6534" w:author="aa m" w:date="2020-12-08T17:34:00Z">
        <w:del w:id="6535" w:author="Marco Petri" w:date="2020-12-22T19:46:00Z">
          <w:r w:rsidRPr="0042799C" w:rsidDel="00C22A1C">
            <w:rPr>
              <w:rFonts w:ascii="Courier New" w:hAnsi="Courier New" w:cs="Courier New"/>
              <w:sz w:val="18"/>
              <w:szCs w:val="18"/>
              <w:lang w:val="en-CA"/>
              <w:rPrChange w:id="6536" w:author="Marco Petri" w:date="2020-12-22T20:06:00Z">
                <w:rPr>
                  <w:rFonts w:ascii="Courier New" w:hAnsi="Courier New" w:cs="Courier New"/>
                  <w:sz w:val="22"/>
                  <w:lang w:val="en-CA"/>
                </w:rPr>
              </w:rPrChange>
            </w:rPr>
            <w:tab/>
            <w:delText>bookingItems: set Item,</w:delText>
          </w:r>
        </w:del>
      </w:ins>
    </w:p>
    <w:p w14:paraId="7F5E9788" w14:textId="69457615" w:rsidR="00637C2C" w:rsidRPr="0042799C" w:rsidDel="00C22A1C" w:rsidRDefault="00637C2C" w:rsidP="00637C2C">
      <w:pPr>
        <w:autoSpaceDE w:val="0"/>
        <w:autoSpaceDN w:val="0"/>
        <w:adjustRightInd w:val="0"/>
        <w:spacing w:line="240" w:lineRule="auto"/>
        <w:jc w:val="left"/>
        <w:rPr>
          <w:ins w:id="6537" w:author="aa m" w:date="2020-12-08T17:34:00Z"/>
          <w:del w:id="6538" w:author="Marco Petri" w:date="2020-12-22T19:46:00Z"/>
          <w:rFonts w:ascii="Courier New" w:hAnsi="Courier New" w:cs="Courier New"/>
          <w:sz w:val="18"/>
          <w:szCs w:val="18"/>
          <w:lang w:val="en-CA"/>
          <w:rPrChange w:id="6539" w:author="Marco Petri" w:date="2020-12-22T20:06:00Z">
            <w:rPr>
              <w:ins w:id="6540" w:author="aa m" w:date="2020-12-08T17:34:00Z"/>
              <w:del w:id="6541" w:author="Marco Petri" w:date="2020-12-22T19:46:00Z"/>
              <w:rFonts w:ascii="Courier New" w:hAnsi="Courier New" w:cs="Courier New"/>
              <w:sz w:val="22"/>
              <w:lang w:val="en-CA"/>
            </w:rPr>
          </w:rPrChange>
        </w:rPr>
      </w:pPr>
      <w:ins w:id="6542" w:author="aa m" w:date="2020-12-08T17:34:00Z">
        <w:del w:id="6543" w:author="Marco Petri" w:date="2020-12-22T19:46:00Z">
          <w:r w:rsidRPr="0042799C" w:rsidDel="00C22A1C">
            <w:rPr>
              <w:rFonts w:ascii="Courier New" w:hAnsi="Courier New" w:cs="Courier New"/>
              <w:sz w:val="18"/>
              <w:szCs w:val="18"/>
              <w:lang w:val="en-CA"/>
              <w:rPrChange w:id="6544" w:author="Marco Petri" w:date="2020-12-22T20:06:00Z">
                <w:rPr>
                  <w:rFonts w:ascii="Courier New" w:hAnsi="Courier New" w:cs="Courier New"/>
                  <w:sz w:val="22"/>
                  <w:lang w:val="en-CA"/>
                </w:rPr>
              </w:rPrChange>
            </w:rPr>
            <w:tab/>
            <w:delText>bookingCategories: set Category</w:delText>
          </w:r>
        </w:del>
      </w:ins>
    </w:p>
    <w:p w14:paraId="6AE834E3" w14:textId="4F5AF21C" w:rsidR="00637C2C" w:rsidRPr="0042799C" w:rsidDel="00C22A1C" w:rsidRDefault="00637C2C" w:rsidP="00637C2C">
      <w:pPr>
        <w:autoSpaceDE w:val="0"/>
        <w:autoSpaceDN w:val="0"/>
        <w:adjustRightInd w:val="0"/>
        <w:spacing w:line="240" w:lineRule="auto"/>
        <w:jc w:val="left"/>
        <w:rPr>
          <w:ins w:id="6545" w:author="aa m" w:date="2020-12-08T17:34:00Z"/>
          <w:del w:id="6546" w:author="Marco Petri" w:date="2020-12-22T19:46:00Z"/>
          <w:rFonts w:ascii="Courier New" w:hAnsi="Courier New" w:cs="Courier New"/>
          <w:sz w:val="18"/>
          <w:szCs w:val="18"/>
          <w:lang w:val="en-CA"/>
          <w:rPrChange w:id="6547" w:author="Marco Petri" w:date="2020-12-22T20:06:00Z">
            <w:rPr>
              <w:ins w:id="6548" w:author="aa m" w:date="2020-12-08T17:34:00Z"/>
              <w:del w:id="6549" w:author="Marco Petri" w:date="2020-12-22T19:46:00Z"/>
              <w:rFonts w:ascii="Courier New" w:hAnsi="Courier New" w:cs="Courier New"/>
              <w:sz w:val="22"/>
              <w:lang w:val="en-CA"/>
            </w:rPr>
          </w:rPrChange>
        </w:rPr>
      </w:pPr>
      <w:ins w:id="6550" w:author="aa m" w:date="2020-12-08T17:34:00Z">
        <w:del w:id="6551" w:author="Marco Petri" w:date="2020-12-22T19:46:00Z">
          <w:r w:rsidRPr="0042799C" w:rsidDel="00C22A1C">
            <w:rPr>
              <w:rFonts w:ascii="Courier New" w:hAnsi="Courier New" w:cs="Courier New"/>
              <w:sz w:val="18"/>
              <w:szCs w:val="18"/>
              <w:lang w:val="en-CA"/>
              <w:rPrChange w:id="6552" w:author="Marco Petri" w:date="2020-12-22T20:06:00Z">
                <w:rPr>
                  <w:rFonts w:ascii="Courier New" w:hAnsi="Courier New" w:cs="Courier New"/>
                  <w:sz w:val="22"/>
                  <w:lang w:val="en-CA"/>
                </w:rPr>
              </w:rPrChange>
            </w:rPr>
            <w:delText>}</w:delText>
          </w:r>
        </w:del>
      </w:ins>
    </w:p>
    <w:p w14:paraId="6941EBA9" w14:textId="6F070478" w:rsidR="00637C2C" w:rsidRPr="0042799C" w:rsidDel="00C22A1C" w:rsidRDefault="00637C2C" w:rsidP="00637C2C">
      <w:pPr>
        <w:autoSpaceDE w:val="0"/>
        <w:autoSpaceDN w:val="0"/>
        <w:adjustRightInd w:val="0"/>
        <w:spacing w:line="240" w:lineRule="auto"/>
        <w:jc w:val="left"/>
        <w:rPr>
          <w:ins w:id="6553" w:author="aa m" w:date="2020-12-08T17:34:00Z"/>
          <w:del w:id="6554" w:author="Marco Petri" w:date="2020-12-22T19:46:00Z"/>
          <w:rFonts w:ascii="Courier New" w:hAnsi="Courier New" w:cs="Courier New"/>
          <w:sz w:val="18"/>
          <w:szCs w:val="18"/>
          <w:lang w:val="en-CA"/>
          <w:rPrChange w:id="6555" w:author="Marco Petri" w:date="2020-12-22T20:06:00Z">
            <w:rPr>
              <w:ins w:id="6556" w:author="aa m" w:date="2020-12-08T17:34:00Z"/>
              <w:del w:id="6557" w:author="Marco Petri" w:date="2020-12-22T19:46:00Z"/>
              <w:rFonts w:ascii="Courier New" w:hAnsi="Courier New" w:cs="Courier New"/>
              <w:sz w:val="22"/>
              <w:lang w:val="en-CA"/>
            </w:rPr>
          </w:rPrChange>
        </w:rPr>
      </w:pPr>
    </w:p>
    <w:p w14:paraId="20FAB4B2" w14:textId="5686B8BD" w:rsidR="00637C2C" w:rsidRPr="0042799C" w:rsidDel="00C22A1C" w:rsidRDefault="00637C2C" w:rsidP="00637C2C">
      <w:pPr>
        <w:autoSpaceDE w:val="0"/>
        <w:autoSpaceDN w:val="0"/>
        <w:adjustRightInd w:val="0"/>
        <w:spacing w:line="240" w:lineRule="auto"/>
        <w:jc w:val="left"/>
        <w:rPr>
          <w:ins w:id="6558" w:author="aa m" w:date="2020-12-08T17:34:00Z"/>
          <w:del w:id="6559" w:author="Marco Petri" w:date="2020-12-22T19:46:00Z"/>
          <w:rFonts w:ascii="Courier New" w:hAnsi="Courier New" w:cs="Courier New"/>
          <w:sz w:val="18"/>
          <w:szCs w:val="18"/>
          <w:lang w:val="en-CA"/>
          <w:rPrChange w:id="6560" w:author="Marco Petri" w:date="2020-12-22T20:06:00Z">
            <w:rPr>
              <w:ins w:id="6561" w:author="aa m" w:date="2020-12-08T17:34:00Z"/>
              <w:del w:id="6562" w:author="Marco Petri" w:date="2020-12-22T19:46:00Z"/>
              <w:rFonts w:ascii="Courier New" w:hAnsi="Courier New" w:cs="Courier New"/>
              <w:sz w:val="22"/>
              <w:lang w:val="en-CA"/>
            </w:rPr>
          </w:rPrChange>
        </w:rPr>
      </w:pPr>
      <w:ins w:id="6563" w:author="aa m" w:date="2020-12-08T17:34:00Z">
        <w:del w:id="6564" w:author="Marco Petri" w:date="2020-12-22T19:46:00Z">
          <w:r w:rsidRPr="0042799C" w:rsidDel="00C22A1C">
            <w:rPr>
              <w:rFonts w:ascii="Courier New" w:hAnsi="Courier New" w:cs="Courier New"/>
              <w:sz w:val="18"/>
              <w:szCs w:val="18"/>
              <w:lang w:val="en-CA"/>
              <w:rPrChange w:id="6565" w:author="Marco Petri" w:date="2020-12-22T20:06:00Z">
                <w:rPr>
                  <w:rFonts w:ascii="Courier New" w:hAnsi="Courier New" w:cs="Courier New"/>
                  <w:sz w:val="22"/>
                  <w:lang w:val="en-CA"/>
                </w:rPr>
              </w:rPrChange>
            </w:rPr>
            <w:delText>sig BookingTicket extends Ticket {}</w:delText>
          </w:r>
        </w:del>
      </w:ins>
    </w:p>
    <w:p w14:paraId="4CF2E5A2" w14:textId="096A0421" w:rsidR="00637C2C" w:rsidRPr="0042799C" w:rsidDel="00C22A1C" w:rsidRDefault="00637C2C" w:rsidP="00637C2C">
      <w:pPr>
        <w:autoSpaceDE w:val="0"/>
        <w:autoSpaceDN w:val="0"/>
        <w:adjustRightInd w:val="0"/>
        <w:spacing w:line="240" w:lineRule="auto"/>
        <w:jc w:val="left"/>
        <w:rPr>
          <w:ins w:id="6566" w:author="aa m" w:date="2020-12-08T17:34:00Z"/>
          <w:del w:id="6567" w:author="Marco Petri" w:date="2020-12-22T19:46:00Z"/>
          <w:rFonts w:ascii="Courier New" w:hAnsi="Courier New" w:cs="Courier New"/>
          <w:sz w:val="18"/>
          <w:szCs w:val="18"/>
          <w:lang w:val="en-CA"/>
          <w:rPrChange w:id="6568" w:author="Marco Petri" w:date="2020-12-22T20:06:00Z">
            <w:rPr>
              <w:ins w:id="6569" w:author="aa m" w:date="2020-12-08T17:34:00Z"/>
              <w:del w:id="6570" w:author="Marco Petri" w:date="2020-12-22T19:46:00Z"/>
              <w:rFonts w:ascii="Courier New" w:hAnsi="Courier New" w:cs="Courier New"/>
              <w:sz w:val="22"/>
              <w:lang w:val="en-CA"/>
            </w:rPr>
          </w:rPrChange>
        </w:rPr>
      </w:pPr>
    </w:p>
    <w:p w14:paraId="1D6050F2" w14:textId="338483EC" w:rsidR="00637C2C" w:rsidRPr="0042799C" w:rsidDel="00C22A1C" w:rsidRDefault="00637C2C" w:rsidP="00637C2C">
      <w:pPr>
        <w:autoSpaceDE w:val="0"/>
        <w:autoSpaceDN w:val="0"/>
        <w:adjustRightInd w:val="0"/>
        <w:spacing w:line="240" w:lineRule="auto"/>
        <w:jc w:val="left"/>
        <w:rPr>
          <w:ins w:id="6571" w:author="aa m" w:date="2020-12-08T17:34:00Z"/>
          <w:del w:id="6572" w:author="Marco Petri" w:date="2020-12-22T19:46:00Z"/>
          <w:rFonts w:ascii="Courier New" w:hAnsi="Courier New" w:cs="Courier New"/>
          <w:sz w:val="18"/>
          <w:szCs w:val="18"/>
          <w:lang w:val="en-CA"/>
          <w:rPrChange w:id="6573" w:author="Marco Petri" w:date="2020-12-22T20:06:00Z">
            <w:rPr>
              <w:ins w:id="6574" w:author="aa m" w:date="2020-12-08T17:34:00Z"/>
              <w:del w:id="6575" w:author="Marco Petri" w:date="2020-12-22T19:46:00Z"/>
              <w:rFonts w:ascii="Courier New" w:hAnsi="Courier New" w:cs="Courier New"/>
              <w:sz w:val="22"/>
              <w:lang w:val="en-CA"/>
            </w:rPr>
          </w:rPrChange>
        </w:rPr>
      </w:pPr>
      <w:ins w:id="6576" w:author="aa m" w:date="2020-12-08T17:34:00Z">
        <w:del w:id="6577" w:author="Marco Petri" w:date="2020-12-22T19:46:00Z">
          <w:r w:rsidRPr="0042799C" w:rsidDel="00C22A1C">
            <w:rPr>
              <w:rFonts w:ascii="Courier New" w:hAnsi="Courier New" w:cs="Courier New"/>
              <w:sz w:val="18"/>
              <w:szCs w:val="18"/>
              <w:lang w:val="en-CA"/>
              <w:rPrChange w:id="6578" w:author="Marco Petri" w:date="2020-12-22T20:06:00Z">
                <w:rPr>
                  <w:rFonts w:ascii="Courier New" w:hAnsi="Courier New" w:cs="Courier New"/>
                  <w:sz w:val="22"/>
                  <w:lang w:val="en-CA"/>
                </w:rPr>
              </w:rPrChange>
            </w:rPr>
            <w:delText>sig QueueTicket extends Ticket {}</w:delText>
          </w:r>
        </w:del>
      </w:ins>
    </w:p>
    <w:p w14:paraId="130E0645" w14:textId="7DC5C115" w:rsidR="00637C2C" w:rsidRPr="0042799C" w:rsidDel="00C22A1C" w:rsidRDefault="00637C2C" w:rsidP="00637C2C">
      <w:pPr>
        <w:autoSpaceDE w:val="0"/>
        <w:autoSpaceDN w:val="0"/>
        <w:adjustRightInd w:val="0"/>
        <w:spacing w:line="240" w:lineRule="auto"/>
        <w:jc w:val="left"/>
        <w:rPr>
          <w:ins w:id="6579" w:author="aa m" w:date="2020-12-08T17:34:00Z"/>
          <w:del w:id="6580" w:author="Marco Petri" w:date="2020-12-22T19:46:00Z"/>
          <w:rFonts w:ascii="Courier New" w:hAnsi="Courier New" w:cs="Courier New"/>
          <w:sz w:val="18"/>
          <w:szCs w:val="18"/>
          <w:lang w:val="en-CA"/>
          <w:rPrChange w:id="6581" w:author="Marco Petri" w:date="2020-12-22T20:06:00Z">
            <w:rPr>
              <w:ins w:id="6582" w:author="aa m" w:date="2020-12-08T17:34:00Z"/>
              <w:del w:id="6583" w:author="Marco Petri" w:date="2020-12-22T19:46:00Z"/>
              <w:rFonts w:ascii="Courier New" w:hAnsi="Courier New" w:cs="Courier New"/>
              <w:sz w:val="22"/>
              <w:lang w:val="en-CA"/>
            </w:rPr>
          </w:rPrChange>
        </w:rPr>
      </w:pPr>
    </w:p>
    <w:p w14:paraId="1C133AF1" w14:textId="14D0D120" w:rsidR="00637C2C" w:rsidRPr="0042799C" w:rsidDel="00C22A1C" w:rsidRDefault="00637C2C" w:rsidP="00637C2C">
      <w:pPr>
        <w:autoSpaceDE w:val="0"/>
        <w:autoSpaceDN w:val="0"/>
        <w:adjustRightInd w:val="0"/>
        <w:spacing w:line="240" w:lineRule="auto"/>
        <w:jc w:val="left"/>
        <w:rPr>
          <w:ins w:id="6584" w:author="aa m" w:date="2020-12-08T17:34:00Z"/>
          <w:del w:id="6585" w:author="Marco Petri" w:date="2020-12-22T19:46:00Z"/>
          <w:rFonts w:ascii="Courier New" w:hAnsi="Courier New" w:cs="Courier New"/>
          <w:sz w:val="18"/>
          <w:szCs w:val="18"/>
          <w:lang w:val="en-CA"/>
          <w:rPrChange w:id="6586" w:author="Marco Petri" w:date="2020-12-22T20:06:00Z">
            <w:rPr>
              <w:ins w:id="6587" w:author="aa m" w:date="2020-12-08T17:34:00Z"/>
              <w:del w:id="6588" w:author="Marco Petri" w:date="2020-12-22T19:46:00Z"/>
              <w:rFonts w:ascii="Courier New" w:hAnsi="Courier New" w:cs="Courier New"/>
              <w:sz w:val="22"/>
              <w:lang w:val="en-CA"/>
            </w:rPr>
          </w:rPrChange>
        </w:rPr>
      </w:pPr>
      <w:ins w:id="6589" w:author="aa m" w:date="2020-12-08T17:34:00Z">
        <w:del w:id="6590" w:author="Marco Petri" w:date="2020-12-22T19:46:00Z">
          <w:r w:rsidRPr="0042799C" w:rsidDel="00C22A1C">
            <w:rPr>
              <w:rFonts w:ascii="Courier New" w:hAnsi="Courier New" w:cs="Courier New"/>
              <w:sz w:val="18"/>
              <w:szCs w:val="18"/>
              <w:lang w:val="en-CA"/>
              <w:rPrChange w:id="6591" w:author="Marco Petri" w:date="2020-12-22T20:06:00Z">
                <w:rPr>
                  <w:rFonts w:ascii="Courier New" w:hAnsi="Courier New" w:cs="Courier New"/>
                  <w:sz w:val="22"/>
                  <w:lang w:val="en-CA"/>
                </w:rPr>
              </w:rPrChange>
            </w:rPr>
            <w:delText>sig Queue {</w:delText>
          </w:r>
        </w:del>
      </w:ins>
    </w:p>
    <w:p w14:paraId="28C8FA08" w14:textId="7C447F11" w:rsidR="00637C2C" w:rsidRPr="0042799C" w:rsidDel="00C22A1C" w:rsidRDefault="00637C2C" w:rsidP="00637C2C">
      <w:pPr>
        <w:autoSpaceDE w:val="0"/>
        <w:autoSpaceDN w:val="0"/>
        <w:adjustRightInd w:val="0"/>
        <w:spacing w:line="240" w:lineRule="auto"/>
        <w:jc w:val="left"/>
        <w:rPr>
          <w:ins w:id="6592" w:author="aa m" w:date="2020-12-08T17:34:00Z"/>
          <w:del w:id="6593" w:author="Marco Petri" w:date="2020-12-22T19:46:00Z"/>
          <w:rFonts w:ascii="Courier New" w:hAnsi="Courier New" w:cs="Courier New"/>
          <w:sz w:val="18"/>
          <w:szCs w:val="18"/>
          <w:lang w:val="en-CA"/>
          <w:rPrChange w:id="6594" w:author="Marco Petri" w:date="2020-12-22T20:06:00Z">
            <w:rPr>
              <w:ins w:id="6595" w:author="aa m" w:date="2020-12-08T17:34:00Z"/>
              <w:del w:id="6596" w:author="Marco Petri" w:date="2020-12-22T19:46:00Z"/>
              <w:rFonts w:ascii="Courier New" w:hAnsi="Courier New" w:cs="Courier New"/>
              <w:sz w:val="22"/>
              <w:lang w:val="en-CA"/>
            </w:rPr>
          </w:rPrChange>
        </w:rPr>
      </w:pPr>
      <w:ins w:id="6597" w:author="aa m" w:date="2020-12-08T17:34:00Z">
        <w:del w:id="6598" w:author="Marco Petri" w:date="2020-12-22T19:46:00Z">
          <w:r w:rsidRPr="0042799C" w:rsidDel="00C22A1C">
            <w:rPr>
              <w:rFonts w:ascii="Courier New" w:hAnsi="Courier New" w:cs="Courier New"/>
              <w:sz w:val="18"/>
              <w:szCs w:val="18"/>
              <w:lang w:val="en-CA"/>
              <w:rPrChange w:id="6599" w:author="Marco Petri" w:date="2020-12-22T20:06:00Z">
                <w:rPr>
                  <w:rFonts w:ascii="Courier New" w:hAnsi="Courier New" w:cs="Courier New"/>
                  <w:sz w:val="22"/>
                  <w:lang w:val="en-CA"/>
                </w:rPr>
              </w:rPrChange>
            </w:rPr>
            <w:tab/>
            <w:delText>queueNumbers: set QueueNumber,</w:delText>
          </w:r>
        </w:del>
      </w:ins>
    </w:p>
    <w:p w14:paraId="412CCD83" w14:textId="2505378A" w:rsidR="00637C2C" w:rsidRPr="0042799C" w:rsidDel="00C22A1C" w:rsidRDefault="00637C2C" w:rsidP="00637C2C">
      <w:pPr>
        <w:autoSpaceDE w:val="0"/>
        <w:autoSpaceDN w:val="0"/>
        <w:adjustRightInd w:val="0"/>
        <w:spacing w:line="240" w:lineRule="auto"/>
        <w:jc w:val="left"/>
        <w:rPr>
          <w:ins w:id="6600" w:author="aa m" w:date="2020-12-08T17:34:00Z"/>
          <w:del w:id="6601" w:author="Marco Petri" w:date="2020-12-22T19:46:00Z"/>
          <w:rFonts w:ascii="Courier New" w:hAnsi="Courier New" w:cs="Courier New"/>
          <w:sz w:val="18"/>
          <w:szCs w:val="18"/>
          <w:lang w:val="en-CA"/>
          <w:rPrChange w:id="6602" w:author="Marco Petri" w:date="2020-12-22T20:06:00Z">
            <w:rPr>
              <w:ins w:id="6603" w:author="aa m" w:date="2020-12-08T17:34:00Z"/>
              <w:del w:id="6604" w:author="Marco Petri" w:date="2020-12-22T19:46:00Z"/>
              <w:rFonts w:ascii="Courier New" w:hAnsi="Courier New" w:cs="Courier New"/>
              <w:sz w:val="22"/>
              <w:lang w:val="en-CA"/>
            </w:rPr>
          </w:rPrChange>
        </w:rPr>
      </w:pPr>
      <w:ins w:id="6605" w:author="aa m" w:date="2020-12-08T17:34:00Z">
        <w:del w:id="6606" w:author="Marco Petri" w:date="2020-12-22T19:46:00Z">
          <w:r w:rsidRPr="0042799C" w:rsidDel="00C22A1C">
            <w:rPr>
              <w:rFonts w:ascii="Courier New" w:hAnsi="Courier New" w:cs="Courier New"/>
              <w:sz w:val="18"/>
              <w:szCs w:val="18"/>
              <w:lang w:val="en-CA"/>
              <w:rPrChange w:id="6607" w:author="Marco Petri" w:date="2020-12-22T20:06:00Z">
                <w:rPr>
                  <w:rFonts w:ascii="Courier New" w:hAnsi="Courier New" w:cs="Courier New"/>
                  <w:sz w:val="22"/>
                  <w:lang w:val="en-CA"/>
                </w:rPr>
              </w:rPrChange>
            </w:rPr>
            <w:tab/>
            <w:delText>queueFirstNumberInLine: lone QueueNumber,</w:delText>
          </w:r>
        </w:del>
      </w:ins>
    </w:p>
    <w:p w14:paraId="6ED4F4CD" w14:textId="60B38371" w:rsidR="00637C2C" w:rsidRPr="0042799C" w:rsidDel="00C22A1C" w:rsidRDefault="00637C2C" w:rsidP="00637C2C">
      <w:pPr>
        <w:autoSpaceDE w:val="0"/>
        <w:autoSpaceDN w:val="0"/>
        <w:adjustRightInd w:val="0"/>
        <w:spacing w:line="240" w:lineRule="auto"/>
        <w:jc w:val="left"/>
        <w:rPr>
          <w:ins w:id="6608" w:author="aa m" w:date="2020-12-08T17:34:00Z"/>
          <w:del w:id="6609" w:author="Marco Petri" w:date="2020-12-22T19:46:00Z"/>
          <w:rFonts w:ascii="Courier New" w:hAnsi="Courier New" w:cs="Courier New"/>
          <w:sz w:val="18"/>
          <w:szCs w:val="18"/>
          <w:lang w:val="en-CA"/>
          <w:rPrChange w:id="6610" w:author="Marco Petri" w:date="2020-12-22T20:06:00Z">
            <w:rPr>
              <w:ins w:id="6611" w:author="aa m" w:date="2020-12-08T17:34:00Z"/>
              <w:del w:id="6612" w:author="Marco Petri" w:date="2020-12-22T19:46:00Z"/>
              <w:rFonts w:ascii="Courier New" w:hAnsi="Courier New" w:cs="Courier New"/>
              <w:sz w:val="22"/>
              <w:lang w:val="en-CA"/>
            </w:rPr>
          </w:rPrChange>
        </w:rPr>
      </w:pPr>
      <w:ins w:id="6613" w:author="aa m" w:date="2020-12-08T17:34:00Z">
        <w:del w:id="6614" w:author="Marco Petri" w:date="2020-12-22T19:46:00Z">
          <w:r w:rsidRPr="0042799C" w:rsidDel="00C22A1C">
            <w:rPr>
              <w:rFonts w:ascii="Courier New" w:hAnsi="Courier New" w:cs="Courier New"/>
              <w:sz w:val="18"/>
              <w:szCs w:val="18"/>
              <w:lang w:val="en-CA"/>
              <w:rPrChange w:id="6615" w:author="Marco Petri" w:date="2020-12-22T20:06:00Z">
                <w:rPr>
                  <w:rFonts w:ascii="Courier New" w:hAnsi="Courier New" w:cs="Courier New"/>
                  <w:sz w:val="22"/>
                  <w:lang w:val="en-CA"/>
                </w:rPr>
              </w:rPrChange>
            </w:rPr>
            <w:delText>}</w:delText>
          </w:r>
        </w:del>
      </w:ins>
    </w:p>
    <w:p w14:paraId="7AC050FC" w14:textId="61C6789D" w:rsidR="00637C2C" w:rsidRPr="0042799C" w:rsidDel="00C22A1C" w:rsidRDefault="00637C2C" w:rsidP="00637C2C">
      <w:pPr>
        <w:autoSpaceDE w:val="0"/>
        <w:autoSpaceDN w:val="0"/>
        <w:adjustRightInd w:val="0"/>
        <w:spacing w:line="240" w:lineRule="auto"/>
        <w:jc w:val="left"/>
        <w:rPr>
          <w:ins w:id="6616" w:author="aa m" w:date="2020-12-08T17:34:00Z"/>
          <w:del w:id="6617" w:author="Marco Petri" w:date="2020-12-22T19:46:00Z"/>
          <w:rFonts w:ascii="Courier New" w:hAnsi="Courier New" w:cs="Courier New"/>
          <w:sz w:val="18"/>
          <w:szCs w:val="18"/>
          <w:lang w:val="en-CA"/>
          <w:rPrChange w:id="6618" w:author="Marco Petri" w:date="2020-12-22T20:06:00Z">
            <w:rPr>
              <w:ins w:id="6619" w:author="aa m" w:date="2020-12-08T17:34:00Z"/>
              <w:del w:id="6620" w:author="Marco Petri" w:date="2020-12-22T19:46:00Z"/>
              <w:rFonts w:ascii="Courier New" w:hAnsi="Courier New" w:cs="Courier New"/>
              <w:sz w:val="22"/>
              <w:lang w:val="en-CA"/>
            </w:rPr>
          </w:rPrChange>
        </w:rPr>
      </w:pPr>
    </w:p>
    <w:p w14:paraId="3EEFBEC5" w14:textId="160E14D3" w:rsidR="00637C2C" w:rsidRPr="0042799C" w:rsidDel="00C22A1C" w:rsidRDefault="00637C2C" w:rsidP="00637C2C">
      <w:pPr>
        <w:autoSpaceDE w:val="0"/>
        <w:autoSpaceDN w:val="0"/>
        <w:adjustRightInd w:val="0"/>
        <w:spacing w:line="240" w:lineRule="auto"/>
        <w:jc w:val="left"/>
        <w:rPr>
          <w:ins w:id="6621" w:author="aa m" w:date="2020-12-08T17:34:00Z"/>
          <w:del w:id="6622" w:author="Marco Petri" w:date="2020-12-22T19:46:00Z"/>
          <w:rFonts w:ascii="Courier New" w:hAnsi="Courier New" w:cs="Courier New"/>
          <w:sz w:val="18"/>
          <w:szCs w:val="18"/>
          <w:lang w:val="en-CA"/>
          <w:rPrChange w:id="6623" w:author="Marco Petri" w:date="2020-12-22T20:06:00Z">
            <w:rPr>
              <w:ins w:id="6624" w:author="aa m" w:date="2020-12-08T17:34:00Z"/>
              <w:del w:id="6625" w:author="Marco Petri" w:date="2020-12-22T19:46:00Z"/>
              <w:rFonts w:ascii="Courier New" w:hAnsi="Courier New" w:cs="Courier New"/>
              <w:sz w:val="22"/>
              <w:lang w:val="en-CA"/>
            </w:rPr>
          </w:rPrChange>
        </w:rPr>
      </w:pPr>
    </w:p>
    <w:p w14:paraId="0E7662B6" w14:textId="3541AACF" w:rsidR="00637C2C" w:rsidRPr="0042799C" w:rsidDel="00C22A1C" w:rsidRDefault="00637C2C" w:rsidP="00637C2C">
      <w:pPr>
        <w:autoSpaceDE w:val="0"/>
        <w:autoSpaceDN w:val="0"/>
        <w:adjustRightInd w:val="0"/>
        <w:spacing w:line="240" w:lineRule="auto"/>
        <w:jc w:val="left"/>
        <w:rPr>
          <w:ins w:id="6626" w:author="aa m" w:date="2020-12-08T17:34:00Z"/>
          <w:del w:id="6627" w:author="Marco Petri" w:date="2020-12-22T19:46:00Z"/>
          <w:rFonts w:ascii="Courier New" w:hAnsi="Courier New" w:cs="Courier New"/>
          <w:sz w:val="18"/>
          <w:szCs w:val="18"/>
          <w:lang w:val="en-CA"/>
          <w:rPrChange w:id="6628" w:author="Marco Petri" w:date="2020-12-22T20:06:00Z">
            <w:rPr>
              <w:ins w:id="6629" w:author="aa m" w:date="2020-12-08T17:34:00Z"/>
              <w:del w:id="6630" w:author="Marco Petri" w:date="2020-12-22T19:46:00Z"/>
              <w:rFonts w:ascii="Courier New" w:hAnsi="Courier New" w:cs="Courier New"/>
              <w:sz w:val="22"/>
              <w:lang w:val="en-CA"/>
            </w:rPr>
          </w:rPrChange>
        </w:rPr>
      </w:pPr>
    </w:p>
    <w:p w14:paraId="6EB59D1B" w14:textId="1DB2F39C" w:rsidR="00637C2C" w:rsidRPr="0042799C" w:rsidDel="00C22A1C" w:rsidRDefault="00637C2C" w:rsidP="00637C2C">
      <w:pPr>
        <w:autoSpaceDE w:val="0"/>
        <w:autoSpaceDN w:val="0"/>
        <w:adjustRightInd w:val="0"/>
        <w:spacing w:line="240" w:lineRule="auto"/>
        <w:jc w:val="left"/>
        <w:rPr>
          <w:ins w:id="6631" w:author="aa m" w:date="2020-12-08T17:34:00Z"/>
          <w:del w:id="6632" w:author="Marco Petri" w:date="2020-12-22T19:46:00Z"/>
          <w:rFonts w:ascii="Courier New" w:hAnsi="Courier New" w:cs="Courier New"/>
          <w:sz w:val="18"/>
          <w:szCs w:val="18"/>
          <w:lang w:val="en-CA"/>
          <w:rPrChange w:id="6633" w:author="Marco Petri" w:date="2020-12-22T20:06:00Z">
            <w:rPr>
              <w:ins w:id="6634" w:author="aa m" w:date="2020-12-08T17:34:00Z"/>
              <w:del w:id="6635" w:author="Marco Petri" w:date="2020-12-22T19:46:00Z"/>
              <w:rFonts w:ascii="Courier New" w:hAnsi="Courier New" w:cs="Courier New"/>
              <w:sz w:val="22"/>
              <w:lang w:val="en-CA"/>
            </w:rPr>
          </w:rPrChange>
        </w:rPr>
      </w:pPr>
      <w:ins w:id="6636" w:author="aa m" w:date="2020-12-08T17:34:00Z">
        <w:del w:id="6637" w:author="Marco Petri" w:date="2020-12-22T19:46:00Z">
          <w:r w:rsidRPr="0042799C" w:rsidDel="00C22A1C">
            <w:rPr>
              <w:rFonts w:ascii="Courier New" w:hAnsi="Courier New" w:cs="Courier New"/>
              <w:sz w:val="18"/>
              <w:szCs w:val="18"/>
              <w:lang w:val="en-CA"/>
              <w:rPrChange w:id="6638" w:author="Marco Petri" w:date="2020-12-22T20:06:00Z">
                <w:rPr>
                  <w:rFonts w:ascii="Courier New" w:hAnsi="Courier New" w:cs="Courier New"/>
                  <w:sz w:val="22"/>
                  <w:lang w:val="en-CA"/>
                </w:rPr>
              </w:rPrChange>
            </w:rPr>
            <w:delText>sig QueueNumber {</w:delText>
          </w:r>
        </w:del>
      </w:ins>
    </w:p>
    <w:p w14:paraId="48590F77" w14:textId="4F024FCF" w:rsidR="00637C2C" w:rsidRPr="0042799C" w:rsidDel="00C22A1C" w:rsidRDefault="00637C2C" w:rsidP="00637C2C">
      <w:pPr>
        <w:autoSpaceDE w:val="0"/>
        <w:autoSpaceDN w:val="0"/>
        <w:adjustRightInd w:val="0"/>
        <w:spacing w:line="240" w:lineRule="auto"/>
        <w:jc w:val="left"/>
        <w:rPr>
          <w:ins w:id="6639" w:author="aa m" w:date="2020-12-08T17:34:00Z"/>
          <w:del w:id="6640" w:author="Marco Petri" w:date="2020-12-22T19:46:00Z"/>
          <w:rFonts w:ascii="Courier New" w:hAnsi="Courier New" w:cs="Courier New"/>
          <w:sz w:val="18"/>
          <w:szCs w:val="18"/>
          <w:lang w:val="en-CA"/>
          <w:rPrChange w:id="6641" w:author="Marco Petri" w:date="2020-12-22T20:06:00Z">
            <w:rPr>
              <w:ins w:id="6642" w:author="aa m" w:date="2020-12-08T17:34:00Z"/>
              <w:del w:id="6643" w:author="Marco Petri" w:date="2020-12-22T19:46:00Z"/>
              <w:rFonts w:ascii="Courier New" w:hAnsi="Courier New" w:cs="Courier New"/>
              <w:sz w:val="22"/>
              <w:lang w:val="en-CA"/>
            </w:rPr>
          </w:rPrChange>
        </w:rPr>
      </w:pPr>
      <w:ins w:id="6644" w:author="aa m" w:date="2020-12-08T17:34:00Z">
        <w:del w:id="6645" w:author="Marco Petri" w:date="2020-12-22T19:46:00Z">
          <w:r w:rsidRPr="0042799C" w:rsidDel="00C22A1C">
            <w:rPr>
              <w:rFonts w:ascii="Courier New" w:hAnsi="Courier New" w:cs="Courier New"/>
              <w:sz w:val="18"/>
              <w:szCs w:val="18"/>
              <w:lang w:val="en-CA"/>
              <w:rPrChange w:id="6646" w:author="Marco Petri" w:date="2020-12-22T20:06:00Z">
                <w:rPr>
                  <w:rFonts w:ascii="Courier New" w:hAnsi="Courier New" w:cs="Courier New"/>
                  <w:sz w:val="22"/>
                  <w:lang w:val="en-CA"/>
                </w:rPr>
              </w:rPrChange>
            </w:rPr>
            <w:tab/>
            <w:delText>queueNumberTicket: one QueueTicket,</w:delText>
          </w:r>
        </w:del>
      </w:ins>
    </w:p>
    <w:p w14:paraId="1BB32F69" w14:textId="2A5285C8" w:rsidR="00637C2C" w:rsidRPr="0042799C" w:rsidDel="00C22A1C" w:rsidRDefault="00637C2C" w:rsidP="00637C2C">
      <w:pPr>
        <w:autoSpaceDE w:val="0"/>
        <w:autoSpaceDN w:val="0"/>
        <w:adjustRightInd w:val="0"/>
        <w:spacing w:line="240" w:lineRule="auto"/>
        <w:jc w:val="left"/>
        <w:rPr>
          <w:ins w:id="6647" w:author="aa m" w:date="2020-12-08T17:34:00Z"/>
          <w:del w:id="6648" w:author="Marco Petri" w:date="2020-12-22T19:46:00Z"/>
          <w:rFonts w:ascii="Courier New" w:hAnsi="Courier New" w:cs="Courier New"/>
          <w:sz w:val="18"/>
          <w:szCs w:val="18"/>
          <w:lang w:val="en-CA"/>
          <w:rPrChange w:id="6649" w:author="Marco Petri" w:date="2020-12-22T20:06:00Z">
            <w:rPr>
              <w:ins w:id="6650" w:author="aa m" w:date="2020-12-08T17:34:00Z"/>
              <w:del w:id="6651" w:author="Marco Petri" w:date="2020-12-22T19:46:00Z"/>
              <w:rFonts w:ascii="Courier New" w:hAnsi="Courier New" w:cs="Courier New"/>
              <w:sz w:val="22"/>
              <w:lang w:val="en-CA"/>
            </w:rPr>
          </w:rPrChange>
        </w:rPr>
      </w:pPr>
      <w:ins w:id="6652" w:author="aa m" w:date="2020-12-08T17:34:00Z">
        <w:del w:id="6653" w:author="Marco Petri" w:date="2020-12-22T19:46:00Z">
          <w:r w:rsidRPr="0042799C" w:rsidDel="00C22A1C">
            <w:rPr>
              <w:rFonts w:ascii="Courier New" w:hAnsi="Courier New" w:cs="Courier New"/>
              <w:sz w:val="18"/>
              <w:szCs w:val="18"/>
              <w:lang w:val="en-CA"/>
              <w:rPrChange w:id="6654" w:author="Marco Petri" w:date="2020-12-22T20:06:00Z">
                <w:rPr>
                  <w:rFonts w:ascii="Courier New" w:hAnsi="Courier New" w:cs="Courier New"/>
                  <w:sz w:val="22"/>
                  <w:lang w:val="en-CA"/>
                </w:rPr>
              </w:rPrChange>
            </w:rPr>
            <w:tab/>
            <w:delText>queueNumberNext: lone QueueNumber,</w:delText>
          </w:r>
        </w:del>
      </w:ins>
    </w:p>
    <w:p w14:paraId="442E8731" w14:textId="350C855F" w:rsidR="00637C2C" w:rsidRPr="0042799C" w:rsidDel="00C22A1C" w:rsidRDefault="00637C2C" w:rsidP="00637C2C">
      <w:pPr>
        <w:autoSpaceDE w:val="0"/>
        <w:autoSpaceDN w:val="0"/>
        <w:adjustRightInd w:val="0"/>
        <w:spacing w:line="240" w:lineRule="auto"/>
        <w:jc w:val="left"/>
        <w:rPr>
          <w:ins w:id="6655" w:author="aa m" w:date="2020-12-08T17:34:00Z"/>
          <w:del w:id="6656" w:author="Marco Petri" w:date="2020-12-22T19:46:00Z"/>
          <w:rFonts w:ascii="Courier New" w:hAnsi="Courier New" w:cs="Courier New"/>
          <w:sz w:val="18"/>
          <w:szCs w:val="18"/>
          <w:lang w:val="en-CA"/>
          <w:rPrChange w:id="6657" w:author="Marco Petri" w:date="2020-12-22T20:06:00Z">
            <w:rPr>
              <w:ins w:id="6658" w:author="aa m" w:date="2020-12-08T17:34:00Z"/>
              <w:del w:id="6659" w:author="Marco Petri" w:date="2020-12-22T19:46:00Z"/>
              <w:rFonts w:ascii="Courier New" w:hAnsi="Courier New" w:cs="Courier New"/>
              <w:sz w:val="22"/>
              <w:lang w:val="en-CA"/>
            </w:rPr>
          </w:rPrChange>
        </w:rPr>
      </w:pPr>
      <w:ins w:id="6660" w:author="aa m" w:date="2020-12-08T17:34:00Z">
        <w:del w:id="6661" w:author="Marco Petri" w:date="2020-12-22T19:46:00Z">
          <w:r w:rsidRPr="0042799C" w:rsidDel="00C22A1C">
            <w:rPr>
              <w:rFonts w:ascii="Courier New" w:hAnsi="Courier New" w:cs="Courier New"/>
              <w:sz w:val="18"/>
              <w:szCs w:val="18"/>
              <w:lang w:val="en-CA"/>
              <w:rPrChange w:id="6662" w:author="Marco Petri" w:date="2020-12-22T20:06:00Z">
                <w:rPr>
                  <w:rFonts w:ascii="Courier New" w:hAnsi="Courier New" w:cs="Courier New"/>
                  <w:sz w:val="22"/>
                  <w:lang w:val="en-CA"/>
                </w:rPr>
              </w:rPrChange>
            </w:rPr>
            <w:delText>}</w:delText>
          </w:r>
        </w:del>
      </w:ins>
    </w:p>
    <w:p w14:paraId="4805378B" w14:textId="3C6569F9" w:rsidR="00637C2C" w:rsidRPr="0042799C" w:rsidDel="00C22A1C" w:rsidRDefault="00637C2C" w:rsidP="00637C2C">
      <w:pPr>
        <w:autoSpaceDE w:val="0"/>
        <w:autoSpaceDN w:val="0"/>
        <w:adjustRightInd w:val="0"/>
        <w:spacing w:line="240" w:lineRule="auto"/>
        <w:jc w:val="left"/>
        <w:rPr>
          <w:ins w:id="6663" w:author="aa m" w:date="2020-12-08T17:34:00Z"/>
          <w:del w:id="6664" w:author="Marco Petri" w:date="2020-12-22T19:46:00Z"/>
          <w:rFonts w:ascii="Courier New" w:hAnsi="Courier New" w:cs="Courier New"/>
          <w:sz w:val="18"/>
          <w:szCs w:val="18"/>
          <w:lang w:val="en-CA"/>
          <w:rPrChange w:id="6665" w:author="Marco Petri" w:date="2020-12-22T20:06:00Z">
            <w:rPr>
              <w:ins w:id="6666" w:author="aa m" w:date="2020-12-08T17:34:00Z"/>
              <w:del w:id="6667" w:author="Marco Petri" w:date="2020-12-22T19:46:00Z"/>
              <w:rFonts w:ascii="Courier New" w:hAnsi="Courier New" w:cs="Courier New"/>
              <w:sz w:val="22"/>
              <w:lang w:val="en-CA"/>
            </w:rPr>
          </w:rPrChange>
        </w:rPr>
      </w:pPr>
    </w:p>
    <w:p w14:paraId="0B30BA0C" w14:textId="17838775" w:rsidR="00637C2C" w:rsidRPr="0042799C" w:rsidDel="00C22A1C" w:rsidRDefault="00637C2C" w:rsidP="00637C2C">
      <w:pPr>
        <w:autoSpaceDE w:val="0"/>
        <w:autoSpaceDN w:val="0"/>
        <w:adjustRightInd w:val="0"/>
        <w:spacing w:line="240" w:lineRule="auto"/>
        <w:jc w:val="left"/>
        <w:rPr>
          <w:ins w:id="6668" w:author="aa m" w:date="2020-12-08T17:34:00Z"/>
          <w:del w:id="6669" w:author="Marco Petri" w:date="2020-12-22T19:46:00Z"/>
          <w:rFonts w:ascii="Courier New" w:hAnsi="Courier New" w:cs="Courier New"/>
          <w:sz w:val="18"/>
          <w:szCs w:val="18"/>
          <w:lang w:val="en-CA"/>
          <w:rPrChange w:id="6670" w:author="Marco Petri" w:date="2020-12-22T20:06:00Z">
            <w:rPr>
              <w:ins w:id="6671" w:author="aa m" w:date="2020-12-08T17:34:00Z"/>
              <w:del w:id="6672" w:author="Marco Petri" w:date="2020-12-22T19:46:00Z"/>
              <w:rFonts w:ascii="Courier New" w:hAnsi="Courier New" w:cs="Courier New"/>
              <w:sz w:val="22"/>
              <w:lang w:val="en-CA"/>
            </w:rPr>
          </w:rPrChange>
        </w:rPr>
      </w:pPr>
      <w:ins w:id="6673" w:author="aa m" w:date="2020-12-08T17:34:00Z">
        <w:del w:id="6674" w:author="Marco Petri" w:date="2020-12-22T19:46:00Z">
          <w:r w:rsidRPr="0042799C" w:rsidDel="00C22A1C">
            <w:rPr>
              <w:rFonts w:ascii="Courier New" w:hAnsi="Courier New" w:cs="Courier New"/>
              <w:sz w:val="18"/>
              <w:szCs w:val="18"/>
              <w:lang w:val="en-CA"/>
              <w:rPrChange w:id="6675" w:author="Marco Petri" w:date="2020-12-22T20:06:00Z">
                <w:rPr>
                  <w:rFonts w:ascii="Courier New" w:hAnsi="Courier New" w:cs="Courier New"/>
                  <w:sz w:val="22"/>
                  <w:lang w:val="en-CA"/>
                </w:rPr>
              </w:rPrChange>
            </w:rPr>
            <w:delText>sig QRCode {}{</w:delText>
          </w:r>
        </w:del>
      </w:ins>
    </w:p>
    <w:p w14:paraId="675E1D13" w14:textId="3E49E10D" w:rsidR="00637C2C" w:rsidRPr="0042799C" w:rsidDel="00C22A1C" w:rsidRDefault="00637C2C" w:rsidP="00637C2C">
      <w:pPr>
        <w:autoSpaceDE w:val="0"/>
        <w:autoSpaceDN w:val="0"/>
        <w:adjustRightInd w:val="0"/>
        <w:spacing w:line="240" w:lineRule="auto"/>
        <w:jc w:val="left"/>
        <w:rPr>
          <w:ins w:id="6676" w:author="aa m" w:date="2020-12-08T17:34:00Z"/>
          <w:del w:id="6677" w:author="Marco Petri" w:date="2020-12-22T19:46:00Z"/>
          <w:rFonts w:ascii="Courier New" w:hAnsi="Courier New" w:cs="Courier New"/>
          <w:sz w:val="18"/>
          <w:szCs w:val="18"/>
          <w:lang w:val="en-CA"/>
          <w:rPrChange w:id="6678" w:author="Marco Petri" w:date="2020-12-22T20:06:00Z">
            <w:rPr>
              <w:ins w:id="6679" w:author="aa m" w:date="2020-12-08T17:34:00Z"/>
              <w:del w:id="6680" w:author="Marco Petri" w:date="2020-12-22T19:46:00Z"/>
              <w:rFonts w:ascii="Courier New" w:hAnsi="Courier New" w:cs="Courier New"/>
              <w:sz w:val="22"/>
              <w:lang w:val="en-CA"/>
            </w:rPr>
          </w:rPrChange>
        </w:rPr>
      </w:pPr>
      <w:ins w:id="6681" w:author="aa m" w:date="2020-12-08T17:34:00Z">
        <w:del w:id="6682" w:author="Marco Petri" w:date="2020-12-22T19:46:00Z">
          <w:r w:rsidRPr="0042799C" w:rsidDel="00C22A1C">
            <w:rPr>
              <w:rFonts w:ascii="Courier New" w:hAnsi="Courier New" w:cs="Courier New"/>
              <w:sz w:val="18"/>
              <w:szCs w:val="18"/>
              <w:lang w:val="en-CA"/>
              <w:rPrChange w:id="6683" w:author="Marco Petri" w:date="2020-12-22T20:06:00Z">
                <w:rPr>
                  <w:rFonts w:ascii="Courier New" w:hAnsi="Courier New" w:cs="Courier New"/>
                  <w:sz w:val="22"/>
                  <w:lang w:val="en-CA"/>
                </w:rPr>
              </w:rPrChange>
            </w:rPr>
            <w:tab/>
            <w:delText>//every TicketNumber corresponds to exactly one QueueTicket</w:delText>
          </w:r>
        </w:del>
      </w:ins>
    </w:p>
    <w:p w14:paraId="208E3D04" w14:textId="734B1218" w:rsidR="00637C2C" w:rsidRPr="0042799C" w:rsidDel="00C22A1C" w:rsidRDefault="00637C2C" w:rsidP="00637C2C">
      <w:pPr>
        <w:autoSpaceDE w:val="0"/>
        <w:autoSpaceDN w:val="0"/>
        <w:adjustRightInd w:val="0"/>
        <w:spacing w:line="240" w:lineRule="auto"/>
        <w:jc w:val="left"/>
        <w:rPr>
          <w:ins w:id="6684" w:author="aa m" w:date="2020-12-08T17:34:00Z"/>
          <w:del w:id="6685" w:author="Marco Petri" w:date="2020-12-22T19:46:00Z"/>
          <w:rFonts w:ascii="Courier New" w:hAnsi="Courier New" w:cs="Courier New"/>
          <w:sz w:val="18"/>
          <w:szCs w:val="18"/>
          <w:lang w:val="en-CA"/>
          <w:rPrChange w:id="6686" w:author="Marco Petri" w:date="2020-12-22T20:06:00Z">
            <w:rPr>
              <w:ins w:id="6687" w:author="aa m" w:date="2020-12-08T17:34:00Z"/>
              <w:del w:id="6688" w:author="Marco Petri" w:date="2020-12-22T19:46:00Z"/>
              <w:rFonts w:ascii="Courier New" w:hAnsi="Courier New" w:cs="Courier New"/>
              <w:sz w:val="22"/>
              <w:lang w:val="en-CA"/>
            </w:rPr>
          </w:rPrChange>
        </w:rPr>
      </w:pPr>
      <w:ins w:id="6689" w:author="aa m" w:date="2020-12-08T17:34:00Z">
        <w:del w:id="6690" w:author="Marco Petri" w:date="2020-12-22T19:46:00Z">
          <w:r w:rsidRPr="0042799C" w:rsidDel="00C22A1C">
            <w:rPr>
              <w:rFonts w:ascii="Courier New" w:hAnsi="Courier New" w:cs="Courier New"/>
              <w:sz w:val="18"/>
              <w:szCs w:val="18"/>
              <w:lang w:val="en-CA"/>
              <w:rPrChange w:id="6691" w:author="Marco Petri" w:date="2020-12-22T20:06:00Z">
                <w:rPr>
                  <w:rFonts w:ascii="Courier New" w:hAnsi="Courier New" w:cs="Courier New"/>
                  <w:sz w:val="22"/>
                  <w:lang w:val="en-CA"/>
                </w:rPr>
              </w:rPrChange>
            </w:rPr>
            <w:tab/>
            <w:delText>one q: Ticket | this = q.ticketQRCode</w:delText>
          </w:r>
        </w:del>
      </w:ins>
    </w:p>
    <w:p w14:paraId="0BC79780" w14:textId="466A3069" w:rsidR="00637C2C" w:rsidRPr="0042799C" w:rsidDel="00C22A1C" w:rsidRDefault="00637C2C" w:rsidP="00637C2C">
      <w:pPr>
        <w:autoSpaceDE w:val="0"/>
        <w:autoSpaceDN w:val="0"/>
        <w:adjustRightInd w:val="0"/>
        <w:spacing w:line="240" w:lineRule="auto"/>
        <w:jc w:val="left"/>
        <w:rPr>
          <w:ins w:id="6692" w:author="aa m" w:date="2020-12-08T17:34:00Z"/>
          <w:del w:id="6693" w:author="Marco Petri" w:date="2020-12-22T19:46:00Z"/>
          <w:rFonts w:ascii="Courier New" w:hAnsi="Courier New" w:cs="Courier New"/>
          <w:sz w:val="18"/>
          <w:szCs w:val="18"/>
          <w:lang w:val="en-CA"/>
          <w:rPrChange w:id="6694" w:author="Marco Petri" w:date="2020-12-22T20:06:00Z">
            <w:rPr>
              <w:ins w:id="6695" w:author="aa m" w:date="2020-12-08T17:34:00Z"/>
              <w:del w:id="6696" w:author="Marco Petri" w:date="2020-12-22T19:46:00Z"/>
              <w:rFonts w:ascii="Courier New" w:hAnsi="Courier New" w:cs="Courier New"/>
              <w:sz w:val="22"/>
              <w:lang w:val="en-CA"/>
            </w:rPr>
          </w:rPrChange>
        </w:rPr>
      </w:pPr>
      <w:ins w:id="6697" w:author="aa m" w:date="2020-12-08T17:34:00Z">
        <w:del w:id="6698" w:author="Marco Petri" w:date="2020-12-22T19:46:00Z">
          <w:r w:rsidRPr="0042799C" w:rsidDel="00C22A1C">
            <w:rPr>
              <w:rFonts w:ascii="Courier New" w:hAnsi="Courier New" w:cs="Courier New"/>
              <w:sz w:val="18"/>
              <w:szCs w:val="18"/>
              <w:lang w:val="en-CA"/>
              <w:rPrChange w:id="6699" w:author="Marco Petri" w:date="2020-12-22T20:06:00Z">
                <w:rPr>
                  <w:rFonts w:ascii="Courier New" w:hAnsi="Courier New" w:cs="Courier New"/>
                  <w:sz w:val="22"/>
                  <w:lang w:val="en-CA"/>
                </w:rPr>
              </w:rPrChange>
            </w:rPr>
            <w:delText>}</w:delText>
          </w:r>
        </w:del>
      </w:ins>
    </w:p>
    <w:p w14:paraId="030BC333" w14:textId="72D007B4" w:rsidR="00637C2C" w:rsidRPr="0042799C" w:rsidDel="00C22A1C" w:rsidRDefault="00637C2C" w:rsidP="00637C2C">
      <w:pPr>
        <w:autoSpaceDE w:val="0"/>
        <w:autoSpaceDN w:val="0"/>
        <w:adjustRightInd w:val="0"/>
        <w:spacing w:line="240" w:lineRule="auto"/>
        <w:jc w:val="left"/>
        <w:rPr>
          <w:ins w:id="6700" w:author="aa m" w:date="2020-12-08T17:34:00Z"/>
          <w:del w:id="6701" w:author="Marco Petri" w:date="2020-12-22T19:46:00Z"/>
          <w:rFonts w:ascii="Courier New" w:hAnsi="Courier New" w:cs="Courier New"/>
          <w:sz w:val="18"/>
          <w:szCs w:val="18"/>
          <w:lang w:val="en-CA"/>
          <w:rPrChange w:id="6702" w:author="Marco Petri" w:date="2020-12-22T20:06:00Z">
            <w:rPr>
              <w:ins w:id="6703" w:author="aa m" w:date="2020-12-08T17:34:00Z"/>
              <w:del w:id="6704" w:author="Marco Petri" w:date="2020-12-22T19:46:00Z"/>
              <w:rFonts w:ascii="Courier New" w:hAnsi="Courier New" w:cs="Courier New"/>
              <w:sz w:val="22"/>
              <w:lang w:val="en-CA"/>
            </w:rPr>
          </w:rPrChange>
        </w:rPr>
      </w:pPr>
    </w:p>
    <w:p w14:paraId="754C29C1" w14:textId="5AEBCF4B" w:rsidR="00637C2C" w:rsidRPr="0042799C" w:rsidDel="00C22A1C" w:rsidRDefault="00637C2C" w:rsidP="00637C2C">
      <w:pPr>
        <w:autoSpaceDE w:val="0"/>
        <w:autoSpaceDN w:val="0"/>
        <w:adjustRightInd w:val="0"/>
        <w:spacing w:line="240" w:lineRule="auto"/>
        <w:jc w:val="left"/>
        <w:rPr>
          <w:ins w:id="6705" w:author="aa m" w:date="2020-12-08T17:34:00Z"/>
          <w:del w:id="6706" w:author="Marco Petri" w:date="2020-12-22T19:46:00Z"/>
          <w:rFonts w:ascii="Courier New" w:hAnsi="Courier New" w:cs="Courier New"/>
          <w:sz w:val="18"/>
          <w:szCs w:val="18"/>
          <w:lang w:val="en-CA"/>
          <w:rPrChange w:id="6707" w:author="Marco Petri" w:date="2020-12-22T20:06:00Z">
            <w:rPr>
              <w:ins w:id="6708" w:author="aa m" w:date="2020-12-08T17:34:00Z"/>
              <w:del w:id="6709" w:author="Marco Petri" w:date="2020-12-22T19:46:00Z"/>
              <w:rFonts w:ascii="Courier New" w:hAnsi="Courier New" w:cs="Courier New"/>
              <w:sz w:val="22"/>
              <w:lang w:val="en-CA"/>
            </w:rPr>
          </w:rPrChange>
        </w:rPr>
      </w:pPr>
      <w:ins w:id="6710" w:author="aa m" w:date="2020-12-08T17:34:00Z">
        <w:del w:id="6711" w:author="Marco Petri" w:date="2020-12-22T19:46:00Z">
          <w:r w:rsidRPr="0042799C" w:rsidDel="00C22A1C">
            <w:rPr>
              <w:rFonts w:ascii="Courier New" w:hAnsi="Courier New" w:cs="Courier New"/>
              <w:sz w:val="18"/>
              <w:szCs w:val="18"/>
              <w:lang w:val="en-CA"/>
              <w:rPrChange w:id="6712" w:author="Marco Petri" w:date="2020-12-22T20:06:00Z">
                <w:rPr>
                  <w:rFonts w:ascii="Courier New" w:hAnsi="Courier New" w:cs="Courier New"/>
                  <w:sz w:val="22"/>
                  <w:lang w:val="en-CA"/>
                </w:rPr>
              </w:rPrChange>
            </w:rPr>
            <w:delText>sig Date {}</w:delText>
          </w:r>
        </w:del>
      </w:ins>
    </w:p>
    <w:p w14:paraId="05EAD418" w14:textId="237C4E0F" w:rsidR="00637C2C" w:rsidRPr="0042799C" w:rsidDel="00C22A1C" w:rsidRDefault="00637C2C" w:rsidP="00637C2C">
      <w:pPr>
        <w:autoSpaceDE w:val="0"/>
        <w:autoSpaceDN w:val="0"/>
        <w:adjustRightInd w:val="0"/>
        <w:spacing w:line="240" w:lineRule="auto"/>
        <w:jc w:val="left"/>
        <w:rPr>
          <w:ins w:id="6713" w:author="aa m" w:date="2020-12-08T17:34:00Z"/>
          <w:del w:id="6714" w:author="Marco Petri" w:date="2020-12-22T19:46:00Z"/>
          <w:rFonts w:ascii="Courier New" w:hAnsi="Courier New" w:cs="Courier New"/>
          <w:sz w:val="18"/>
          <w:szCs w:val="18"/>
          <w:lang w:val="en-CA"/>
          <w:rPrChange w:id="6715" w:author="Marco Petri" w:date="2020-12-22T20:06:00Z">
            <w:rPr>
              <w:ins w:id="6716" w:author="aa m" w:date="2020-12-08T17:34:00Z"/>
              <w:del w:id="6717" w:author="Marco Petri" w:date="2020-12-22T19:46:00Z"/>
              <w:rFonts w:ascii="Courier New" w:hAnsi="Courier New" w:cs="Courier New"/>
              <w:sz w:val="22"/>
              <w:lang w:val="en-CA"/>
            </w:rPr>
          </w:rPrChange>
        </w:rPr>
      </w:pPr>
    </w:p>
    <w:p w14:paraId="1CD75465" w14:textId="7E1AE259" w:rsidR="00637C2C" w:rsidRPr="0042799C" w:rsidDel="00C22A1C" w:rsidRDefault="00637C2C" w:rsidP="00637C2C">
      <w:pPr>
        <w:autoSpaceDE w:val="0"/>
        <w:autoSpaceDN w:val="0"/>
        <w:adjustRightInd w:val="0"/>
        <w:spacing w:line="240" w:lineRule="auto"/>
        <w:jc w:val="left"/>
        <w:rPr>
          <w:ins w:id="6718" w:author="aa m" w:date="2020-12-08T17:34:00Z"/>
          <w:del w:id="6719" w:author="Marco Petri" w:date="2020-12-22T19:46:00Z"/>
          <w:rFonts w:ascii="Courier New" w:hAnsi="Courier New" w:cs="Courier New"/>
          <w:sz w:val="18"/>
          <w:szCs w:val="18"/>
          <w:lang w:val="en-CA"/>
          <w:rPrChange w:id="6720" w:author="Marco Petri" w:date="2020-12-22T20:06:00Z">
            <w:rPr>
              <w:ins w:id="6721" w:author="aa m" w:date="2020-12-08T17:34:00Z"/>
              <w:del w:id="6722" w:author="Marco Petri" w:date="2020-12-22T19:46:00Z"/>
              <w:rFonts w:ascii="Courier New" w:hAnsi="Courier New" w:cs="Courier New"/>
              <w:sz w:val="22"/>
              <w:lang w:val="en-CA"/>
            </w:rPr>
          </w:rPrChange>
        </w:rPr>
      </w:pPr>
      <w:ins w:id="6723" w:author="aa m" w:date="2020-12-08T17:34:00Z">
        <w:del w:id="6724" w:author="Marco Petri" w:date="2020-12-22T19:46:00Z">
          <w:r w:rsidRPr="0042799C" w:rsidDel="00C22A1C">
            <w:rPr>
              <w:rFonts w:ascii="Courier New" w:hAnsi="Courier New" w:cs="Courier New"/>
              <w:sz w:val="18"/>
              <w:szCs w:val="18"/>
              <w:lang w:val="en-CA"/>
              <w:rPrChange w:id="6725" w:author="Marco Petri" w:date="2020-12-22T20:06:00Z">
                <w:rPr>
                  <w:rFonts w:ascii="Courier New" w:hAnsi="Courier New" w:cs="Courier New"/>
                  <w:sz w:val="22"/>
                  <w:lang w:val="en-CA"/>
                </w:rPr>
              </w:rPrChange>
            </w:rPr>
            <w:delText>//FACTS</w:delText>
          </w:r>
        </w:del>
      </w:ins>
    </w:p>
    <w:p w14:paraId="0BCD5899" w14:textId="686A78ED" w:rsidR="00637C2C" w:rsidRPr="0042799C" w:rsidDel="00C22A1C" w:rsidRDefault="00637C2C" w:rsidP="00637C2C">
      <w:pPr>
        <w:autoSpaceDE w:val="0"/>
        <w:autoSpaceDN w:val="0"/>
        <w:adjustRightInd w:val="0"/>
        <w:spacing w:line="240" w:lineRule="auto"/>
        <w:jc w:val="left"/>
        <w:rPr>
          <w:ins w:id="6726" w:author="aa m" w:date="2020-12-08T17:34:00Z"/>
          <w:del w:id="6727" w:author="Marco Petri" w:date="2020-12-22T19:46:00Z"/>
          <w:rFonts w:ascii="Courier New" w:hAnsi="Courier New" w:cs="Courier New"/>
          <w:sz w:val="18"/>
          <w:szCs w:val="18"/>
          <w:lang w:val="en-CA"/>
          <w:rPrChange w:id="6728" w:author="Marco Petri" w:date="2020-12-22T20:06:00Z">
            <w:rPr>
              <w:ins w:id="6729" w:author="aa m" w:date="2020-12-08T17:34:00Z"/>
              <w:del w:id="6730" w:author="Marco Petri" w:date="2020-12-22T19:46:00Z"/>
              <w:rFonts w:ascii="Courier New" w:hAnsi="Courier New" w:cs="Courier New"/>
              <w:sz w:val="22"/>
              <w:lang w:val="en-CA"/>
            </w:rPr>
          </w:rPrChange>
        </w:rPr>
      </w:pPr>
    </w:p>
    <w:p w14:paraId="5FCC9802" w14:textId="48844111" w:rsidR="00637C2C" w:rsidRPr="0042799C" w:rsidDel="00C22A1C" w:rsidRDefault="00637C2C" w:rsidP="00637C2C">
      <w:pPr>
        <w:autoSpaceDE w:val="0"/>
        <w:autoSpaceDN w:val="0"/>
        <w:adjustRightInd w:val="0"/>
        <w:spacing w:line="240" w:lineRule="auto"/>
        <w:jc w:val="left"/>
        <w:rPr>
          <w:ins w:id="6731" w:author="aa m" w:date="2020-12-08T17:34:00Z"/>
          <w:del w:id="6732" w:author="Marco Petri" w:date="2020-12-22T19:46:00Z"/>
          <w:rFonts w:ascii="Courier New" w:hAnsi="Courier New" w:cs="Courier New"/>
          <w:sz w:val="18"/>
          <w:szCs w:val="18"/>
          <w:lang w:val="en-CA"/>
          <w:rPrChange w:id="6733" w:author="Marco Petri" w:date="2020-12-22T20:06:00Z">
            <w:rPr>
              <w:ins w:id="6734" w:author="aa m" w:date="2020-12-08T17:34:00Z"/>
              <w:del w:id="6735" w:author="Marco Petri" w:date="2020-12-22T19:46:00Z"/>
              <w:rFonts w:ascii="Courier New" w:hAnsi="Courier New" w:cs="Courier New"/>
              <w:sz w:val="22"/>
              <w:lang w:val="en-CA"/>
            </w:rPr>
          </w:rPrChange>
        </w:rPr>
      </w:pPr>
      <w:ins w:id="6736" w:author="aa m" w:date="2020-12-08T17:34:00Z">
        <w:del w:id="6737" w:author="Marco Petri" w:date="2020-12-22T19:46:00Z">
          <w:r w:rsidRPr="0042799C" w:rsidDel="00C22A1C">
            <w:rPr>
              <w:rFonts w:ascii="Courier New" w:hAnsi="Courier New" w:cs="Courier New"/>
              <w:sz w:val="18"/>
              <w:szCs w:val="18"/>
              <w:lang w:val="en-CA"/>
              <w:rPrChange w:id="6738" w:author="Marco Petri" w:date="2020-12-22T20:06:00Z">
                <w:rPr>
                  <w:rFonts w:ascii="Courier New" w:hAnsi="Courier New" w:cs="Courier New"/>
                  <w:sz w:val="22"/>
                  <w:lang w:val="en-CA"/>
                </w:rPr>
              </w:rPrChange>
            </w:rPr>
            <w:delText>fact  customersFacts{</w:delText>
          </w:r>
        </w:del>
      </w:ins>
    </w:p>
    <w:p w14:paraId="46F067EE" w14:textId="2C06DCBB" w:rsidR="00637C2C" w:rsidRPr="0042799C" w:rsidDel="00C22A1C" w:rsidRDefault="00637C2C" w:rsidP="00637C2C">
      <w:pPr>
        <w:autoSpaceDE w:val="0"/>
        <w:autoSpaceDN w:val="0"/>
        <w:adjustRightInd w:val="0"/>
        <w:spacing w:line="240" w:lineRule="auto"/>
        <w:jc w:val="left"/>
        <w:rPr>
          <w:ins w:id="6739" w:author="aa m" w:date="2020-12-08T17:34:00Z"/>
          <w:del w:id="6740" w:author="Marco Petri" w:date="2020-12-22T19:46:00Z"/>
          <w:rFonts w:ascii="Courier New" w:hAnsi="Courier New" w:cs="Courier New"/>
          <w:sz w:val="18"/>
          <w:szCs w:val="18"/>
          <w:lang w:val="en-CA"/>
          <w:rPrChange w:id="6741" w:author="Marco Petri" w:date="2020-12-22T20:06:00Z">
            <w:rPr>
              <w:ins w:id="6742" w:author="aa m" w:date="2020-12-08T17:34:00Z"/>
              <w:del w:id="6743" w:author="Marco Petri" w:date="2020-12-22T19:46:00Z"/>
              <w:rFonts w:ascii="Courier New" w:hAnsi="Courier New" w:cs="Courier New"/>
              <w:sz w:val="22"/>
              <w:lang w:val="en-CA"/>
            </w:rPr>
          </w:rPrChange>
        </w:rPr>
      </w:pPr>
      <w:ins w:id="6744" w:author="aa m" w:date="2020-12-08T17:34:00Z">
        <w:del w:id="6745" w:author="Marco Petri" w:date="2020-12-22T19:46:00Z">
          <w:r w:rsidRPr="0042799C" w:rsidDel="00C22A1C">
            <w:rPr>
              <w:rFonts w:ascii="Courier New" w:hAnsi="Courier New" w:cs="Courier New"/>
              <w:sz w:val="18"/>
              <w:szCs w:val="18"/>
              <w:lang w:val="en-CA"/>
              <w:rPrChange w:id="6746" w:author="Marco Petri" w:date="2020-12-22T20:06:00Z">
                <w:rPr>
                  <w:rFonts w:ascii="Courier New" w:hAnsi="Courier New" w:cs="Courier New"/>
                  <w:sz w:val="22"/>
                  <w:lang w:val="en-CA"/>
                </w:rPr>
              </w:rPrChange>
            </w:rPr>
            <w:tab/>
            <w:delText>//customers in store have been checked in but not checked out</w:delText>
          </w:r>
        </w:del>
      </w:ins>
    </w:p>
    <w:p w14:paraId="0FD0022F" w14:textId="124458DE" w:rsidR="00637C2C" w:rsidRPr="0042799C" w:rsidDel="00C22A1C" w:rsidRDefault="00637C2C" w:rsidP="00637C2C">
      <w:pPr>
        <w:autoSpaceDE w:val="0"/>
        <w:autoSpaceDN w:val="0"/>
        <w:adjustRightInd w:val="0"/>
        <w:spacing w:line="240" w:lineRule="auto"/>
        <w:jc w:val="left"/>
        <w:rPr>
          <w:ins w:id="6747" w:author="aa m" w:date="2020-12-08T17:34:00Z"/>
          <w:del w:id="6748" w:author="Marco Petri" w:date="2020-12-22T19:46:00Z"/>
          <w:rFonts w:ascii="Courier New" w:hAnsi="Courier New" w:cs="Courier New"/>
          <w:sz w:val="18"/>
          <w:szCs w:val="18"/>
          <w:lang w:val="en-CA"/>
          <w:rPrChange w:id="6749" w:author="Marco Petri" w:date="2020-12-22T20:06:00Z">
            <w:rPr>
              <w:ins w:id="6750" w:author="aa m" w:date="2020-12-08T17:34:00Z"/>
              <w:del w:id="6751" w:author="Marco Petri" w:date="2020-12-22T19:46:00Z"/>
              <w:rFonts w:ascii="Courier New" w:hAnsi="Courier New" w:cs="Courier New"/>
              <w:sz w:val="22"/>
              <w:lang w:val="en-CA"/>
            </w:rPr>
          </w:rPrChange>
        </w:rPr>
      </w:pPr>
      <w:ins w:id="6752" w:author="aa m" w:date="2020-12-08T17:34:00Z">
        <w:del w:id="6753" w:author="Marco Petri" w:date="2020-12-22T19:46:00Z">
          <w:r w:rsidRPr="0042799C" w:rsidDel="00C22A1C">
            <w:rPr>
              <w:rFonts w:ascii="Courier New" w:hAnsi="Courier New" w:cs="Courier New"/>
              <w:sz w:val="18"/>
              <w:szCs w:val="18"/>
              <w:lang w:val="en-CA"/>
              <w:rPrChange w:id="6754" w:author="Marco Petri" w:date="2020-12-22T20:06:00Z">
                <w:rPr>
                  <w:rFonts w:ascii="Courier New" w:hAnsi="Courier New" w:cs="Courier New"/>
                  <w:sz w:val="22"/>
                  <w:lang w:val="en-CA"/>
                </w:rPr>
              </w:rPrChange>
            </w:rPr>
            <w:tab/>
            <w:delText xml:space="preserve">all c: Customer | all s: Store | one t: Ticket | </w:delText>
          </w:r>
        </w:del>
      </w:ins>
    </w:p>
    <w:p w14:paraId="39F08E0E" w14:textId="43C83B31" w:rsidR="00637C2C" w:rsidRPr="0042799C" w:rsidDel="00C22A1C" w:rsidRDefault="00637C2C" w:rsidP="00637C2C">
      <w:pPr>
        <w:autoSpaceDE w:val="0"/>
        <w:autoSpaceDN w:val="0"/>
        <w:adjustRightInd w:val="0"/>
        <w:spacing w:line="240" w:lineRule="auto"/>
        <w:jc w:val="left"/>
        <w:rPr>
          <w:ins w:id="6755" w:author="aa m" w:date="2020-12-08T17:34:00Z"/>
          <w:del w:id="6756" w:author="Marco Petri" w:date="2020-12-22T19:46:00Z"/>
          <w:rFonts w:ascii="Courier New" w:hAnsi="Courier New" w:cs="Courier New"/>
          <w:sz w:val="18"/>
          <w:szCs w:val="18"/>
          <w:lang w:val="en-CA"/>
          <w:rPrChange w:id="6757" w:author="Marco Petri" w:date="2020-12-22T20:06:00Z">
            <w:rPr>
              <w:ins w:id="6758" w:author="aa m" w:date="2020-12-08T17:34:00Z"/>
              <w:del w:id="6759" w:author="Marco Petri" w:date="2020-12-22T19:46:00Z"/>
              <w:rFonts w:ascii="Courier New" w:hAnsi="Courier New" w:cs="Courier New"/>
              <w:sz w:val="22"/>
              <w:lang w:val="en-CA"/>
            </w:rPr>
          </w:rPrChange>
        </w:rPr>
      </w:pPr>
      <w:ins w:id="6760" w:author="aa m" w:date="2020-12-08T17:34:00Z">
        <w:del w:id="6761" w:author="Marco Petri" w:date="2020-12-22T19:46:00Z">
          <w:r w:rsidRPr="0042799C" w:rsidDel="00C22A1C">
            <w:rPr>
              <w:rFonts w:ascii="Courier New" w:hAnsi="Courier New" w:cs="Courier New"/>
              <w:sz w:val="18"/>
              <w:szCs w:val="18"/>
              <w:lang w:val="en-CA"/>
              <w:rPrChange w:id="6762" w:author="Marco Petri" w:date="2020-12-22T20:06:00Z">
                <w:rPr>
                  <w:rFonts w:ascii="Courier New" w:hAnsi="Courier New" w:cs="Courier New"/>
                  <w:sz w:val="22"/>
                  <w:lang w:val="en-CA"/>
                </w:rPr>
              </w:rPrChange>
            </w:rPr>
            <w:tab/>
            <w:delText>c in s.storeCustomersInStore implies</w:delText>
          </w:r>
        </w:del>
      </w:ins>
    </w:p>
    <w:p w14:paraId="5C8685C7" w14:textId="013BC89E" w:rsidR="00637C2C" w:rsidRPr="0042799C" w:rsidDel="00C22A1C" w:rsidRDefault="00637C2C" w:rsidP="00637C2C">
      <w:pPr>
        <w:autoSpaceDE w:val="0"/>
        <w:autoSpaceDN w:val="0"/>
        <w:adjustRightInd w:val="0"/>
        <w:spacing w:line="240" w:lineRule="auto"/>
        <w:jc w:val="left"/>
        <w:rPr>
          <w:ins w:id="6763" w:author="aa m" w:date="2020-12-08T17:34:00Z"/>
          <w:del w:id="6764" w:author="Marco Petri" w:date="2020-12-22T19:46:00Z"/>
          <w:rFonts w:ascii="Courier New" w:hAnsi="Courier New" w:cs="Courier New"/>
          <w:sz w:val="18"/>
          <w:szCs w:val="18"/>
          <w:lang w:val="en-CA"/>
          <w:rPrChange w:id="6765" w:author="Marco Petri" w:date="2020-12-22T20:06:00Z">
            <w:rPr>
              <w:ins w:id="6766" w:author="aa m" w:date="2020-12-08T17:34:00Z"/>
              <w:del w:id="6767" w:author="Marco Petri" w:date="2020-12-22T19:46:00Z"/>
              <w:rFonts w:ascii="Courier New" w:hAnsi="Courier New" w:cs="Courier New"/>
              <w:sz w:val="22"/>
              <w:lang w:val="en-CA"/>
            </w:rPr>
          </w:rPrChange>
        </w:rPr>
      </w:pPr>
      <w:ins w:id="6768" w:author="aa m" w:date="2020-12-08T17:34:00Z">
        <w:del w:id="6769" w:author="Marco Petri" w:date="2020-12-22T19:46:00Z">
          <w:r w:rsidRPr="0042799C" w:rsidDel="00C22A1C">
            <w:rPr>
              <w:rFonts w:ascii="Courier New" w:hAnsi="Courier New" w:cs="Courier New"/>
              <w:sz w:val="18"/>
              <w:szCs w:val="18"/>
              <w:lang w:val="en-CA"/>
              <w:rPrChange w:id="6770" w:author="Marco Petri" w:date="2020-12-22T20:06:00Z">
                <w:rPr>
                  <w:rFonts w:ascii="Courier New" w:hAnsi="Courier New" w:cs="Courier New"/>
                  <w:sz w:val="22"/>
                  <w:lang w:val="en-CA"/>
                </w:rPr>
              </w:rPrChange>
            </w:rPr>
            <w:delText xml:space="preserve"> </w:delText>
          </w:r>
          <w:r w:rsidRPr="0042799C" w:rsidDel="00C22A1C">
            <w:rPr>
              <w:rFonts w:ascii="Courier New" w:hAnsi="Courier New" w:cs="Courier New"/>
              <w:sz w:val="18"/>
              <w:szCs w:val="18"/>
              <w:lang w:val="en-CA"/>
              <w:rPrChange w:id="6771" w:author="Marco Petri" w:date="2020-12-22T20:06:00Z">
                <w:rPr>
                  <w:rFonts w:ascii="Courier New" w:hAnsi="Courier New" w:cs="Courier New"/>
                  <w:sz w:val="22"/>
                  <w:lang w:val="en-CA"/>
                </w:rPr>
              </w:rPrChange>
            </w:rPr>
            <w:tab/>
            <w:delText xml:space="preserve">(c = t.ticketOwner and </w:delText>
          </w:r>
        </w:del>
      </w:ins>
    </w:p>
    <w:p w14:paraId="2FC70334" w14:textId="2EFB5989" w:rsidR="00637C2C" w:rsidRPr="0042799C" w:rsidDel="00C22A1C" w:rsidRDefault="00637C2C" w:rsidP="00637C2C">
      <w:pPr>
        <w:autoSpaceDE w:val="0"/>
        <w:autoSpaceDN w:val="0"/>
        <w:adjustRightInd w:val="0"/>
        <w:spacing w:line="240" w:lineRule="auto"/>
        <w:jc w:val="left"/>
        <w:rPr>
          <w:ins w:id="6772" w:author="aa m" w:date="2020-12-08T17:34:00Z"/>
          <w:del w:id="6773" w:author="Marco Petri" w:date="2020-12-22T19:46:00Z"/>
          <w:rFonts w:ascii="Courier New" w:hAnsi="Courier New" w:cs="Courier New"/>
          <w:sz w:val="18"/>
          <w:szCs w:val="18"/>
          <w:lang w:val="en-CA"/>
          <w:rPrChange w:id="6774" w:author="Marco Petri" w:date="2020-12-22T20:06:00Z">
            <w:rPr>
              <w:ins w:id="6775" w:author="aa m" w:date="2020-12-08T17:34:00Z"/>
              <w:del w:id="6776" w:author="Marco Petri" w:date="2020-12-22T19:46:00Z"/>
              <w:rFonts w:ascii="Courier New" w:hAnsi="Courier New" w:cs="Courier New"/>
              <w:sz w:val="22"/>
              <w:lang w:val="en-CA"/>
            </w:rPr>
          </w:rPrChange>
        </w:rPr>
      </w:pPr>
      <w:ins w:id="6777" w:author="aa m" w:date="2020-12-08T17:34:00Z">
        <w:del w:id="6778" w:author="Marco Petri" w:date="2020-12-22T19:46:00Z">
          <w:r w:rsidRPr="0042799C" w:rsidDel="00C22A1C">
            <w:rPr>
              <w:rFonts w:ascii="Courier New" w:hAnsi="Courier New" w:cs="Courier New"/>
              <w:sz w:val="18"/>
              <w:szCs w:val="18"/>
              <w:lang w:val="en-CA"/>
              <w:rPrChange w:id="6779" w:author="Marco Petri" w:date="2020-12-22T20:06:00Z">
                <w:rPr>
                  <w:rFonts w:ascii="Courier New" w:hAnsi="Courier New" w:cs="Courier New"/>
                  <w:sz w:val="22"/>
                  <w:lang w:val="en-CA"/>
                </w:rPr>
              </w:rPrChange>
            </w:rPr>
            <w:tab/>
            <w:delText>t in s.storeControllers.controllerControlsEntrance and</w:delText>
          </w:r>
        </w:del>
      </w:ins>
    </w:p>
    <w:p w14:paraId="00D2A88D" w14:textId="6337278E" w:rsidR="00637C2C" w:rsidRPr="0042799C" w:rsidDel="00C22A1C" w:rsidRDefault="00637C2C" w:rsidP="00637C2C">
      <w:pPr>
        <w:autoSpaceDE w:val="0"/>
        <w:autoSpaceDN w:val="0"/>
        <w:adjustRightInd w:val="0"/>
        <w:spacing w:line="240" w:lineRule="auto"/>
        <w:jc w:val="left"/>
        <w:rPr>
          <w:ins w:id="6780" w:author="aa m" w:date="2020-12-08T17:34:00Z"/>
          <w:del w:id="6781" w:author="Marco Petri" w:date="2020-12-22T19:46:00Z"/>
          <w:rFonts w:ascii="Courier New" w:hAnsi="Courier New" w:cs="Courier New"/>
          <w:sz w:val="18"/>
          <w:szCs w:val="18"/>
          <w:lang w:val="en-CA"/>
          <w:rPrChange w:id="6782" w:author="Marco Petri" w:date="2020-12-22T20:06:00Z">
            <w:rPr>
              <w:ins w:id="6783" w:author="aa m" w:date="2020-12-08T17:34:00Z"/>
              <w:del w:id="6784" w:author="Marco Petri" w:date="2020-12-22T19:46:00Z"/>
              <w:rFonts w:ascii="Courier New" w:hAnsi="Courier New" w:cs="Courier New"/>
              <w:sz w:val="22"/>
              <w:lang w:val="en-CA"/>
            </w:rPr>
          </w:rPrChange>
        </w:rPr>
      </w:pPr>
      <w:ins w:id="6785" w:author="aa m" w:date="2020-12-08T17:34:00Z">
        <w:del w:id="6786" w:author="Marco Petri" w:date="2020-12-22T19:46:00Z">
          <w:r w:rsidRPr="0042799C" w:rsidDel="00C22A1C">
            <w:rPr>
              <w:rFonts w:ascii="Courier New" w:hAnsi="Courier New" w:cs="Courier New"/>
              <w:sz w:val="18"/>
              <w:szCs w:val="18"/>
              <w:lang w:val="en-CA"/>
              <w:rPrChange w:id="6787" w:author="Marco Petri" w:date="2020-12-22T20:06:00Z">
                <w:rPr>
                  <w:rFonts w:ascii="Courier New" w:hAnsi="Courier New" w:cs="Courier New"/>
                  <w:sz w:val="22"/>
                  <w:lang w:val="en-CA"/>
                </w:rPr>
              </w:rPrChange>
            </w:rPr>
            <w:tab/>
            <w:delText>t not in s.storeControllers.controllerControlsExit)</w:delText>
          </w:r>
        </w:del>
      </w:ins>
    </w:p>
    <w:p w14:paraId="2C98E7B7" w14:textId="4250376E" w:rsidR="00637C2C" w:rsidRPr="0042799C" w:rsidDel="00C22A1C" w:rsidRDefault="00637C2C" w:rsidP="00637C2C">
      <w:pPr>
        <w:autoSpaceDE w:val="0"/>
        <w:autoSpaceDN w:val="0"/>
        <w:adjustRightInd w:val="0"/>
        <w:spacing w:line="240" w:lineRule="auto"/>
        <w:jc w:val="left"/>
        <w:rPr>
          <w:ins w:id="6788" w:author="aa m" w:date="2020-12-08T17:34:00Z"/>
          <w:del w:id="6789" w:author="Marco Petri" w:date="2020-12-22T19:46:00Z"/>
          <w:rFonts w:ascii="Courier New" w:hAnsi="Courier New" w:cs="Courier New"/>
          <w:sz w:val="18"/>
          <w:szCs w:val="18"/>
          <w:lang w:val="en-CA"/>
          <w:rPrChange w:id="6790" w:author="Marco Petri" w:date="2020-12-22T20:06:00Z">
            <w:rPr>
              <w:ins w:id="6791" w:author="aa m" w:date="2020-12-08T17:34:00Z"/>
              <w:del w:id="6792" w:author="Marco Petri" w:date="2020-12-22T19:46:00Z"/>
              <w:rFonts w:ascii="Courier New" w:hAnsi="Courier New" w:cs="Courier New"/>
              <w:sz w:val="22"/>
              <w:lang w:val="en-CA"/>
            </w:rPr>
          </w:rPrChange>
        </w:rPr>
      </w:pPr>
      <w:ins w:id="6793" w:author="aa m" w:date="2020-12-08T17:34:00Z">
        <w:del w:id="6794" w:author="Marco Petri" w:date="2020-12-22T19:46:00Z">
          <w:r w:rsidRPr="0042799C" w:rsidDel="00C22A1C">
            <w:rPr>
              <w:rFonts w:ascii="Courier New" w:hAnsi="Courier New" w:cs="Courier New"/>
              <w:sz w:val="18"/>
              <w:szCs w:val="18"/>
              <w:lang w:val="en-CA"/>
              <w:rPrChange w:id="6795" w:author="Marco Petri" w:date="2020-12-22T20:06:00Z">
                <w:rPr>
                  <w:rFonts w:ascii="Courier New" w:hAnsi="Courier New" w:cs="Courier New"/>
                  <w:sz w:val="22"/>
                  <w:lang w:val="en-CA"/>
                </w:rPr>
              </w:rPrChange>
            </w:rPr>
            <w:tab/>
            <w:delText>//customers have max one queueTicket  Fixare!!!!!!!!!!!!!!!!!!!</w:delText>
          </w:r>
        </w:del>
      </w:ins>
    </w:p>
    <w:p w14:paraId="00FE1DB2" w14:textId="4274C0C7" w:rsidR="00637C2C" w:rsidRPr="0042799C" w:rsidDel="00C22A1C" w:rsidRDefault="00637C2C" w:rsidP="00637C2C">
      <w:pPr>
        <w:autoSpaceDE w:val="0"/>
        <w:autoSpaceDN w:val="0"/>
        <w:adjustRightInd w:val="0"/>
        <w:spacing w:line="240" w:lineRule="auto"/>
        <w:jc w:val="left"/>
        <w:rPr>
          <w:ins w:id="6796" w:author="aa m" w:date="2020-12-08T17:34:00Z"/>
          <w:del w:id="6797" w:author="Marco Petri" w:date="2020-12-22T19:46:00Z"/>
          <w:rFonts w:ascii="Courier New" w:hAnsi="Courier New" w:cs="Courier New"/>
          <w:sz w:val="18"/>
          <w:szCs w:val="18"/>
          <w:lang w:val="en-CA"/>
          <w:rPrChange w:id="6798" w:author="Marco Petri" w:date="2020-12-22T20:06:00Z">
            <w:rPr>
              <w:ins w:id="6799" w:author="aa m" w:date="2020-12-08T17:34:00Z"/>
              <w:del w:id="6800" w:author="Marco Petri" w:date="2020-12-22T19:46:00Z"/>
              <w:rFonts w:ascii="Courier New" w:hAnsi="Courier New" w:cs="Courier New"/>
              <w:sz w:val="22"/>
              <w:lang w:val="en-CA"/>
            </w:rPr>
          </w:rPrChange>
        </w:rPr>
      </w:pPr>
      <w:ins w:id="6801" w:author="aa m" w:date="2020-12-08T17:34:00Z">
        <w:del w:id="6802" w:author="Marco Petri" w:date="2020-12-22T19:46:00Z">
          <w:r w:rsidRPr="0042799C" w:rsidDel="00C22A1C">
            <w:rPr>
              <w:rFonts w:ascii="Courier New" w:hAnsi="Courier New" w:cs="Courier New"/>
              <w:sz w:val="18"/>
              <w:szCs w:val="18"/>
              <w:lang w:val="en-CA"/>
              <w:rPrChange w:id="6803" w:author="Marco Petri" w:date="2020-12-22T20:06:00Z">
                <w:rPr>
                  <w:rFonts w:ascii="Courier New" w:hAnsi="Courier New" w:cs="Courier New"/>
                  <w:sz w:val="22"/>
                  <w:lang w:val="en-CA"/>
                </w:rPr>
              </w:rPrChange>
            </w:rPr>
            <w:tab/>
            <w:delText>//tanti booking non si sovrappongo</w:delText>
          </w:r>
        </w:del>
      </w:ins>
    </w:p>
    <w:p w14:paraId="2FC5D5D9" w14:textId="6BFB8340" w:rsidR="00637C2C" w:rsidRPr="0042799C" w:rsidDel="00C22A1C" w:rsidRDefault="00637C2C" w:rsidP="00637C2C">
      <w:pPr>
        <w:autoSpaceDE w:val="0"/>
        <w:autoSpaceDN w:val="0"/>
        <w:adjustRightInd w:val="0"/>
        <w:spacing w:line="240" w:lineRule="auto"/>
        <w:jc w:val="left"/>
        <w:rPr>
          <w:ins w:id="6804" w:author="aa m" w:date="2020-12-08T17:34:00Z"/>
          <w:del w:id="6805" w:author="Marco Petri" w:date="2020-12-22T19:46:00Z"/>
          <w:rFonts w:ascii="Courier New" w:hAnsi="Courier New" w:cs="Courier New"/>
          <w:sz w:val="18"/>
          <w:szCs w:val="18"/>
          <w:lang w:val="en-CA"/>
          <w:rPrChange w:id="6806" w:author="Marco Petri" w:date="2020-12-22T20:06:00Z">
            <w:rPr>
              <w:ins w:id="6807" w:author="aa m" w:date="2020-12-08T17:34:00Z"/>
              <w:del w:id="6808" w:author="Marco Petri" w:date="2020-12-22T19:46:00Z"/>
              <w:rFonts w:ascii="Courier New" w:hAnsi="Courier New" w:cs="Courier New"/>
              <w:sz w:val="22"/>
              <w:lang w:val="en-CA"/>
            </w:rPr>
          </w:rPrChange>
        </w:rPr>
      </w:pPr>
      <w:ins w:id="6809" w:author="aa m" w:date="2020-12-08T17:34:00Z">
        <w:del w:id="6810" w:author="Marco Petri" w:date="2020-12-22T19:46:00Z">
          <w:r w:rsidRPr="0042799C" w:rsidDel="00C22A1C">
            <w:rPr>
              <w:rFonts w:ascii="Courier New" w:hAnsi="Courier New" w:cs="Courier New"/>
              <w:sz w:val="18"/>
              <w:szCs w:val="18"/>
              <w:lang w:val="en-CA"/>
              <w:rPrChange w:id="6811" w:author="Marco Petri" w:date="2020-12-22T20:06:00Z">
                <w:rPr>
                  <w:rFonts w:ascii="Courier New" w:hAnsi="Courier New" w:cs="Courier New"/>
                  <w:sz w:val="22"/>
                  <w:lang w:val="en-CA"/>
                </w:rPr>
              </w:rPrChange>
            </w:rPr>
            <w:tab/>
            <w:delText>all c: Customer | lone t: Ticket | c = t.ticketOwner</w:delText>
          </w:r>
        </w:del>
      </w:ins>
    </w:p>
    <w:p w14:paraId="53A9AD0D" w14:textId="7DB51A83" w:rsidR="00637C2C" w:rsidRPr="0042799C" w:rsidDel="00C22A1C" w:rsidRDefault="00637C2C" w:rsidP="00637C2C">
      <w:pPr>
        <w:autoSpaceDE w:val="0"/>
        <w:autoSpaceDN w:val="0"/>
        <w:adjustRightInd w:val="0"/>
        <w:spacing w:line="240" w:lineRule="auto"/>
        <w:jc w:val="left"/>
        <w:rPr>
          <w:ins w:id="6812" w:author="aa m" w:date="2020-12-08T17:34:00Z"/>
          <w:del w:id="6813" w:author="Marco Petri" w:date="2020-12-22T19:46:00Z"/>
          <w:rFonts w:ascii="Courier New" w:hAnsi="Courier New" w:cs="Courier New"/>
          <w:sz w:val="18"/>
          <w:szCs w:val="18"/>
          <w:lang w:val="en-CA"/>
          <w:rPrChange w:id="6814" w:author="Marco Petri" w:date="2020-12-22T20:06:00Z">
            <w:rPr>
              <w:ins w:id="6815" w:author="aa m" w:date="2020-12-08T17:34:00Z"/>
              <w:del w:id="6816" w:author="Marco Petri" w:date="2020-12-22T19:46:00Z"/>
              <w:rFonts w:ascii="Courier New" w:hAnsi="Courier New" w:cs="Courier New"/>
              <w:sz w:val="22"/>
              <w:lang w:val="en-CA"/>
            </w:rPr>
          </w:rPrChange>
        </w:rPr>
      </w:pPr>
      <w:ins w:id="6817" w:author="aa m" w:date="2020-12-08T17:34:00Z">
        <w:del w:id="6818" w:author="Marco Petri" w:date="2020-12-22T19:46:00Z">
          <w:r w:rsidRPr="0042799C" w:rsidDel="00C22A1C">
            <w:rPr>
              <w:rFonts w:ascii="Courier New" w:hAnsi="Courier New" w:cs="Courier New"/>
              <w:sz w:val="18"/>
              <w:szCs w:val="18"/>
              <w:lang w:val="en-CA"/>
              <w:rPrChange w:id="6819" w:author="Marco Petri" w:date="2020-12-22T20:06:00Z">
                <w:rPr>
                  <w:rFonts w:ascii="Courier New" w:hAnsi="Courier New" w:cs="Courier New"/>
                  <w:sz w:val="22"/>
                  <w:lang w:val="en-CA"/>
                </w:rPr>
              </w:rPrChange>
            </w:rPr>
            <w:delText>}</w:delText>
          </w:r>
        </w:del>
      </w:ins>
    </w:p>
    <w:p w14:paraId="2F60B6CC" w14:textId="27C702EF" w:rsidR="00637C2C" w:rsidRPr="0042799C" w:rsidDel="00C22A1C" w:rsidRDefault="00637C2C" w:rsidP="00637C2C">
      <w:pPr>
        <w:autoSpaceDE w:val="0"/>
        <w:autoSpaceDN w:val="0"/>
        <w:adjustRightInd w:val="0"/>
        <w:spacing w:line="240" w:lineRule="auto"/>
        <w:jc w:val="left"/>
        <w:rPr>
          <w:ins w:id="6820" w:author="aa m" w:date="2020-12-08T17:34:00Z"/>
          <w:del w:id="6821" w:author="Marco Petri" w:date="2020-12-22T19:46:00Z"/>
          <w:rFonts w:ascii="Courier New" w:hAnsi="Courier New" w:cs="Courier New"/>
          <w:sz w:val="18"/>
          <w:szCs w:val="18"/>
          <w:lang w:val="en-CA"/>
          <w:rPrChange w:id="6822" w:author="Marco Petri" w:date="2020-12-22T20:06:00Z">
            <w:rPr>
              <w:ins w:id="6823" w:author="aa m" w:date="2020-12-08T17:34:00Z"/>
              <w:del w:id="6824" w:author="Marco Petri" w:date="2020-12-22T19:46:00Z"/>
              <w:rFonts w:ascii="Courier New" w:hAnsi="Courier New" w:cs="Courier New"/>
              <w:sz w:val="22"/>
              <w:lang w:val="en-CA"/>
            </w:rPr>
          </w:rPrChange>
        </w:rPr>
      </w:pPr>
    </w:p>
    <w:p w14:paraId="2C51793E" w14:textId="5A57A49A" w:rsidR="00637C2C" w:rsidRPr="0042799C" w:rsidDel="00C22A1C" w:rsidRDefault="00637C2C" w:rsidP="00637C2C">
      <w:pPr>
        <w:autoSpaceDE w:val="0"/>
        <w:autoSpaceDN w:val="0"/>
        <w:adjustRightInd w:val="0"/>
        <w:spacing w:line="240" w:lineRule="auto"/>
        <w:jc w:val="left"/>
        <w:rPr>
          <w:ins w:id="6825" w:author="aa m" w:date="2020-12-08T17:34:00Z"/>
          <w:del w:id="6826" w:author="Marco Petri" w:date="2020-12-22T19:46:00Z"/>
          <w:rFonts w:ascii="Courier New" w:hAnsi="Courier New" w:cs="Courier New"/>
          <w:sz w:val="18"/>
          <w:szCs w:val="18"/>
          <w:lang w:val="en-CA"/>
          <w:rPrChange w:id="6827" w:author="Marco Petri" w:date="2020-12-22T20:06:00Z">
            <w:rPr>
              <w:ins w:id="6828" w:author="aa m" w:date="2020-12-08T17:34:00Z"/>
              <w:del w:id="6829" w:author="Marco Petri" w:date="2020-12-22T19:46:00Z"/>
              <w:rFonts w:ascii="Courier New" w:hAnsi="Courier New" w:cs="Courier New"/>
              <w:sz w:val="22"/>
              <w:lang w:val="en-CA"/>
            </w:rPr>
          </w:rPrChange>
        </w:rPr>
      </w:pPr>
      <w:ins w:id="6830" w:author="aa m" w:date="2020-12-08T17:34:00Z">
        <w:del w:id="6831" w:author="Marco Petri" w:date="2020-12-22T19:46:00Z">
          <w:r w:rsidRPr="0042799C" w:rsidDel="00C22A1C">
            <w:rPr>
              <w:rFonts w:ascii="Courier New" w:hAnsi="Courier New" w:cs="Courier New"/>
              <w:sz w:val="18"/>
              <w:szCs w:val="18"/>
              <w:lang w:val="en-CA"/>
              <w:rPrChange w:id="6832" w:author="Marco Petri" w:date="2020-12-22T20:06:00Z">
                <w:rPr>
                  <w:rFonts w:ascii="Courier New" w:hAnsi="Courier New" w:cs="Courier New"/>
                  <w:sz w:val="22"/>
                  <w:lang w:val="en-CA"/>
                </w:rPr>
              </w:rPrChange>
            </w:rPr>
            <w:delText>fact queueFacts{//metti numbers!!!!!!!!!!!!!!!</w:delText>
          </w:r>
        </w:del>
      </w:ins>
    </w:p>
    <w:p w14:paraId="4CA4FDCA" w14:textId="4D8D3CBA" w:rsidR="00637C2C" w:rsidRPr="0042799C" w:rsidDel="00C22A1C" w:rsidRDefault="00637C2C" w:rsidP="00637C2C">
      <w:pPr>
        <w:autoSpaceDE w:val="0"/>
        <w:autoSpaceDN w:val="0"/>
        <w:adjustRightInd w:val="0"/>
        <w:spacing w:line="240" w:lineRule="auto"/>
        <w:jc w:val="left"/>
        <w:rPr>
          <w:ins w:id="6833" w:author="aa m" w:date="2020-12-08T17:34:00Z"/>
          <w:del w:id="6834" w:author="Marco Petri" w:date="2020-12-22T19:46:00Z"/>
          <w:rFonts w:ascii="Courier New" w:hAnsi="Courier New" w:cs="Courier New"/>
          <w:sz w:val="18"/>
          <w:szCs w:val="18"/>
          <w:lang w:val="en-CA"/>
          <w:rPrChange w:id="6835" w:author="Marco Petri" w:date="2020-12-22T20:06:00Z">
            <w:rPr>
              <w:ins w:id="6836" w:author="aa m" w:date="2020-12-08T17:34:00Z"/>
              <w:del w:id="6837" w:author="Marco Petri" w:date="2020-12-22T19:46:00Z"/>
              <w:rFonts w:ascii="Courier New" w:hAnsi="Courier New" w:cs="Courier New"/>
              <w:sz w:val="22"/>
              <w:lang w:val="en-CA"/>
            </w:rPr>
          </w:rPrChange>
        </w:rPr>
      </w:pPr>
      <w:ins w:id="6838" w:author="aa m" w:date="2020-12-08T17:34:00Z">
        <w:del w:id="6839" w:author="Marco Petri" w:date="2020-12-22T19:46:00Z">
          <w:r w:rsidRPr="0042799C" w:rsidDel="00C22A1C">
            <w:rPr>
              <w:rFonts w:ascii="Courier New" w:hAnsi="Courier New" w:cs="Courier New"/>
              <w:sz w:val="18"/>
              <w:szCs w:val="18"/>
              <w:lang w:val="en-CA"/>
              <w:rPrChange w:id="6840" w:author="Marco Petri" w:date="2020-12-22T20:06:00Z">
                <w:rPr>
                  <w:rFonts w:ascii="Courier New" w:hAnsi="Courier New" w:cs="Courier New"/>
                  <w:sz w:val="22"/>
                  <w:lang w:val="en-CA"/>
                </w:rPr>
              </w:rPrChange>
            </w:rPr>
            <w:tab/>
            <w:delText>//a first ticket is not the next of any ticket</w:delText>
          </w:r>
        </w:del>
      </w:ins>
    </w:p>
    <w:p w14:paraId="70A9060C" w14:textId="0DFDE06E" w:rsidR="00637C2C" w:rsidRPr="0042799C" w:rsidDel="00C22A1C" w:rsidRDefault="00637C2C" w:rsidP="00637C2C">
      <w:pPr>
        <w:autoSpaceDE w:val="0"/>
        <w:autoSpaceDN w:val="0"/>
        <w:adjustRightInd w:val="0"/>
        <w:spacing w:line="240" w:lineRule="auto"/>
        <w:jc w:val="left"/>
        <w:rPr>
          <w:ins w:id="6841" w:author="aa m" w:date="2020-12-08T17:34:00Z"/>
          <w:del w:id="6842" w:author="Marco Petri" w:date="2020-12-22T19:46:00Z"/>
          <w:rFonts w:ascii="Courier New" w:hAnsi="Courier New" w:cs="Courier New"/>
          <w:sz w:val="18"/>
          <w:szCs w:val="18"/>
          <w:lang w:val="en-CA"/>
          <w:rPrChange w:id="6843" w:author="Marco Petri" w:date="2020-12-22T20:06:00Z">
            <w:rPr>
              <w:ins w:id="6844" w:author="aa m" w:date="2020-12-08T17:34:00Z"/>
              <w:del w:id="6845" w:author="Marco Petri" w:date="2020-12-22T19:46:00Z"/>
              <w:rFonts w:ascii="Courier New" w:hAnsi="Courier New" w:cs="Courier New"/>
              <w:sz w:val="22"/>
              <w:lang w:val="en-CA"/>
            </w:rPr>
          </w:rPrChange>
        </w:rPr>
      </w:pPr>
      <w:ins w:id="6846" w:author="aa m" w:date="2020-12-08T17:34:00Z">
        <w:del w:id="6847" w:author="Marco Petri" w:date="2020-12-22T19:46:00Z">
          <w:r w:rsidRPr="0042799C" w:rsidDel="00C22A1C">
            <w:rPr>
              <w:rFonts w:ascii="Courier New" w:hAnsi="Courier New" w:cs="Courier New"/>
              <w:sz w:val="18"/>
              <w:szCs w:val="18"/>
              <w:lang w:val="en-CA"/>
              <w:rPrChange w:id="6848" w:author="Marco Petri" w:date="2020-12-22T20:06:00Z">
                <w:rPr>
                  <w:rFonts w:ascii="Courier New" w:hAnsi="Courier New" w:cs="Courier New"/>
                  <w:sz w:val="22"/>
                  <w:lang w:val="en-CA"/>
                </w:rPr>
              </w:rPrChange>
            </w:rPr>
            <w:tab/>
            <w:delText>all q: Queue | no qt: QueueNumber | qt.queueNumberNext = q.queueFirstNumberInLine</w:delText>
          </w:r>
        </w:del>
      </w:ins>
    </w:p>
    <w:p w14:paraId="1F59E822" w14:textId="563278AB" w:rsidR="00637C2C" w:rsidRPr="0042799C" w:rsidDel="00C22A1C" w:rsidRDefault="00637C2C" w:rsidP="00637C2C">
      <w:pPr>
        <w:autoSpaceDE w:val="0"/>
        <w:autoSpaceDN w:val="0"/>
        <w:adjustRightInd w:val="0"/>
        <w:spacing w:line="240" w:lineRule="auto"/>
        <w:jc w:val="left"/>
        <w:rPr>
          <w:ins w:id="6849" w:author="aa m" w:date="2020-12-08T17:34:00Z"/>
          <w:del w:id="6850" w:author="Marco Petri" w:date="2020-12-22T19:46:00Z"/>
          <w:rFonts w:ascii="Courier New" w:hAnsi="Courier New" w:cs="Courier New"/>
          <w:sz w:val="18"/>
          <w:szCs w:val="18"/>
          <w:lang w:val="en-CA"/>
          <w:rPrChange w:id="6851" w:author="Marco Petri" w:date="2020-12-22T20:06:00Z">
            <w:rPr>
              <w:ins w:id="6852" w:author="aa m" w:date="2020-12-08T17:34:00Z"/>
              <w:del w:id="6853" w:author="Marco Petri" w:date="2020-12-22T19:46:00Z"/>
              <w:rFonts w:ascii="Courier New" w:hAnsi="Courier New" w:cs="Courier New"/>
              <w:sz w:val="22"/>
              <w:lang w:val="en-CA"/>
            </w:rPr>
          </w:rPrChange>
        </w:rPr>
      </w:pPr>
      <w:ins w:id="6854" w:author="aa m" w:date="2020-12-08T17:34:00Z">
        <w:del w:id="6855" w:author="Marco Petri" w:date="2020-12-22T19:46:00Z">
          <w:r w:rsidRPr="0042799C" w:rsidDel="00C22A1C">
            <w:rPr>
              <w:rFonts w:ascii="Courier New" w:hAnsi="Courier New" w:cs="Courier New"/>
              <w:sz w:val="18"/>
              <w:szCs w:val="18"/>
              <w:lang w:val="en-CA"/>
              <w:rPrChange w:id="6856" w:author="Marco Petri" w:date="2020-12-22T20:06:00Z">
                <w:rPr>
                  <w:rFonts w:ascii="Courier New" w:hAnsi="Courier New" w:cs="Courier New"/>
                  <w:sz w:val="22"/>
                  <w:lang w:val="en-CA"/>
                </w:rPr>
              </w:rPrChange>
            </w:rPr>
            <w:tab/>
            <w:delText>//if there are at least than 1 tickets there must be a first ticket</w:delText>
          </w:r>
        </w:del>
      </w:ins>
    </w:p>
    <w:p w14:paraId="572B17DF" w14:textId="2534A93B" w:rsidR="00637C2C" w:rsidRPr="0042799C" w:rsidDel="00C22A1C" w:rsidRDefault="00637C2C" w:rsidP="00637C2C">
      <w:pPr>
        <w:autoSpaceDE w:val="0"/>
        <w:autoSpaceDN w:val="0"/>
        <w:adjustRightInd w:val="0"/>
        <w:spacing w:line="240" w:lineRule="auto"/>
        <w:jc w:val="left"/>
        <w:rPr>
          <w:ins w:id="6857" w:author="aa m" w:date="2020-12-08T17:34:00Z"/>
          <w:del w:id="6858" w:author="Marco Petri" w:date="2020-12-22T19:46:00Z"/>
          <w:rFonts w:ascii="Courier New" w:hAnsi="Courier New" w:cs="Courier New"/>
          <w:sz w:val="18"/>
          <w:szCs w:val="18"/>
          <w:lang w:val="en-CA"/>
          <w:rPrChange w:id="6859" w:author="Marco Petri" w:date="2020-12-22T20:06:00Z">
            <w:rPr>
              <w:ins w:id="6860" w:author="aa m" w:date="2020-12-08T17:34:00Z"/>
              <w:del w:id="6861" w:author="Marco Petri" w:date="2020-12-22T19:46:00Z"/>
              <w:rFonts w:ascii="Courier New" w:hAnsi="Courier New" w:cs="Courier New"/>
              <w:sz w:val="22"/>
              <w:lang w:val="en-CA"/>
            </w:rPr>
          </w:rPrChange>
        </w:rPr>
      </w:pPr>
      <w:ins w:id="6862" w:author="aa m" w:date="2020-12-08T17:34:00Z">
        <w:del w:id="6863" w:author="Marco Petri" w:date="2020-12-22T19:46:00Z">
          <w:r w:rsidRPr="0042799C" w:rsidDel="00C22A1C">
            <w:rPr>
              <w:rFonts w:ascii="Courier New" w:hAnsi="Courier New" w:cs="Courier New"/>
              <w:sz w:val="18"/>
              <w:szCs w:val="18"/>
              <w:lang w:val="en-CA"/>
              <w:rPrChange w:id="6864" w:author="Marco Petri" w:date="2020-12-22T20:06:00Z">
                <w:rPr>
                  <w:rFonts w:ascii="Courier New" w:hAnsi="Courier New" w:cs="Courier New"/>
                  <w:sz w:val="22"/>
                  <w:lang w:val="en-CA"/>
                </w:rPr>
              </w:rPrChange>
            </w:rPr>
            <w:tab/>
            <w:delText>all q: Queue | #q.queueNumbers &gt; 0 implies #q.queueFirstNumberInLine = 1</w:delText>
          </w:r>
        </w:del>
      </w:ins>
    </w:p>
    <w:p w14:paraId="2B3FB6B5" w14:textId="5853230B" w:rsidR="00637C2C" w:rsidRPr="0042799C" w:rsidDel="00C22A1C" w:rsidRDefault="00637C2C" w:rsidP="00637C2C">
      <w:pPr>
        <w:autoSpaceDE w:val="0"/>
        <w:autoSpaceDN w:val="0"/>
        <w:adjustRightInd w:val="0"/>
        <w:spacing w:line="240" w:lineRule="auto"/>
        <w:jc w:val="left"/>
        <w:rPr>
          <w:ins w:id="6865" w:author="aa m" w:date="2020-12-08T17:34:00Z"/>
          <w:del w:id="6866" w:author="Marco Petri" w:date="2020-12-22T19:46:00Z"/>
          <w:rFonts w:ascii="Courier New" w:hAnsi="Courier New" w:cs="Courier New"/>
          <w:sz w:val="18"/>
          <w:szCs w:val="18"/>
          <w:lang w:val="en-CA"/>
          <w:rPrChange w:id="6867" w:author="Marco Petri" w:date="2020-12-22T20:06:00Z">
            <w:rPr>
              <w:ins w:id="6868" w:author="aa m" w:date="2020-12-08T17:34:00Z"/>
              <w:del w:id="6869" w:author="Marco Petri" w:date="2020-12-22T19:46:00Z"/>
              <w:rFonts w:ascii="Courier New" w:hAnsi="Courier New" w:cs="Courier New"/>
              <w:sz w:val="22"/>
              <w:lang w:val="en-CA"/>
            </w:rPr>
          </w:rPrChange>
        </w:rPr>
      </w:pPr>
      <w:ins w:id="6870" w:author="aa m" w:date="2020-12-08T17:34:00Z">
        <w:del w:id="6871" w:author="Marco Petri" w:date="2020-12-22T19:46:00Z">
          <w:r w:rsidRPr="0042799C" w:rsidDel="00C22A1C">
            <w:rPr>
              <w:rFonts w:ascii="Courier New" w:hAnsi="Courier New" w:cs="Courier New"/>
              <w:sz w:val="18"/>
              <w:szCs w:val="18"/>
              <w:lang w:val="en-CA"/>
              <w:rPrChange w:id="6872" w:author="Marco Petri" w:date="2020-12-22T20:06:00Z">
                <w:rPr>
                  <w:rFonts w:ascii="Courier New" w:hAnsi="Courier New" w:cs="Courier New"/>
                  <w:sz w:val="22"/>
                  <w:lang w:val="en-CA"/>
                </w:rPr>
              </w:rPrChange>
            </w:rPr>
            <w:tab/>
            <w:delText>//if there is a firstTicket it must belong to the queue tickets</w:delText>
          </w:r>
        </w:del>
      </w:ins>
    </w:p>
    <w:p w14:paraId="4650F86C" w14:textId="76124AD5" w:rsidR="00637C2C" w:rsidRPr="0042799C" w:rsidDel="00C22A1C" w:rsidRDefault="00637C2C" w:rsidP="00637C2C">
      <w:pPr>
        <w:autoSpaceDE w:val="0"/>
        <w:autoSpaceDN w:val="0"/>
        <w:adjustRightInd w:val="0"/>
        <w:spacing w:line="240" w:lineRule="auto"/>
        <w:jc w:val="left"/>
        <w:rPr>
          <w:ins w:id="6873" w:author="aa m" w:date="2020-12-08T17:34:00Z"/>
          <w:del w:id="6874" w:author="Marco Petri" w:date="2020-12-22T19:46:00Z"/>
          <w:rFonts w:ascii="Courier New" w:hAnsi="Courier New" w:cs="Courier New"/>
          <w:sz w:val="18"/>
          <w:szCs w:val="18"/>
          <w:lang w:val="en-CA"/>
          <w:rPrChange w:id="6875" w:author="Marco Petri" w:date="2020-12-22T20:06:00Z">
            <w:rPr>
              <w:ins w:id="6876" w:author="aa m" w:date="2020-12-08T17:34:00Z"/>
              <w:del w:id="6877" w:author="Marco Petri" w:date="2020-12-22T19:46:00Z"/>
              <w:rFonts w:ascii="Courier New" w:hAnsi="Courier New" w:cs="Courier New"/>
              <w:sz w:val="22"/>
              <w:lang w:val="en-CA"/>
            </w:rPr>
          </w:rPrChange>
        </w:rPr>
      </w:pPr>
      <w:ins w:id="6878" w:author="aa m" w:date="2020-12-08T17:34:00Z">
        <w:del w:id="6879" w:author="Marco Petri" w:date="2020-12-22T19:46:00Z">
          <w:r w:rsidRPr="0042799C" w:rsidDel="00C22A1C">
            <w:rPr>
              <w:rFonts w:ascii="Courier New" w:hAnsi="Courier New" w:cs="Courier New"/>
              <w:sz w:val="18"/>
              <w:szCs w:val="18"/>
              <w:lang w:val="en-CA"/>
              <w:rPrChange w:id="6880" w:author="Marco Petri" w:date="2020-12-22T20:06:00Z">
                <w:rPr>
                  <w:rFonts w:ascii="Courier New" w:hAnsi="Courier New" w:cs="Courier New"/>
                  <w:sz w:val="22"/>
                  <w:lang w:val="en-CA"/>
                </w:rPr>
              </w:rPrChange>
            </w:rPr>
            <w:tab/>
            <w:delText>all q: Queue | q.queueFirstNumberInLine in q.queueNumbers</w:delText>
          </w:r>
        </w:del>
      </w:ins>
    </w:p>
    <w:p w14:paraId="2B5729B1" w14:textId="0E383731" w:rsidR="00637C2C" w:rsidRPr="0042799C" w:rsidDel="00C22A1C" w:rsidRDefault="00637C2C" w:rsidP="00637C2C">
      <w:pPr>
        <w:autoSpaceDE w:val="0"/>
        <w:autoSpaceDN w:val="0"/>
        <w:adjustRightInd w:val="0"/>
        <w:spacing w:line="240" w:lineRule="auto"/>
        <w:jc w:val="left"/>
        <w:rPr>
          <w:ins w:id="6881" w:author="aa m" w:date="2020-12-08T17:34:00Z"/>
          <w:del w:id="6882" w:author="Marco Petri" w:date="2020-12-22T19:46:00Z"/>
          <w:rFonts w:ascii="Courier New" w:hAnsi="Courier New" w:cs="Courier New"/>
          <w:sz w:val="18"/>
          <w:szCs w:val="18"/>
          <w:lang w:val="en-CA"/>
          <w:rPrChange w:id="6883" w:author="Marco Petri" w:date="2020-12-22T20:06:00Z">
            <w:rPr>
              <w:ins w:id="6884" w:author="aa m" w:date="2020-12-08T17:34:00Z"/>
              <w:del w:id="6885" w:author="Marco Petri" w:date="2020-12-22T19:46:00Z"/>
              <w:rFonts w:ascii="Courier New" w:hAnsi="Courier New" w:cs="Courier New"/>
              <w:sz w:val="22"/>
              <w:lang w:val="en-CA"/>
            </w:rPr>
          </w:rPrChange>
        </w:rPr>
      </w:pPr>
      <w:ins w:id="6886" w:author="aa m" w:date="2020-12-08T17:34:00Z">
        <w:del w:id="6887" w:author="Marco Petri" w:date="2020-12-22T19:46:00Z">
          <w:r w:rsidRPr="0042799C" w:rsidDel="00C22A1C">
            <w:rPr>
              <w:rFonts w:ascii="Courier New" w:hAnsi="Courier New" w:cs="Courier New"/>
              <w:sz w:val="18"/>
              <w:szCs w:val="18"/>
              <w:lang w:val="en-CA"/>
              <w:rPrChange w:id="6888" w:author="Marco Petri" w:date="2020-12-22T20:06:00Z">
                <w:rPr>
                  <w:rFonts w:ascii="Courier New" w:hAnsi="Courier New" w:cs="Courier New"/>
                  <w:sz w:val="22"/>
                  <w:lang w:val="en-CA"/>
                </w:rPr>
              </w:rPrChange>
            </w:rPr>
            <w:delText>}</w:delText>
          </w:r>
        </w:del>
      </w:ins>
    </w:p>
    <w:p w14:paraId="49E738B4" w14:textId="1DAA144A" w:rsidR="00637C2C" w:rsidRPr="0042799C" w:rsidDel="00C22A1C" w:rsidRDefault="00637C2C" w:rsidP="00637C2C">
      <w:pPr>
        <w:autoSpaceDE w:val="0"/>
        <w:autoSpaceDN w:val="0"/>
        <w:adjustRightInd w:val="0"/>
        <w:spacing w:line="240" w:lineRule="auto"/>
        <w:jc w:val="left"/>
        <w:rPr>
          <w:ins w:id="6889" w:author="aa m" w:date="2020-12-08T17:34:00Z"/>
          <w:del w:id="6890" w:author="Marco Petri" w:date="2020-12-22T19:46:00Z"/>
          <w:rFonts w:ascii="Courier New" w:hAnsi="Courier New" w:cs="Courier New"/>
          <w:sz w:val="18"/>
          <w:szCs w:val="18"/>
          <w:lang w:val="en-CA"/>
          <w:rPrChange w:id="6891" w:author="Marco Petri" w:date="2020-12-22T20:06:00Z">
            <w:rPr>
              <w:ins w:id="6892" w:author="aa m" w:date="2020-12-08T17:34:00Z"/>
              <w:del w:id="6893" w:author="Marco Petri" w:date="2020-12-22T19:46:00Z"/>
              <w:rFonts w:ascii="Courier New" w:hAnsi="Courier New" w:cs="Courier New"/>
              <w:sz w:val="22"/>
              <w:lang w:val="en-CA"/>
            </w:rPr>
          </w:rPrChange>
        </w:rPr>
      </w:pPr>
    </w:p>
    <w:p w14:paraId="46771D38" w14:textId="465E3F2D" w:rsidR="00637C2C" w:rsidRPr="0042799C" w:rsidDel="00C22A1C" w:rsidRDefault="00637C2C" w:rsidP="00637C2C">
      <w:pPr>
        <w:autoSpaceDE w:val="0"/>
        <w:autoSpaceDN w:val="0"/>
        <w:adjustRightInd w:val="0"/>
        <w:spacing w:line="240" w:lineRule="auto"/>
        <w:jc w:val="left"/>
        <w:rPr>
          <w:ins w:id="6894" w:author="aa m" w:date="2020-12-08T17:34:00Z"/>
          <w:del w:id="6895" w:author="Marco Petri" w:date="2020-12-22T19:46:00Z"/>
          <w:rFonts w:ascii="Courier New" w:hAnsi="Courier New" w:cs="Courier New"/>
          <w:sz w:val="18"/>
          <w:szCs w:val="18"/>
          <w:lang w:val="en-CA"/>
          <w:rPrChange w:id="6896" w:author="Marco Petri" w:date="2020-12-22T20:06:00Z">
            <w:rPr>
              <w:ins w:id="6897" w:author="aa m" w:date="2020-12-08T17:34:00Z"/>
              <w:del w:id="6898" w:author="Marco Petri" w:date="2020-12-22T19:46:00Z"/>
              <w:rFonts w:ascii="Courier New" w:hAnsi="Courier New" w:cs="Courier New"/>
              <w:sz w:val="22"/>
              <w:lang w:val="en-CA"/>
            </w:rPr>
          </w:rPrChange>
        </w:rPr>
      </w:pPr>
      <w:ins w:id="6899" w:author="aa m" w:date="2020-12-08T17:34:00Z">
        <w:del w:id="6900" w:author="Marco Petri" w:date="2020-12-22T19:46:00Z">
          <w:r w:rsidRPr="0042799C" w:rsidDel="00C22A1C">
            <w:rPr>
              <w:rFonts w:ascii="Courier New" w:hAnsi="Courier New" w:cs="Courier New"/>
              <w:sz w:val="18"/>
              <w:szCs w:val="18"/>
              <w:lang w:val="en-CA"/>
              <w:rPrChange w:id="6901" w:author="Marco Petri" w:date="2020-12-22T20:06:00Z">
                <w:rPr>
                  <w:rFonts w:ascii="Courier New" w:hAnsi="Courier New" w:cs="Courier New"/>
                  <w:sz w:val="22"/>
                  <w:lang w:val="en-CA"/>
                </w:rPr>
              </w:rPrChange>
            </w:rPr>
            <w:delText>fact queueTicketsFacts{</w:delText>
          </w:r>
        </w:del>
      </w:ins>
    </w:p>
    <w:p w14:paraId="62A8C04A" w14:textId="2C8751AB" w:rsidR="00637C2C" w:rsidRPr="0042799C" w:rsidDel="00C22A1C" w:rsidRDefault="00637C2C" w:rsidP="00637C2C">
      <w:pPr>
        <w:autoSpaceDE w:val="0"/>
        <w:autoSpaceDN w:val="0"/>
        <w:adjustRightInd w:val="0"/>
        <w:spacing w:line="240" w:lineRule="auto"/>
        <w:jc w:val="left"/>
        <w:rPr>
          <w:ins w:id="6902" w:author="aa m" w:date="2020-12-08T17:34:00Z"/>
          <w:del w:id="6903" w:author="Marco Petri" w:date="2020-12-22T19:46:00Z"/>
          <w:rFonts w:ascii="Courier New" w:hAnsi="Courier New" w:cs="Courier New"/>
          <w:sz w:val="18"/>
          <w:szCs w:val="18"/>
          <w:lang w:val="en-CA"/>
          <w:rPrChange w:id="6904" w:author="Marco Petri" w:date="2020-12-22T20:06:00Z">
            <w:rPr>
              <w:ins w:id="6905" w:author="aa m" w:date="2020-12-08T17:34:00Z"/>
              <w:del w:id="6906" w:author="Marco Petri" w:date="2020-12-22T19:46:00Z"/>
              <w:rFonts w:ascii="Courier New" w:hAnsi="Courier New" w:cs="Courier New"/>
              <w:sz w:val="22"/>
              <w:lang w:val="en-CA"/>
            </w:rPr>
          </w:rPrChange>
        </w:rPr>
      </w:pPr>
      <w:ins w:id="6907" w:author="aa m" w:date="2020-12-08T17:34:00Z">
        <w:del w:id="6908" w:author="Marco Petri" w:date="2020-12-22T19:46:00Z">
          <w:r w:rsidRPr="0042799C" w:rsidDel="00C22A1C">
            <w:rPr>
              <w:rFonts w:ascii="Courier New" w:hAnsi="Courier New" w:cs="Courier New"/>
              <w:sz w:val="18"/>
              <w:szCs w:val="18"/>
              <w:lang w:val="en-CA"/>
              <w:rPrChange w:id="6909" w:author="Marco Petri" w:date="2020-12-22T20:06:00Z">
                <w:rPr>
                  <w:rFonts w:ascii="Courier New" w:hAnsi="Courier New" w:cs="Courier New"/>
                  <w:sz w:val="22"/>
                  <w:lang w:val="en-CA"/>
                </w:rPr>
              </w:rPrChange>
            </w:rPr>
            <w:tab/>
            <w:delText>//tickets' next not reflexive</w:delText>
          </w:r>
        </w:del>
      </w:ins>
    </w:p>
    <w:p w14:paraId="7EE5B3A4" w14:textId="7592B20F" w:rsidR="00637C2C" w:rsidRPr="0042799C" w:rsidDel="00C22A1C" w:rsidRDefault="00637C2C" w:rsidP="00637C2C">
      <w:pPr>
        <w:autoSpaceDE w:val="0"/>
        <w:autoSpaceDN w:val="0"/>
        <w:adjustRightInd w:val="0"/>
        <w:spacing w:line="240" w:lineRule="auto"/>
        <w:jc w:val="left"/>
        <w:rPr>
          <w:ins w:id="6910" w:author="aa m" w:date="2020-12-08T17:34:00Z"/>
          <w:del w:id="6911" w:author="Marco Petri" w:date="2020-12-22T19:46:00Z"/>
          <w:rFonts w:ascii="Courier New" w:hAnsi="Courier New" w:cs="Courier New"/>
          <w:sz w:val="18"/>
          <w:szCs w:val="18"/>
          <w:lang w:val="en-CA"/>
          <w:rPrChange w:id="6912" w:author="Marco Petri" w:date="2020-12-22T20:06:00Z">
            <w:rPr>
              <w:ins w:id="6913" w:author="aa m" w:date="2020-12-08T17:34:00Z"/>
              <w:del w:id="6914" w:author="Marco Petri" w:date="2020-12-22T19:46:00Z"/>
              <w:rFonts w:ascii="Courier New" w:hAnsi="Courier New" w:cs="Courier New"/>
              <w:sz w:val="22"/>
              <w:lang w:val="en-CA"/>
            </w:rPr>
          </w:rPrChange>
        </w:rPr>
      </w:pPr>
      <w:ins w:id="6915" w:author="aa m" w:date="2020-12-08T17:34:00Z">
        <w:del w:id="6916" w:author="Marco Petri" w:date="2020-12-22T19:46:00Z">
          <w:r w:rsidRPr="0042799C" w:rsidDel="00C22A1C">
            <w:rPr>
              <w:rFonts w:ascii="Courier New" w:hAnsi="Courier New" w:cs="Courier New"/>
              <w:sz w:val="18"/>
              <w:szCs w:val="18"/>
              <w:lang w:val="en-CA"/>
              <w:rPrChange w:id="6917" w:author="Marco Petri" w:date="2020-12-22T20:06:00Z">
                <w:rPr>
                  <w:rFonts w:ascii="Courier New" w:hAnsi="Courier New" w:cs="Courier New"/>
                  <w:sz w:val="22"/>
                  <w:lang w:val="en-CA"/>
                </w:rPr>
              </w:rPrChange>
            </w:rPr>
            <w:tab/>
            <w:delText>no qt: QueueNumber | qt.queueNumberNext = qt</w:delText>
          </w:r>
        </w:del>
      </w:ins>
    </w:p>
    <w:p w14:paraId="4D2995D6" w14:textId="1ECF7B59" w:rsidR="00637C2C" w:rsidRPr="0042799C" w:rsidDel="00C22A1C" w:rsidRDefault="00637C2C" w:rsidP="00637C2C">
      <w:pPr>
        <w:autoSpaceDE w:val="0"/>
        <w:autoSpaceDN w:val="0"/>
        <w:adjustRightInd w:val="0"/>
        <w:spacing w:line="240" w:lineRule="auto"/>
        <w:jc w:val="left"/>
        <w:rPr>
          <w:ins w:id="6918" w:author="aa m" w:date="2020-12-08T17:34:00Z"/>
          <w:del w:id="6919" w:author="Marco Petri" w:date="2020-12-22T19:46:00Z"/>
          <w:rFonts w:ascii="Courier New" w:hAnsi="Courier New" w:cs="Courier New"/>
          <w:sz w:val="18"/>
          <w:szCs w:val="18"/>
          <w:lang w:val="en-CA"/>
          <w:rPrChange w:id="6920" w:author="Marco Petri" w:date="2020-12-22T20:06:00Z">
            <w:rPr>
              <w:ins w:id="6921" w:author="aa m" w:date="2020-12-08T17:34:00Z"/>
              <w:del w:id="6922" w:author="Marco Petri" w:date="2020-12-22T19:46:00Z"/>
              <w:rFonts w:ascii="Courier New" w:hAnsi="Courier New" w:cs="Courier New"/>
              <w:sz w:val="22"/>
              <w:lang w:val="en-CA"/>
            </w:rPr>
          </w:rPrChange>
        </w:rPr>
      </w:pPr>
      <w:ins w:id="6923" w:author="aa m" w:date="2020-12-08T17:34:00Z">
        <w:del w:id="6924" w:author="Marco Petri" w:date="2020-12-22T19:46:00Z">
          <w:r w:rsidRPr="0042799C" w:rsidDel="00C22A1C">
            <w:rPr>
              <w:rFonts w:ascii="Courier New" w:hAnsi="Courier New" w:cs="Courier New"/>
              <w:sz w:val="18"/>
              <w:szCs w:val="18"/>
              <w:lang w:val="en-CA"/>
              <w:rPrChange w:id="6925" w:author="Marco Petri" w:date="2020-12-22T20:06:00Z">
                <w:rPr>
                  <w:rFonts w:ascii="Courier New" w:hAnsi="Courier New" w:cs="Courier New"/>
                  <w:sz w:val="22"/>
                  <w:lang w:val="en-CA"/>
                </w:rPr>
              </w:rPrChange>
            </w:rPr>
            <w:tab/>
            <w:delText>//tickets' next not cyclic</w:delText>
          </w:r>
        </w:del>
      </w:ins>
    </w:p>
    <w:p w14:paraId="4F6604F0" w14:textId="47A40725" w:rsidR="00637C2C" w:rsidRPr="0042799C" w:rsidDel="00C22A1C" w:rsidRDefault="00637C2C" w:rsidP="00637C2C">
      <w:pPr>
        <w:autoSpaceDE w:val="0"/>
        <w:autoSpaceDN w:val="0"/>
        <w:adjustRightInd w:val="0"/>
        <w:spacing w:line="240" w:lineRule="auto"/>
        <w:jc w:val="left"/>
        <w:rPr>
          <w:ins w:id="6926" w:author="aa m" w:date="2020-12-08T17:34:00Z"/>
          <w:del w:id="6927" w:author="Marco Petri" w:date="2020-12-22T19:46:00Z"/>
          <w:rFonts w:ascii="Courier New" w:hAnsi="Courier New" w:cs="Courier New"/>
          <w:sz w:val="18"/>
          <w:szCs w:val="18"/>
          <w:lang w:val="en-CA"/>
          <w:rPrChange w:id="6928" w:author="Marco Petri" w:date="2020-12-22T20:06:00Z">
            <w:rPr>
              <w:ins w:id="6929" w:author="aa m" w:date="2020-12-08T17:34:00Z"/>
              <w:del w:id="6930" w:author="Marco Petri" w:date="2020-12-22T19:46:00Z"/>
              <w:rFonts w:ascii="Courier New" w:hAnsi="Courier New" w:cs="Courier New"/>
              <w:sz w:val="22"/>
              <w:lang w:val="en-CA"/>
            </w:rPr>
          </w:rPrChange>
        </w:rPr>
      </w:pPr>
      <w:ins w:id="6931" w:author="aa m" w:date="2020-12-08T17:34:00Z">
        <w:del w:id="6932" w:author="Marco Petri" w:date="2020-12-22T19:46:00Z">
          <w:r w:rsidRPr="0042799C" w:rsidDel="00C22A1C">
            <w:rPr>
              <w:rFonts w:ascii="Courier New" w:hAnsi="Courier New" w:cs="Courier New"/>
              <w:sz w:val="18"/>
              <w:szCs w:val="18"/>
              <w:lang w:val="en-CA"/>
              <w:rPrChange w:id="6933" w:author="Marco Petri" w:date="2020-12-22T20:06:00Z">
                <w:rPr>
                  <w:rFonts w:ascii="Courier New" w:hAnsi="Courier New" w:cs="Courier New"/>
                  <w:sz w:val="22"/>
                  <w:lang w:val="en-CA"/>
                </w:rPr>
              </w:rPrChange>
            </w:rPr>
            <w:tab/>
            <w:delText>no qt: QueueNumber | qt in qt.^queueNumberNext</w:delText>
          </w:r>
        </w:del>
      </w:ins>
    </w:p>
    <w:p w14:paraId="17D84EFF" w14:textId="3D73CEEF" w:rsidR="00637C2C" w:rsidRPr="0042799C" w:rsidDel="00C22A1C" w:rsidRDefault="00637C2C" w:rsidP="00637C2C">
      <w:pPr>
        <w:autoSpaceDE w:val="0"/>
        <w:autoSpaceDN w:val="0"/>
        <w:adjustRightInd w:val="0"/>
        <w:spacing w:line="240" w:lineRule="auto"/>
        <w:jc w:val="left"/>
        <w:rPr>
          <w:ins w:id="6934" w:author="aa m" w:date="2020-12-08T17:34:00Z"/>
          <w:del w:id="6935" w:author="Marco Petri" w:date="2020-12-22T19:46:00Z"/>
          <w:rFonts w:ascii="Courier New" w:hAnsi="Courier New" w:cs="Courier New"/>
          <w:sz w:val="18"/>
          <w:szCs w:val="18"/>
          <w:lang w:val="en-CA"/>
          <w:rPrChange w:id="6936" w:author="Marco Petri" w:date="2020-12-22T20:06:00Z">
            <w:rPr>
              <w:ins w:id="6937" w:author="aa m" w:date="2020-12-08T17:34:00Z"/>
              <w:del w:id="6938" w:author="Marco Petri" w:date="2020-12-22T19:46:00Z"/>
              <w:rFonts w:ascii="Courier New" w:hAnsi="Courier New" w:cs="Courier New"/>
              <w:sz w:val="22"/>
              <w:lang w:val="en-CA"/>
            </w:rPr>
          </w:rPrChange>
        </w:rPr>
      </w:pPr>
      <w:ins w:id="6939" w:author="aa m" w:date="2020-12-08T17:34:00Z">
        <w:del w:id="6940" w:author="Marco Petri" w:date="2020-12-22T19:46:00Z">
          <w:r w:rsidRPr="0042799C" w:rsidDel="00C22A1C">
            <w:rPr>
              <w:rFonts w:ascii="Courier New" w:hAnsi="Courier New" w:cs="Courier New"/>
              <w:sz w:val="18"/>
              <w:szCs w:val="18"/>
              <w:lang w:val="en-CA"/>
              <w:rPrChange w:id="6941" w:author="Marco Petri" w:date="2020-12-22T20:06:00Z">
                <w:rPr>
                  <w:rFonts w:ascii="Courier New" w:hAnsi="Courier New" w:cs="Courier New"/>
                  <w:sz w:val="22"/>
                  <w:lang w:val="en-CA"/>
                </w:rPr>
              </w:rPrChange>
            </w:rPr>
            <w:tab/>
            <w:delText>//tickets are connected to the others in the same queue</w:delText>
          </w:r>
        </w:del>
      </w:ins>
    </w:p>
    <w:p w14:paraId="605B3E03" w14:textId="75901467" w:rsidR="00637C2C" w:rsidRPr="0042799C" w:rsidDel="00C22A1C" w:rsidRDefault="00637C2C" w:rsidP="00637C2C">
      <w:pPr>
        <w:autoSpaceDE w:val="0"/>
        <w:autoSpaceDN w:val="0"/>
        <w:adjustRightInd w:val="0"/>
        <w:spacing w:line="240" w:lineRule="auto"/>
        <w:jc w:val="left"/>
        <w:rPr>
          <w:ins w:id="6942" w:author="aa m" w:date="2020-12-08T17:34:00Z"/>
          <w:del w:id="6943" w:author="Marco Petri" w:date="2020-12-22T19:46:00Z"/>
          <w:rFonts w:ascii="Courier New" w:hAnsi="Courier New" w:cs="Courier New"/>
          <w:sz w:val="18"/>
          <w:szCs w:val="18"/>
          <w:lang w:val="en-CA"/>
          <w:rPrChange w:id="6944" w:author="Marco Petri" w:date="2020-12-22T20:06:00Z">
            <w:rPr>
              <w:ins w:id="6945" w:author="aa m" w:date="2020-12-08T17:34:00Z"/>
              <w:del w:id="6946" w:author="Marco Petri" w:date="2020-12-22T19:46:00Z"/>
              <w:rFonts w:ascii="Courier New" w:hAnsi="Courier New" w:cs="Courier New"/>
              <w:sz w:val="22"/>
              <w:lang w:val="en-CA"/>
            </w:rPr>
          </w:rPrChange>
        </w:rPr>
      </w:pPr>
      <w:ins w:id="6947" w:author="aa m" w:date="2020-12-08T17:34:00Z">
        <w:del w:id="6948" w:author="Marco Petri" w:date="2020-12-22T19:46:00Z">
          <w:r w:rsidRPr="0042799C" w:rsidDel="00C22A1C">
            <w:rPr>
              <w:rFonts w:ascii="Courier New" w:hAnsi="Courier New" w:cs="Courier New"/>
              <w:sz w:val="18"/>
              <w:szCs w:val="18"/>
              <w:lang w:val="en-CA"/>
              <w:rPrChange w:id="6949" w:author="Marco Petri" w:date="2020-12-22T20:06:00Z">
                <w:rPr>
                  <w:rFonts w:ascii="Courier New" w:hAnsi="Courier New" w:cs="Courier New"/>
                  <w:sz w:val="22"/>
                  <w:lang w:val="en-CA"/>
                </w:rPr>
              </w:rPrChange>
            </w:rPr>
            <w:tab/>
            <w:delText>all qt: QueueNumber | one q: Queue | qt in q.queueFirstNumberInLine.*queueNumberNext</w:delText>
          </w:r>
        </w:del>
      </w:ins>
    </w:p>
    <w:p w14:paraId="2766EDD4" w14:textId="433EAA4F" w:rsidR="00637C2C" w:rsidRPr="0042799C" w:rsidDel="00C22A1C" w:rsidRDefault="00637C2C" w:rsidP="00637C2C">
      <w:pPr>
        <w:autoSpaceDE w:val="0"/>
        <w:autoSpaceDN w:val="0"/>
        <w:adjustRightInd w:val="0"/>
        <w:spacing w:line="240" w:lineRule="auto"/>
        <w:jc w:val="left"/>
        <w:rPr>
          <w:ins w:id="6950" w:author="aa m" w:date="2020-12-08T17:34:00Z"/>
          <w:del w:id="6951" w:author="Marco Petri" w:date="2020-12-22T19:46:00Z"/>
          <w:rFonts w:ascii="Courier New" w:hAnsi="Courier New" w:cs="Courier New"/>
          <w:sz w:val="18"/>
          <w:szCs w:val="18"/>
          <w:lang w:val="en-CA"/>
          <w:rPrChange w:id="6952" w:author="Marco Petri" w:date="2020-12-22T20:06:00Z">
            <w:rPr>
              <w:ins w:id="6953" w:author="aa m" w:date="2020-12-08T17:34:00Z"/>
              <w:del w:id="6954" w:author="Marco Petri" w:date="2020-12-22T19:46:00Z"/>
              <w:rFonts w:ascii="Courier New" w:hAnsi="Courier New" w:cs="Courier New"/>
              <w:sz w:val="22"/>
              <w:lang w:val="en-CA"/>
            </w:rPr>
          </w:rPrChange>
        </w:rPr>
      </w:pPr>
      <w:ins w:id="6955" w:author="aa m" w:date="2020-12-08T17:34:00Z">
        <w:del w:id="6956" w:author="Marco Petri" w:date="2020-12-22T19:46:00Z">
          <w:r w:rsidRPr="0042799C" w:rsidDel="00C22A1C">
            <w:rPr>
              <w:rFonts w:ascii="Courier New" w:hAnsi="Courier New" w:cs="Courier New"/>
              <w:sz w:val="18"/>
              <w:szCs w:val="18"/>
              <w:lang w:val="en-CA"/>
              <w:rPrChange w:id="6957" w:author="Marco Petri" w:date="2020-12-22T20:06:00Z">
                <w:rPr>
                  <w:rFonts w:ascii="Courier New" w:hAnsi="Courier New" w:cs="Courier New"/>
                  <w:sz w:val="22"/>
                  <w:lang w:val="en-CA"/>
                </w:rPr>
              </w:rPrChange>
            </w:rPr>
            <w:tab/>
            <w:delText>and qt in q.queueNumbers</w:delText>
          </w:r>
        </w:del>
      </w:ins>
    </w:p>
    <w:p w14:paraId="32BEB7B5" w14:textId="01CC96DF" w:rsidR="00637C2C" w:rsidRPr="0042799C" w:rsidDel="00C22A1C" w:rsidRDefault="00637C2C" w:rsidP="00637C2C">
      <w:pPr>
        <w:autoSpaceDE w:val="0"/>
        <w:autoSpaceDN w:val="0"/>
        <w:adjustRightInd w:val="0"/>
        <w:spacing w:line="240" w:lineRule="auto"/>
        <w:jc w:val="left"/>
        <w:rPr>
          <w:ins w:id="6958" w:author="aa m" w:date="2020-12-08T17:34:00Z"/>
          <w:del w:id="6959" w:author="Marco Petri" w:date="2020-12-22T19:46:00Z"/>
          <w:rFonts w:ascii="Courier New" w:hAnsi="Courier New" w:cs="Courier New"/>
          <w:sz w:val="18"/>
          <w:szCs w:val="18"/>
          <w:lang w:val="en-CA"/>
          <w:rPrChange w:id="6960" w:author="Marco Petri" w:date="2020-12-22T20:06:00Z">
            <w:rPr>
              <w:ins w:id="6961" w:author="aa m" w:date="2020-12-08T17:34:00Z"/>
              <w:del w:id="6962" w:author="Marco Petri" w:date="2020-12-22T19:46:00Z"/>
              <w:rFonts w:ascii="Courier New" w:hAnsi="Courier New" w:cs="Courier New"/>
              <w:sz w:val="22"/>
              <w:lang w:val="en-CA"/>
            </w:rPr>
          </w:rPrChange>
        </w:rPr>
      </w:pPr>
      <w:ins w:id="6963" w:author="aa m" w:date="2020-12-08T17:34:00Z">
        <w:del w:id="6964" w:author="Marco Petri" w:date="2020-12-22T19:46:00Z">
          <w:r w:rsidRPr="0042799C" w:rsidDel="00C22A1C">
            <w:rPr>
              <w:rFonts w:ascii="Courier New" w:hAnsi="Courier New" w:cs="Courier New"/>
              <w:sz w:val="18"/>
              <w:szCs w:val="18"/>
              <w:lang w:val="en-CA"/>
              <w:rPrChange w:id="6965" w:author="Marco Petri" w:date="2020-12-22T20:06:00Z">
                <w:rPr>
                  <w:rFonts w:ascii="Courier New" w:hAnsi="Courier New" w:cs="Courier New"/>
                  <w:sz w:val="22"/>
                  <w:lang w:val="en-CA"/>
                </w:rPr>
              </w:rPrChange>
            </w:rPr>
            <w:tab/>
            <w:delText>//no shared next tickets</w:delText>
          </w:r>
        </w:del>
      </w:ins>
    </w:p>
    <w:p w14:paraId="599A5E7D" w14:textId="292A7619" w:rsidR="00637C2C" w:rsidRPr="0042799C" w:rsidDel="00C22A1C" w:rsidRDefault="00637C2C" w:rsidP="00637C2C">
      <w:pPr>
        <w:autoSpaceDE w:val="0"/>
        <w:autoSpaceDN w:val="0"/>
        <w:adjustRightInd w:val="0"/>
        <w:spacing w:line="240" w:lineRule="auto"/>
        <w:jc w:val="left"/>
        <w:rPr>
          <w:ins w:id="6966" w:author="aa m" w:date="2020-12-08T17:34:00Z"/>
          <w:del w:id="6967" w:author="Marco Petri" w:date="2020-12-22T19:46:00Z"/>
          <w:rFonts w:ascii="Courier New" w:hAnsi="Courier New" w:cs="Courier New"/>
          <w:sz w:val="18"/>
          <w:szCs w:val="18"/>
          <w:lang w:val="en-CA"/>
          <w:rPrChange w:id="6968" w:author="Marco Petri" w:date="2020-12-22T20:06:00Z">
            <w:rPr>
              <w:ins w:id="6969" w:author="aa m" w:date="2020-12-08T17:34:00Z"/>
              <w:del w:id="6970" w:author="Marco Petri" w:date="2020-12-22T19:46:00Z"/>
              <w:rFonts w:ascii="Courier New" w:hAnsi="Courier New" w:cs="Courier New"/>
              <w:sz w:val="22"/>
              <w:lang w:val="en-CA"/>
            </w:rPr>
          </w:rPrChange>
        </w:rPr>
      </w:pPr>
      <w:ins w:id="6971" w:author="aa m" w:date="2020-12-08T17:34:00Z">
        <w:del w:id="6972" w:author="Marco Petri" w:date="2020-12-22T19:46:00Z">
          <w:r w:rsidRPr="0042799C" w:rsidDel="00C22A1C">
            <w:rPr>
              <w:rFonts w:ascii="Courier New" w:hAnsi="Courier New" w:cs="Courier New"/>
              <w:sz w:val="18"/>
              <w:szCs w:val="18"/>
              <w:lang w:val="en-CA"/>
              <w:rPrChange w:id="6973" w:author="Marco Petri" w:date="2020-12-22T20:06:00Z">
                <w:rPr>
                  <w:rFonts w:ascii="Courier New" w:hAnsi="Courier New" w:cs="Courier New"/>
                  <w:sz w:val="22"/>
                  <w:lang w:val="en-CA"/>
                </w:rPr>
              </w:rPrChange>
            </w:rPr>
            <w:tab/>
            <w:delText>all disj qt1,qt2,qt3: QueueNumber | qt1.queueNumberNext = qt3 implies qt2.queueNumberNext != qt3</w:delText>
          </w:r>
        </w:del>
      </w:ins>
    </w:p>
    <w:p w14:paraId="1227C30B" w14:textId="2B9F1DBE" w:rsidR="00637C2C" w:rsidRPr="0042799C" w:rsidDel="00C22A1C" w:rsidRDefault="00637C2C" w:rsidP="00637C2C">
      <w:pPr>
        <w:autoSpaceDE w:val="0"/>
        <w:autoSpaceDN w:val="0"/>
        <w:adjustRightInd w:val="0"/>
        <w:spacing w:line="240" w:lineRule="auto"/>
        <w:jc w:val="left"/>
        <w:rPr>
          <w:ins w:id="6974" w:author="aa m" w:date="2020-12-08T17:34:00Z"/>
          <w:del w:id="6975" w:author="Marco Petri" w:date="2020-12-22T19:46:00Z"/>
          <w:rFonts w:ascii="Courier New" w:hAnsi="Courier New" w:cs="Courier New"/>
          <w:sz w:val="18"/>
          <w:szCs w:val="18"/>
          <w:lang w:val="en-CA"/>
          <w:rPrChange w:id="6976" w:author="Marco Petri" w:date="2020-12-22T20:06:00Z">
            <w:rPr>
              <w:ins w:id="6977" w:author="aa m" w:date="2020-12-08T17:34:00Z"/>
              <w:del w:id="6978" w:author="Marco Petri" w:date="2020-12-22T19:46:00Z"/>
              <w:rFonts w:ascii="Courier New" w:hAnsi="Courier New" w:cs="Courier New"/>
              <w:sz w:val="22"/>
              <w:lang w:val="en-CA"/>
            </w:rPr>
          </w:rPrChange>
        </w:rPr>
      </w:pPr>
      <w:ins w:id="6979" w:author="aa m" w:date="2020-12-08T17:34:00Z">
        <w:del w:id="6980" w:author="Marco Petri" w:date="2020-12-22T19:46:00Z">
          <w:r w:rsidRPr="0042799C" w:rsidDel="00C22A1C">
            <w:rPr>
              <w:rFonts w:ascii="Courier New" w:hAnsi="Courier New" w:cs="Courier New"/>
              <w:sz w:val="18"/>
              <w:szCs w:val="18"/>
              <w:lang w:val="en-CA"/>
              <w:rPrChange w:id="6981" w:author="Marco Petri" w:date="2020-12-22T20:06:00Z">
                <w:rPr>
                  <w:rFonts w:ascii="Courier New" w:hAnsi="Courier New" w:cs="Courier New"/>
                  <w:sz w:val="22"/>
                  <w:lang w:val="en-CA"/>
                </w:rPr>
              </w:rPrChange>
            </w:rPr>
            <w:tab/>
            <w:delText>//queueTickets are assigned to one queue</w:delText>
          </w:r>
        </w:del>
      </w:ins>
    </w:p>
    <w:p w14:paraId="1A724A79" w14:textId="7668C251" w:rsidR="00637C2C" w:rsidRPr="0042799C" w:rsidDel="00C22A1C" w:rsidRDefault="00637C2C" w:rsidP="00637C2C">
      <w:pPr>
        <w:autoSpaceDE w:val="0"/>
        <w:autoSpaceDN w:val="0"/>
        <w:adjustRightInd w:val="0"/>
        <w:spacing w:line="240" w:lineRule="auto"/>
        <w:jc w:val="left"/>
        <w:rPr>
          <w:ins w:id="6982" w:author="aa m" w:date="2020-12-08T17:34:00Z"/>
          <w:del w:id="6983" w:author="Marco Petri" w:date="2020-12-22T19:46:00Z"/>
          <w:rFonts w:ascii="Courier New" w:hAnsi="Courier New" w:cs="Courier New"/>
          <w:sz w:val="18"/>
          <w:szCs w:val="18"/>
          <w:lang w:val="en-CA"/>
          <w:rPrChange w:id="6984" w:author="Marco Petri" w:date="2020-12-22T20:06:00Z">
            <w:rPr>
              <w:ins w:id="6985" w:author="aa m" w:date="2020-12-08T17:34:00Z"/>
              <w:del w:id="6986" w:author="Marco Petri" w:date="2020-12-22T19:46:00Z"/>
              <w:rFonts w:ascii="Courier New" w:hAnsi="Courier New" w:cs="Courier New"/>
              <w:sz w:val="22"/>
              <w:lang w:val="en-CA"/>
            </w:rPr>
          </w:rPrChange>
        </w:rPr>
      </w:pPr>
      <w:ins w:id="6987" w:author="aa m" w:date="2020-12-08T17:34:00Z">
        <w:del w:id="6988" w:author="Marco Petri" w:date="2020-12-22T19:46:00Z">
          <w:r w:rsidRPr="0042799C" w:rsidDel="00C22A1C">
            <w:rPr>
              <w:rFonts w:ascii="Courier New" w:hAnsi="Courier New" w:cs="Courier New"/>
              <w:sz w:val="18"/>
              <w:szCs w:val="18"/>
              <w:lang w:val="en-CA"/>
              <w:rPrChange w:id="6989" w:author="Marco Petri" w:date="2020-12-22T20:06:00Z">
                <w:rPr>
                  <w:rFonts w:ascii="Courier New" w:hAnsi="Courier New" w:cs="Courier New"/>
                  <w:sz w:val="22"/>
                  <w:lang w:val="en-CA"/>
                </w:rPr>
              </w:rPrChange>
            </w:rPr>
            <w:tab/>
            <w:delText>//all qt: QueueTicket | one q: Queue | qt in q.queueTickets</w:delText>
          </w:r>
        </w:del>
      </w:ins>
    </w:p>
    <w:p w14:paraId="2D9FD6C1" w14:textId="3AB109B8" w:rsidR="00637C2C" w:rsidRPr="0042799C" w:rsidDel="00C22A1C" w:rsidRDefault="00637C2C" w:rsidP="00637C2C">
      <w:pPr>
        <w:autoSpaceDE w:val="0"/>
        <w:autoSpaceDN w:val="0"/>
        <w:adjustRightInd w:val="0"/>
        <w:spacing w:line="240" w:lineRule="auto"/>
        <w:jc w:val="left"/>
        <w:rPr>
          <w:ins w:id="6990" w:author="aa m" w:date="2020-12-08T17:34:00Z"/>
          <w:del w:id="6991" w:author="Marco Petri" w:date="2020-12-22T19:46:00Z"/>
          <w:rFonts w:ascii="Courier New" w:hAnsi="Courier New" w:cs="Courier New"/>
          <w:sz w:val="18"/>
          <w:szCs w:val="18"/>
          <w:lang w:val="en-CA"/>
          <w:rPrChange w:id="6992" w:author="Marco Petri" w:date="2020-12-22T20:06:00Z">
            <w:rPr>
              <w:ins w:id="6993" w:author="aa m" w:date="2020-12-08T17:34:00Z"/>
              <w:del w:id="6994" w:author="Marco Petri" w:date="2020-12-22T19:46:00Z"/>
              <w:rFonts w:ascii="Courier New" w:hAnsi="Courier New" w:cs="Courier New"/>
              <w:sz w:val="22"/>
              <w:lang w:val="en-CA"/>
            </w:rPr>
          </w:rPrChange>
        </w:rPr>
      </w:pPr>
      <w:ins w:id="6995" w:author="aa m" w:date="2020-12-08T17:34:00Z">
        <w:del w:id="6996" w:author="Marco Petri" w:date="2020-12-22T19:46:00Z">
          <w:r w:rsidRPr="0042799C" w:rsidDel="00C22A1C">
            <w:rPr>
              <w:rFonts w:ascii="Courier New" w:hAnsi="Courier New" w:cs="Courier New"/>
              <w:sz w:val="18"/>
              <w:szCs w:val="18"/>
              <w:lang w:val="en-CA"/>
              <w:rPrChange w:id="6997" w:author="Marco Petri" w:date="2020-12-22T20:06:00Z">
                <w:rPr>
                  <w:rFonts w:ascii="Courier New" w:hAnsi="Courier New" w:cs="Courier New"/>
                  <w:sz w:val="22"/>
                  <w:lang w:val="en-CA"/>
                </w:rPr>
              </w:rPrChange>
            </w:rPr>
            <w:delText>}</w:delText>
          </w:r>
        </w:del>
      </w:ins>
    </w:p>
    <w:p w14:paraId="67FE78F0" w14:textId="34CEB967" w:rsidR="00637C2C" w:rsidRPr="0042799C" w:rsidDel="00C22A1C" w:rsidRDefault="00637C2C" w:rsidP="00637C2C">
      <w:pPr>
        <w:autoSpaceDE w:val="0"/>
        <w:autoSpaceDN w:val="0"/>
        <w:adjustRightInd w:val="0"/>
        <w:spacing w:line="240" w:lineRule="auto"/>
        <w:jc w:val="left"/>
        <w:rPr>
          <w:ins w:id="6998" w:author="aa m" w:date="2020-12-08T17:34:00Z"/>
          <w:del w:id="6999" w:author="Marco Petri" w:date="2020-12-22T19:46:00Z"/>
          <w:rFonts w:ascii="Courier New" w:hAnsi="Courier New" w:cs="Courier New"/>
          <w:sz w:val="18"/>
          <w:szCs w:val="18"/>
          <w:lang w:val="en-CA"/>
          <w:rPrChange w:id="7000" w:author="Marco Petri" w:date="2020-12-22T20:06:00Z">
            <w:rPr>
              <w:ins w:id="7001" w:author="aa m" w:date="2020-12-08T17:34:00Z"/>
              <w:del w:id="7002" w:author="Marco Petri" w:date="2020-12-22T19:46:00Z"/>
              <w:rFonts w:ascii="Courier New" w:hAnsi="Courier New" w:cs="Courier New"/>
              <w:sz w:val="22"/>
              <w:lang w:val="en-CA"/>
            </w:rPr>
          </w:rPrChange>
        </w:rPr>
      </w:pPr>
    </w:p>
    <w:p w14:paraId="28726C53" w14:textId="79AB6AEC" w:rsidR="00637C2C" w:rsidRPr="0042799C" w:rsidDel="00C22A1C" w:rsidRDefault="00637C2C" w:rsidP="00637C2C">
      <w:pPr>
        <w:autoSpaceDE w:val="0"/>
        <w:autoSpaceDN w:val="0"/>
        <w:adjustRightInd w:val="0"/>
        <w:spacing w:line="240" w:lineRule="auto"/>
        <w:jc w:val="left"/>
        <w:rPr>
          <w:ins w:id="7003" w:author="aa m" w:date="2020-12-08T17:34:00Z"/>
          <w:del w:id="7004" w:author="Marco Petri" w:date="2020-12-22T19:46:00Z"/>
          <w:rFonts w:ascii="Courier New" w:hAnsi="Courier New" w:cs="Courier New"/>
          <w:sz w:val="18"/>
          <w:szCs w:val="18"/>
          <w:lang w:val="en-CA"/>
          <w:rPrChange w:id="7005" w:author="Marco Petri" w:date="2020-12-22T20:06:00Z">
            <w:rPr>
              <w:ins w:id="7006" w:author="aa m" w:date="2020-12-08T17:34:00Z"/>
              <w:del w:id="7007" w:author="Marco Petri" w:date="2020-12-22T19:46:00Z"/>
              <w:rFonts w:ascii="Courier New" w:hAnsi="Courier New" w:cs="Courier New"/>
              <w:sz w:val="22"/>
              <w:lang w:val="en-CA"/>
            </w:rPr>
          </w:rPrChange>
        </w:rPr>
      </w:pPr>
    </w:p>
    <w:p w14:paraId="48B27D86" w14:textId="53F8B0E7" w:rsidR="00637C2C" w:rsidRPr="0042799C" w:rsidDel="00C22A1C" w:rsidRDefault="00637C2C" w:rsidP="00637C2C">
      <w:pPr>
        <w:autoSpaceDE w:val="0"/>
        <w:autoSpaceDN w:val="0"/>
        <w:adjustRightInd w:val="0"/>
        <w:spacing w:line="240" w:lineRule="auto"/>
        <w:jc w:val="left"/>
        <w:rPr>
          <w:ins w:id="7008" w:author="aa m" w:date="2020-12-08T17:34:00Z"/>
          <w:del w:id="7009" w:author="Marco Petri" w:date="2020-12-22T19:46:00Z"/>
          <w:rFonts w:ascii="Courier New" w:hAnsi="Courier New" w:cs="Courier New"/>
          <w:sz w:val="18"/>
          <w:szCs w:val="18"/>
          <w:lang w:val="en-CA"/>
          <w:rPrChange w:id="7010" w:author="Marco Petri" w:date="2020-12-22T20:06:00Z">
            <w:rPr>
              <w:ins w:id="7011" w:author="aa m" w:date="2020-12-08T17:34:00Z"/>
              <w:del w:id="7012" w:author="Marco Petri" w:date="2020-12-22T19:46:00Z"/>
              <w:rFonts w:ascii="Courier New" w:hAnsi="Courier New" w:cs="Courier New"/>
              <w:sz w:val="22"/>
              <w:lang w:val="en-CA"/>
            </w:rPr>
          </w:rPrChange>
        </w:rPr>
      </w:pPr>
      <w:ins w:id="7013" w:author="aa m" w:date="2020-12-08T17:34:00Z">
        <w:del w:id="7014" w:author="Marco Petri" w:date="2020-12-22T19:46:00Z">
          <w:r w:rsidRPr="0042799C" w:rsidDel="00C22A1C">
            <w:rPr>
              <w:rFonts w:ascii="Courier New" w:hAnsi="Courier New" w:cs="Courier New"/>
              <w:sz w:val="18"/>
              <w:szCs w:val="18"/>
              <w:lang w:val="en-CA"/>
              <w:rPrChange w:id="7015" w:author="Marco Petri" w:date="2020-12-22T20:06:00Z">
                <w:rPr>
                  <w:rFonts w:ascii="Courier New" w:hAnsi="Courier New" w:cs="Courier New"/>
                  <w:sz w:val="22"/>
                  <w:lang w:val="en-CA"/>
                </w:rPr>
              </w:rPrChange>
            </w:rPr>
            <w:delText>fact storeEntitiesAssignedToAStore{</w:delText>
          </w:r>
        </w:del>
      </w:ins>
    </w:p>
    <w:p w14:paraId="02866190" w14:textId="0DA4E23F" w:rsidR="00637C2C" w:rsidRPr="0042799C" w:rsidDel="00C22A1C" w:rsidRDefault="00637C2C" w:rsidP="00637C2C">
      <w:pPr>
        <w:autoSpaceDE w:val="0"/>
        <w:autoSpaceDN w:val="0"/>
        <w:adjustRightInd w:val="0"/>
        <w:spacing w:line="240" w:lineRule="auto"/>
        <w:jc w:val="left"/>
        <w:rPr>
          <w:ins w:id="7016" w:author="aa m" w:date="2020-12-08T17:34:00Z"/>
          <w:del w:id="7017" w:author="Marco Petri" w:date="2020-12-22T19:46:00Z"/>
          <w:rFonts w:ascii="Courier New" w:hAnsi="Courier New" w:cs="Courier New"/>
          <w:sz w:val="18"/>
          <w:szCs w:val="18"/>
          <w:lang w:val="en-CA"/>
          <w:rPrChange w:id="7018" w:author="Marco Petri" w:date="2020-12-22T20:06:00Z">
            <w:rPr>
              <w:ins w:id="7019" w:author="aa m" w:date="2020-12-08T17:34:00Z"/>
              <w:del w:id="7020" w:author="Marco Petri" w:date="2020-12-22T19:46:00Z"/>
              <w:rFonts w:ascii="Courier New" w:hAnsi="Courier New" w:cs="Courier New"/>
              <w:sz w:val="22"/>
              <w:lang w:val="en-CA"/>
            </w:rPr>
          </w:rPrChange>
        </w:rPr>
      </w:pPr>
      <w:ins w:id="7021" w:author="aa m" w:date="2020-12-08T17:34:00Z">
        <w:del w:id="7022" w:author="Marco Petri" w:date="2020-12-22T19:46:00Z">
          <w:r w:rsidRPr="0042799C" w:rsidDel="00C22A1C">
            <w:rPr>
              <w:rFonts w:ascii="Courier New" w:hAnsi="Courier New" w:cs="Courier New"/>
              <w:sz w:val="18"/>
              <w:szCs w:val="18"/>
              <w:lang w:val="en-CA"/>
              <w:rPrChange w:id="7023" w:author="Marco Petri" w:date="2020-12-22T20:06:00Z">
                <w:rPr>
                  <w:rFonts w:ascii="Courier New" w:hAnsi="Courier New" w:cs="Courier New"/>
                  <w:sz w:val="22"/>
                  <w:lang w:val="en-CA"/>
                </w:rPr>
              </w:rPrChange>
            </w:rPr>
            <w:tab/>
            <w:delText>all sm: StoreManager | some s: Store | sm in s.storeManagers</w:delText>
          </w:r>
        </w:del>
      </w:ins>
    </w:p>
    <w:p w14:paraId="785989A8" w14:textId="4E2BA0A9" w:rsidR="00637C2C" w:rsidRPr="0042799C" w:rsidDel="00C22A1C" w:rsidRDefault="00637C2C" w:rsidP="00637C2C">
      <w:pPr>
        <w:autoSpaceDE w:val="0"/>
        <w:autoSpaceDN w:val="0"/>
        <w:adjustRightInd w:val="0"/>
        <w:spacing w:line="240" w:lineRule="auto"/>
        <w:jc w:val="left"/>
        <w:rPr>
          <w:ins w:id="7024" w:author="aa m" w:date="2020-12-08T17:34:00Z"/>
          <w:del w:id="7025" w:author="Marco Petri" w:date="2020-12-22T19:46:00Z"/>
          <w:rFonts w:ascii="Courier New" w:hAnsi="Courier New" w:cs="Courier New"/>
          <w:sz w:val="18"/>
          <w:szCs w:val="18"/>
          <w:lang w:val="en-CA"/>
          <w:rPrChange w:id="7026" w:author="Marco Petri" w:date="2020-12-22T20:06:00Z">
            <w:rPr>
              <w:ins w:id="7027" w:author="aa m" w:date="2020-12-08T17:34:00Z"/>
              <w:del w:id="7028" w:author="Marco Petri" w:date="2020-12-22T19:46:00Z"/>
              <w:rFonts w:ascii="Courier New" w:hAnsi="Courier New" w:cs="Courier New"/>
              <w:sz w:val="22"/>
              <w:lang w:val="en-CA"/>
            </w:rPr>
          </w:rPrChange>
        </w:rPr>
      </w:pPr>
      <w:ins w:id="7029" w:author="aa m" w:date="2020-12-08T17:34:00Z">
        <w:del w:id="7030" w:author="Marco Petri" w:date="2020-12-22T19:46:00Z">
          <w:r w:rsidRPr="0042799C" w:rsidDel="00C22A1C">
            <w:rPr>
              <w:rFonts w:ascii="Courier New" w:hAnsi="Courier New" w:cs="Courier New"/>
              <w:sz w:val="18"/>
              <w:szCs w:val="18"/>
              <w:lang w:val="en-CA"/>
              <w:rPrChange w:id="7031" w:author="Marco Petri" w:date="2020-12-22T20:06:00Z">
                <w:rPr>
                  <w:rFonts w:ascii="Courier New" w:hAnsi="Courier New" w:cs="Courier New"/>
                  <w:sz w:val="22"/>
                  <w:lang w:val="en-CA"/>
                </w:rPr>
              </w:rPrChange>
            </w:rPr>
            <w:tab/>
            <w:delText>all cp: CheckpointController | one s: Store | cp in s.storeControllers</w:delText>
          </w:r>
        </w:del>
      </w:ins>
    </w:p>
    <w:p w14:paraId="1E02E2A7" w14:textId="30430653" w:rsidR="00637C2C" w:rsidRPr="0042799C" w:rsidDel="00C22A1C" w:rsidRDefault="00637C2C" w:rsidP="00637C2C">
      <w:pPr>
        <w:autoSpaceDE w:val="0"/>
        <w:autoSpaceDN w:val="0"/>
        <w:adjustRightInd w:val="0"/>
        <w:spacing w:line="240" w:lineRule="auto"/>
        <w:jc w:val="left"/>
        <w:rPr>
          <w:ins w:id="7032" w:author="aa m" w:date="2020-12-08T17:34:00Z"/>
          <w:del w:id="7033" w:author="Marco Petri" w:date="2020-12-22T19:46:00Z"/>
          <w:rFonts w:ascii="Courier New" w:hAnsi="Courier New" w:cs="Courier New"/>
          <w:sz w:val="18"/>
          <w:szCs w:val="18"/>
          <w:lang w:val="en-CA"/>
          <w:rPrChange w:id="7034" w:author="Marco Petri" w:date="2020-12-22T20:06:00Z">
            <w:rPr>
              <w:ins w:id="7035" w:author="aa m" w:date="2020-12-08T17:34:00Z"/>
              <w:del w:id="7036" w:author="Marco Petri" w:date="2020-12-22T19:46:00Z"/>
              <w:rFonts w:ascii="Courier New" w:hAnsi="Courier New" w:cs="Courier New"/>
              <w:sz w:val="22"/>
              <w:lang w:val="en-CA"/>
            </w:rPr>
          </w:rPrChange>
        </w:rPr>
      </w:pPr>
      <w:ins w:id="7037" w:author="aa m" w:date="2020-12-08T17:34:00Z">
        <w:del w:id="7038" w:author="Marco Petri" w:date="2020-12-22T19:46:00Z">
          <w:r w:rsidRPr="0042799C" w:rsidDel="00C22A1C">
            <w:rPr>
              <w:rFonts w:ascii="Courier New" w:hAnsi="Courier New" w:cs="Courier New"/>
              <w:sz w:val="18"/>
              <w:szCs w:val="18"/>
              <w:lang w:val="en-CA"/>
              <w:rPrChange w:id="7039" w:author="Marco Petri" w:date="2020-12-22T20:06:00Z">
                <w:rPr>
                  <w:rFonts w:ascii="Courier New" w:hAnsi="Courier New" w:cs="Courier New"/>
                  <w:sz w:val="22"/>
                  <w:lang w:val="en-CA"/>
                </w:rPr>
              </w:rPrChange>
            </w:rPr>
            <w:tab/>
            <w:delText>all i: Item | some s: Store | i in s.storeProducts</w:delText>
          </w:r>
        </w:del>
      </w:ins>
    </w:p>
    <w:p w14:paraId="6FBDEB5E" w14:textId="0B6EDDAB" w:rsidR="00637C2C" w:rsidRPr="0042799C" w:rsidDel="00C22A1C" w:rsidRDefault="00637C2C" w:rsidP="00637C2C">
      <w:pPr>
        <w:autoSpaceDE w:val="0"/>
        <w:autoSpaceDN w:val="0"/>
        <w:adjustRightInd w:val="0"/>
        <w:spacing w:line="240" w:lineRule="auto"/>
        <w:jc w:val="left"/>
        <w:rPr>
          <w:ins w:id="7040" w:author="aa m" w:date="2020-12-08T17:34:00Z"/>
          <w:del w:id="7041" w:author="Marco Petri" w:date="2020-12-22T19:46:00Z"/>
          <w:rFonts w:ascii="Courier New" w:hAnsi="Courier New" w:cs="Courier New"/>
          <w:sz w:val="18"/>
          <w:szCs w:val="18"/>
          <w:lang w:val="en-CA"/>
          <w:rPrChange w:id="7042" w:author="Marco Petri" w:date="2020-12-22T20:06:00Z">
            <w:rPr>
              <w:ins w:id="7043" w:author="aa m" w:date="2020-12-08T17:34:00Z"/>
              <w:del w:id="7044" w:author="Marco Petri" w:date="2020-12-22T19:46:00Z"/>
              <w:rFonts w:ascii="Courier New" w:hAnsi="Courier New" w:cs="Courier New"/>
              <w:sz w:val="22"/>
              <w:lang w:val="en-CA"/>
            </w:rPr>
          </w:rPrChange>
        </w:rPr>
      </w:pPr>
      <w:ins w:id="7045" w:author="aa m" w:date="2020-12-08T17:34:00Z">
        <w:del w:id="7046" w:author="Marco Petri" w:date="2020-12-22T19:46:00Z">
          <w:r w:rsidRPr="0042799C" w:rsidDel="00C22A1C">
            <w:rPr>
              <w:rFonts w:ascii="Courier New" w:hAnsi="Courier New" w:cs="Courier New"/>
              <w:sz w:val="18"/>
              <w:szCs w:val="18"/>
              <w:lang w:val="en-CA"/>
              <w:rPrChange w:id="7047" w:author="Marco Petri" w:date="2020-12-22T20:06:00Z">
                <w:rPr>
                  <w:rFonts w:ascii="Courier New" w:hAnsi="Courier New" w:cs="Courier New"/>
                  <w:sz w:val="22"/>
                  <w:lang w:val="en-CA"/>
                </w:rPr>
              </w:rPrChange>
            </w:rPr>
            <w:tab/>
            <w:delText>all c: Category | some i: Item | c = i.itemCategory</w:delText>
          </w:r>
        </w:del>
      </w:ins>
    </w:p>
    <w:p w14:paraId="63FB7905" w14:textId="68FE9EB5" w:rsidR="00637C2C" w:rsidRPr="0042799C" w:rsidDel="00C22A1C" w:rsidRDefault="00637C2C" w:rsidP="00637C2C">
      <w:pPr>
        <w:autoSpaceDE w:val="0"/>
        <w:autoSpaceDN w:val="0"/>
        <w:adjustRightInd w:val="0"/>
        <w:spacing w:line="240" w:lineRule="auto"/>
        <w:jc w:val="left"/>
        <w:rPr>
          <w:ins w:id="7048" w:author="aa m" w:date="2020-12-08T17:34:00Z"/>
          <w:del w:id="7049" w:author="Marco Petri" w:date="2020-12-22T19:46:00Z"/>
          <w:rFonts w:ascii="Courier New" w:hAnsi="Courier New" w:cs="Courier New"/>
          <w:sz w:val="18"/>
          <w:szCs w:val="18"/>
          <w:lang w:val="en-CA"/>
          <w:rPrChange w:id="7050" w:author="Marco Petri" w:date="2020-12-22T20:06:00Z">
            <w:rPr>
              <w:ins w:id="7051" w:author="aa m" w:date="2020-12-08T17:34:00Z"/>
              <w:del w:id="7052" w:author="Marco Petri" w:date="2020-12-22T19:46:00Z"/>
              <w:rFonts w:ascii="Courier New" w:hAnsi="Courier New" w:cs="Courier New"/>
              <w:sz w:val="22"/>
              <w:lang w:val="en-CA"/>
            </w:rPr>
          </w:rPrChange>
        </w:rPr>
      </w:pPr>
      <w:ins w:id="7053" w:author="aa m" w:date="2020-12-08T17:34:00Z">
        <w:del w:id="7054" w:author="Marco Petri" w:date="2020-12-22T19:46:00Z">
          <w:r w:rsidRPr="0042799C" w:rsidDel="00C22A1C">
            <w:rPr>
              <w:rFonts w:ascii="Courier New" w:hAnsi="Courier New" w:cs="Courier New"/>
              <w:sz w:val="18"/>
              <w:szCs w:val="18"/>
              <w:lang w:val="en-CA"/>
              <w:rPrChange w:id="7055" w:author="Marco Petri" w:date="2020-12-22T20:06:00Z">
                <w:rPr>
                  <w:rFonts w:ascii="Courier New" w:hAnsi="Courier New" w:cs="Courier New"/>
                  <w:sz w:val="22"/>
                  <w:lang w:val="en-CA"/>
                </w:rPr>
              </w:rPrChange>
            </w:rPr>
            <w:tab/>
            <w:delText>all q: Queue | one s: Store | q in s.storeQueue</w:delText>
          </w:r>
        </w:del>
      </w:ins>
    </w:p>
    <w:p w14:paraId="415EA908" w14:textId="373738F9" w:rsidR="00637C2C" w:rsidRPr="0042799C" w:rsidDel="00C22A1C" w:rsidRDefault="00637C2C" w:rsidP="00637C2C">
      <w:pPr>
        <w:autoSpaceDE w:val="0"/>
        <w:autoSpaceDN w:val="0"/>
        <w:adjustRightInd w:val="0"/>
        <w:spacing w:line="240" w:lineRule="auto"/>
        <w:jc w:val="left"/>
        <w:rPr>
          <w:ins w:id="7056" w:author="aa m" w:date="2020-12-08T17:34:00Z"/>
          <w:del w:id="7057" w:author="Marco Petri" w:date="2020-12-22T19:46:00Z"/>
          <w:rFonts w:ascii="Courier New" w:hAnsi="Courier New" w:cs="Courier New"/>
          <w:sz w:val="18"/>
          <w:szCs w:val="18"/>
          <w:lang w:val="en-CA"/>
          <w:rPrChange w:id="7058" w:author="Marco Petri" w:date="2020-12-22T20:06:00Z">
            <w:rPr>
              <w:ins w:id="7059" w:author="aa m" w:date="2020-12-08T17:34:00Z"/>
              <w:del w:id="7060" w:author="Marco Petri" w:date="2020-12-22T19:46:00Z"/>
              <w:rFonts w:ascii="Courier New" w:hAnsi="Courier New" w:cs="Courier New"/>
              <w:sz w:val="22"/>
              <w:lang w:val="en-CA"/>
            </w:rPr>
          </w:rPrChange>
        </w:rPr>
      </w:pPr>
      <w:ins w:id="7061" w:author="aa m" w:date="2020-12-08T17:34:00Z">
        <w:del w:id="7062" w:author="Marco Petri" w:date="2020-12-22T19:46:00Z">
          <w:r w:rsidRPr="0042799C" w:rsidDel="00C22A1C">
            <w:rPr>
              <w:rFonts w:ascii="Courier New" w:hAnsi="Courier New" w:cs="Courier New"/>
              <w:sz w:val="18"/>
              <w:szCs w:val="18"/>
              <w:lang w:val="en-CA"/>
              <w:rPrChange w:id="7063" w:author="Marco Petri" w:date="2020-12-22T20:06:00Z">
                <w:rPr>
                  <w:rFonts w:ascii="Courier New" w:hAnsi="Courier New" w:cs="Courier New"/>
                  <w:sz w:val="22"/>
                  <w:lang w:val="en-CA"/>
                </w:rPr>
              </w:rPrChange>
            </w:rPr>
            <w:tab/>
            <w:delText>all b: Booking | one s: Store | b in s.storeBookings</w:delText>
          </w:r>
        </w:del>
      </w:ins>
    </w:p>
    <w:p w14:paraId="6787672E" w14:textId="31C6A76C" w:rsidR="00637C2C" w:rsidRPr="0042799C" w:rsidDel="00C22A1C" w:rsidRDefault="00637C2C" w:rsidP="00637C2C">
      <w:pPr>
        <w:autoSpaceDE w:val="0"/>
        <w:autoSpaceDN w:val="0"/>
        <w:adjustRightInd w:val="0"/>
        <w:spacing w:line="240" w:lineRule="auto"/>
        <w:jc w:val="left"/>
        <w:rPr>
          <w:ins w:id="7064" w:author="aa m" w:date="2020-12-08T17:34:00Z"/>
          <w:del w:id="7065" w:author="Marco Petri" w:date="2020-12-22T19:46:00Z"/>
          <w:rFonts w:ascii="Courier New" w:hAnsi="Courier New" w:cs="Courier New"/>
          <w:sz w:val="18"/>
          <w:szCs w:val="18"/>
          <w:lang w:val="en-CA"/>
          <w:rPrChange w:id="7066" w:author="Marco Petri" w:date="2020-12-22T20:06:00Z">
            <w:rPr>
              <w:ins w:id="7067" w:author="aa m" w:date="2020-12-08T17:34:00Z"/>
              <w:del w:id="7068" w:author="Marco Petri" w:date="2020-12-22T19:46:00Z"/>
              <w:rFonts w:ascii="Courier New" w:hAnsi="Courier New" w:cs="Courier New"/>
              <w:sz w:val="22"/>
              <w:lang w:val="en-CA"/>
            </w:rPr>
          </w:rPrChange>
        </w:rPr>
      </w:pPr>
      <w:ins w:id="7069" w:author="aa m" w:date="2020-12-08T17:34:00Z">
        <w:del w:id="7070" w:author="Marco Petri" w:date="2020-12-22T19:46:00Z">
          <w:r w:rsidRPr="0042799C" w:rsidDel="00C22A1C">
            <w:rPr>
              <w:rFonts w:ascii="Courier New" w:hAnsi="Courier New" w:cs="Courier New"/>
              <w:sz w:val="18"/>
              <w:szCs w:val="18"/>
              <w:lang w:val="en-CA"/>
              <w:rPrChange w:id="7071" w:author="Marco Petri" w:date="2020-12-22T20:06:00Z">
                <w:rPr>
                  <w:rFonts w:ascii="Courier New" w:hAnsi="Courier New" w:cs="Courier New"/>
                  <w:sz w:val="22"/>
                  <w:lang w:val="en-CA"/>
                </w:rPr>
              </w:rPrChange>
            </w:rPr>
            <w:tab/>
            <w:delText>all tm: TicketMachine | one s: Store | tm in s.storeTicketMachines</w:delText>
          </w:r>
        </w:del>
      </w:ins>
    </w:p>
    <w:p w14:paraId="508E304B" w14:textId="190587CC" w:rsidR="00637C2C" w:rsidRPr="0042799C" w:rsidDel="00C22A1C" w:rsidRDefault="00637C2C" w:rsidP="00637C2C">
      <w:pPr>
        <w:autoSpaceDE w:val="0"/>
        <w:autoSpaceDN w:val="0"/>
        <w:adjustRightInd w:val="0"/>
        <w:spacing w:line="240" w:lineRule="auto"/>
        <w:jc w:val="left"/>
        <w:rPr>
          <w:ins w:id="7072" w:author="aa m" w:date="2020-12-08T17:34:00Z"/>
          <w:del w:id="7073" w:author="Marco Petri" w:date="2020-12-22T19:46:00Z"/>
          <w:rFonts w:ascii="Courier New" w:hAnsi="Courier New" w:cs="Courier New"/>
          <w:sz w:val="18"/>
          <w:szCs w:val="18"/>
          <w:lang w:val="en-CA"/>
          <w:rPrChange w:id="7074" w:author="Marco Petri" w:date="2020-12-22T20:06:00Z">
            <w:rPr>
              <w:ins w:id="7075" w:author="aa m" w:date="2020-12-08T17:34:00Z"/>
              <w:del w:id="7076" w:author="Marco Petri" w:date="2020-12-22T19:46:00Z"/>
              <w:rFonts w:ascii="Courier New" w:hAnsi="Courier New" w:cs="Courier New"/>
              <w:sz w:val="22"/>
              <w:lang w:val="en-CA"/>
            </w:rPr>
          </w:rPrChange>
        </w:rPr>
      </w:pPr>
      <w:ins w:id="7077" w:author="aa m" w:date="2020-12-08T17:34:00Z">
        <w:del w:id="7078" w:author="Marco Petri" w:date="2020-12-22T19:46:00Z">
          <w:r w:rsidRPr="0042799C" w:rsidDel="00C22A1C">
            <w:rPr>
              <w:rFonts w:ascii="Courier New" w:hAnsi="Courier New" w:cs="Courier New"/>
              <w:sz w:val="18"/>
              <w:szCs w:val="18"/>
              <w:lang w:val="en-CA"/>
              <w:rPrChange w:id="7079" w:author="Marco Petri" w:date="2020-12-22T20:06:00Z">
                <w:rPr>
                  <w:rFonts w:ascii="Courier New" w:hAnsi="Courier New" w:cs="Courier New"/>
                  <w:sz w:val="22"/>
                  <w:lang w:val="en-CA"/>
                </w:rPr>
              </w:rPrChange>
            </w:rPr>
            <w:delText>}</w:delText>
          </w:r>
        </w:del>
      </w:ins>
    </w:p>
    <w:p w14:paraId="79DF8C41" w14:textId="04374E1E" w:rsidR="00637C2C" w:rsidRPr="0042799C" w:rsidDel="00C22A1C" w:rsidRDefault="00637C2C" w:rsidP="00637C2C">
      <w:pPr>
        <w:autoSpaceDE w:val="0"/>
        <w:autoSpaceDN w:val="0"/>
        <w:adjustRightInd w:val="0"/>
        <w:spacing w:line="240" w:lineRule="auto"/>
        <w:jc w:val="left"/>
        <w:rPr>
          <w:ins w:id="7080" w:author="aa m" w:date="2020-12-08T17:34:00Z"/>
          <w:del w:id="7081" w:author="Marco Petri" w:date="2020-12-22T19:46:00Z"/>
          <w:rFonts w:ascii="Courier New" w:hAnsi="Courier New" w:cs="Courier New"/>
          <w:sz w:val="18"/>
          <w:szCs w:val="18"/>
          <w:lang w:val="en-CA"/>
          <w:rPrChange w:id="7082" w:author="Marco Petri" w:date="2020-12-22T20:06:00Z">
            <w:rPr>
              <w:ins w:id="7083" w:author="aa m" w:date="2020-12-08T17:34:00Z"/>
              <w:del w:id="7084" w:author="Marco Petri" w:date="2020-12-22T19:46:00Z"/>
              <w:rFonts w:ascii="Courier New" w:hAnsi="Courier New" w:cs="Courier New"/>
              <w:sz w:val="22"/>
              <w:lang w:val="en-CA"/>
            </w:rPr>
          </w:rPrChange>
        </w:rPr>
      </w:pPr>
    </w:p>
    <w:p w14:paraId="10147FBE" w14:textId="58BC806E" w:rsidR="00637C2C" w:rsidRPr="0042799C" w:rsidDel="00C22A1C" w:rsidRDefault="00637C2C" w:rsidP="00637C2C">
      <w:pPr>
        <w:autoSpaceDE w:val="0"/>
        <w:autoSpaceDN w:val="0"/>
        <w:adjustRightInd w:val="0"/>
        <w:spacing w:line="240" w:lineRule="auto"/>
        <w:jc w:val="left"/>
        <w:rPr>
          <w:ins w:id="7085" w:author="aa m" w:date="2020-12-08T17:34:00Z"/>
          <w:del w:id="7086" w:author="Marco Petri" w:date="2020-12-22T19:46:00Z"/>
          <w:rFonts w:ascii="Courier New" w:hAnsi="Courier New" w:cs="Courier New"/>
          <w:sz w:val="18"/>
          <w:szCs w:val="18"/>
          <w:lang w:val="en-CA"/>
          <w:rPrChange w:id="7087" w:author="Marco Petri" w:date="2020-12-22T20:06:00Z">
            <w:rPr>
              <w:ins w:id="7088" w:author="aa m" w:date="2020-12-08T17:34:00Z"/>
              <w:del w:id="7089" w:author="Marco Petri" w:date="2020-12-22T19:46:00Z"/>
              <w:rFonts w:ascii="Courier New" w:hAnsi="Courier New" w:cs="Courier New"/>
              <w:sz w:val="22"/>
              <w:lang w:val="en-CA"/>
            </w:rPr>
          </w:rPrChange>
        </w:rPr>
      </w:pPr>
    </w:p>
    <w:p w14:paraId="7D7565AD" w14:textId="2902A7D7" w:rsidR="00637C2C" w:rsidRPr="0042799C" w:rsidDel="00C22A1C" w:rsidRDefault="00637C2C" w:rsidP="00637C2C">
      <w:pPr>
        <w:autoSpaceDE w:val="0"/>
        <w:autoSpaceDN w:val="0"/>
        <w:adjustRightInd w:val="0"/>
        <w:spacing w:line="240" w:lineRule="auto"/>
        <w:jc w:val="left"/>
        <w:rPr>
          <w:ins w:id="7090" w:author="aa m" w:date="2020-12-08T17:34:00Z"/>
          <w:del w:id="7091" w:author="Marco Petri" w:date="2020-12-22T19:46:00Z"/>
          <w:rFonts w:ascii="Courier New" w:hAnsi="Courier New" w:cs="Courier New"/>
          <w:sz w:val="18"/>
          <w:szCs w:val="18"/>
          <w:lang w:val="en-CA"/>
          <w:rPrChange w:id="7092" w:author="Marco Petri" w:date="2020-12-22T20:06:00Z">
            <w:rPr>
              <w:ins w:id="7093" w:author="aa m" w:date="2020-12-08T17:34:00Z"/>
              <w:del w:id="7094" w:author="Marco Petri" w:date="2020-12-22T19:46:00Z"/>
              <w:rFonts w:ascii="Courier New" w:hAnsi="Courier New" w:cs="Courier New"/>
              <w:sz w:val="22"/>
              <w:lang w:val="en-CA"/>
            </w:rPr>
          </w:rPrChange>
        </w:rPr>
      </w:pPr>
      <w:ins w:id="7095" w:author="aa m" w:date="2020-12-08T17:34:00Z">
        <w:del w:id="7096" w:author="Marco Petri" w:date="2020-12-22T19:46:00Z">
          <w:r w:rsidRPr="0042799C" w:rsidDel="00C22A1C">
            <w:rPr>
              <w:rFonts w:ascii="Courier New" w:hAnsi="Courier New" w:cs="Courier New"/>
              <w:sz w:val="18"/>
              <w:szCs w:val="18"/>
              <w:lang w:val="en-CA"/>
              <w:rPrChange w:id="7097" w:author="Marco Petri" w:date="2020-12-22T20:06:00Z">
                <w:rPr>
                  <w:rFonts w:ascii="Courier New" w:hAnsi="Courier New" w:cs="Courier New"/>
                  <w:sz w:val="22"/>
                  <w:lang w:val="en-CA"/>
                </w:rPr>
              </w:rPrChange>
            </w:rPr>
            <w:delText>fact ticketsFacts{</w:delText>
          </w:r>
        </w:del>
      </w:ins>
    </w:p>
    <w:p w14:paraId="1BCA8CE5" w14:textId="6A8517F5" w:rsidR="00637C2C" w:rsidRPr="0042799C" w:rsidDel="00C22A1C" w:rsidRDefault="00637C2C" w:rsidP="00637C2C">
      <w:pPr>
        <w:autoSpaceDE w:val="0"/>
        <w:autoSpaceDN w:val="0"/>
        <w:adjustRightInd w:val="0"/>
        <w:spacing w:line="240" w:lineRule="auto"/>
        <w:jc w:val="left"/>
        <w:rPr>
          <w:ins w:id="7098" w:author="aa m" w:date="2020-12-08T17:34:00Z"/>
          <w:del w:id="7099" w:author="Marco Petri" w:date="2020-12-22T19:46:00Z"/>
          <w:rFonts w:ascii="Courier New" w:hAnsi="Courier New" w:cs="Courier New"/>
          <w:sz w:val="18"/>
          <w:szCs w:val="18"/>
          <w:lang w:val="en-CA"/>
          <w:rPrChange w:id="7100" w:author="Marco Petri" w:date="2020-12-22T20:06:00Z">
            <w:rPr>
              <w:ins w:id="7101" w:author="aa m" w:date="2020-12-08T17:34:00Z"/>
              <w:del w:id="7102" w:author="Marco Petri" w:date="2020-12-22T19:46:00Z"/>
              <w:rFonts w:ascii="Courier New" w:hAnsi="Courier New" w:cs="Courier New"/>
              <w:sz w:val="22"/>
              <w:lang w:val="en-CA"/>
            </w:rPr>
          </w:rPrChange>
        </w:rPr>
      </w:pPr>
      <w:ins w:id="7103" w:author="aa m" w:date="2020-12-08T17:34:00Z">
        <w:del w:id="7104" w:author="Marco Petri" w:date="2020-12-22T19:46:00Z">
          <w:r w:rsidRPr="0042799C" w:rsidDel="00C22A1C">
            <w:rPr>
              <w:rFonts w:ascii="Courier New" w:hAnsi="Courier New" w:cs="Courier New"/>
              <w:sz w:val="18"/>
              <w:szCs w:val="18"/>
              <w:lang w:val="en-CA"/>
              <w:rPrChange w:id="7105" w:author="Marco Petri" w:date="2020-12-22T20:06:00Z">
                <w:rPr>
                  <w:rFonts w:ascii="Courier New" w:hAnsi="Courier New" w:cs="Courier New"/>
                  <w:sz w:val="22"/>
                  <w:lang w:val="en-CA"/>
                </w:rPr>
              </w:rPrChange>
            </w:rPr>
            <w:tab/>
            <w:delText>//tickets are assigned a store:</w:delText>
          </w:r>
        </w:del>
      </w:ins>
    </w:p>
    <w:p w14:paraId="448BE829" w14:textId="4AFF636E" w:rsidR="00637C2C" w:rsidRPr="0042799C" w:rsidDel="00C22A1C" w:rsidRDefault="00637C2C" w:rsidP="00637C2C">
      <w:pPr>
        <w:autoSpaceDE w:val="0"/>
        <w:autoSpaceDN w:val="0"/>
        <w:adjustRightInd w:val="0"/>
        <w:spacing w:line="240" w:lineRule="auto"/>
        <w:jc w:val="left"/>
        <w:rPr>
          <w:ins w:id="7106" w:author="aa m" w:date="2020-12-08T17:34:00Z"/>
          <w:del w:id="7107" w:author="Marco Petri" w:date="2020-12-22T19:46:00Z"/>
          <w:rFonts w:ascii="Courier New" w:hAnsi="Courier New" w:cs="Courier New"/>
          <w:sz w:val="18"/>
          <w:szCs w:val="18"/>
          <w:lang w:val="en-CA"/>
          <w:rPrChange w:id="7108" w:author="Marco Petri" w:date="2020-12-22T20:06:00Z">
            <w:rPr>
              <w:ins w:id="7109" w:author="aa m" w:date="2020-12-08T17:34:00Z"/>
              <w:del w:id="7110" w:author="Marco Petri" w:date="2020-12-22T19:46:00Z"/>
              <w:rFonts w:ascii="Courier New" w:hAnsi="Courier New" w:cs="Courier New"/>
              <w:sz w:val="22"/>
              <w:lang w:val="en-CA"/>
            </w:rPr>
          </w:rPrChange>
        </w:rPr>
      </w:pPr>
      <w:ins w:id="7111" w:author="aa m" w:date="2020-12-08T17:34:00Z">
        <w:del w:id="7112" w:author="Marco Petri" w:date="2020-12-22T19:46:00Z">
          <w:r w:rsidRPr="0042799C" w:rsidDel="00C22A1C">
            <w:rPr>
              <w:rFonts w:ascii="Courier New" w:hAnsi="Courier New" w:cs="Courier New"/>
              <w:sz w:val="18"/>
              <w:szCs w:val="18"/>
              <w:lang w:val="en-CA"/>
              <w:rPrChange w:id="7113" w:author="Marco Petri" w:date="2020-12-22T20:06:00Z">
                <w:rPr>
                  <w:rFonts w:ascii="Courier New" w:hAnsi="Courier New" w:cs="Courier New"/>
                  <w:sz w:val="22"/>
                  <w:lang w:val="en-CA"/>
                </w:rPr>
              </w:rPrChange>
            </w:rPr>
            <w:tab/>
            <w:delText>all t: Ticket | one s: Store | t in (s.storeUsedTickets + s.storeNotUsedInvalidTickets +</w:delText>
          </w:r>
        </w:del>
      </w:ins>
    </w:p>
    <w:p w14:paraId="465644DC" w14:textId="1E434129" w:rsidR="00637C2C" w:rsidRPr="0042799C" w:rsidDel="00C22A1C" w:rsidRDefault="00637C2C" w:rsidP="00637C2C">
      <w:pPr>
        <w:autoSpaceDE w:val="0"/>
        <w:autoSpaceDN w:val="0"/>
        <w:adjustRightInd w:val="0"/>
        <w:spacing w:line="240" w:lineRule="auto"/>
        <w:jc w:val="left"/>
        <w:rPr>
          <w:ins w:id="7114" w:author="aa m" w:date="2020-12-08T17:34:00Z"/>
          <w:del w:id="7115" w:author="Marco Petri" w:date="2020-12-22T19:46:00Z"/>
          <w:rFonts w:ascii="Courier New" w:hAnsi="Courier New" w:cs="Courier New"/>
          <w:sz w:val="18"/>
          <w:szCs w:val="18"/>
          <w:lang w:val="en-CA"/>
          <w:rPrChange w:id="7116" w:author="Marco Petri" w:date="2020-12-22T20:06:00Z">
            <w:rPr>
              <w:ins w:id="7117" w:author="aa m" w:date="2020-12-08T17:34:00Z"/>
              <w:del w:id="7118" w:author="Marco Petri" w:date="2020-12-22T19:46:00Z"/>
              <w:rFonts w:ascii="Courier New" w:hAnsi="Courier New" w:cs="Courier New"/>
              <w:sz w:val="22"/>
              <w:lang w:val="en-CA"/>
            </w:rPr>
          </w:rPrChange>
        </w:rPr>
      </w:pPr>
      <w:ins w:id="7119" w:author="aa m" w:date="2020-12-08T17:34:00Z">
        <w:del w:id="7120" w:author="Marco Petri" w:date="2020-12-22T19:46:00Z">
          <w:r w:rsidRPr="0042799C" w:rsidDel="00C22A1C">
            <w:rPr>
              <w:rFonts w:ascii="Courier New" w:hAnsi="Courier New" w:cs="Courier New"/>
              <w:sz w:val="18"/>
              <w:szCs w:val="18"/>
              <w:lang w:val="en-CA"/>
              <w:rPrChange w:id="7121" w:author="Marco Petri" w:date="2020-12-22T20:06:00Z">
                <w:rPr>
                  <w:rFonts w:ascii="Courier New" w:hAnsi="Courier New" w:cs="Courier New"/>
                  <w:sz w:val="22"/>
                  <w:lang w:val="en-CA"/>
                </w:rPr>
              </w:rPrChange>
            </w:rPr>
            <w:tab/>
            <w:delText>s.storeBookings.bookingTicket + s.storeQueue.queueNumbers.queueNumberTicket)</w:delText>
          </w:r>
        </w:del>
      </w:ins>
    </w:p>
    <w:p w14:paraId="769C8F33" w14:textId="15277F90" w:rsidR="00637C2C" w:rsidRPr="0042799C" w:rsidDel="00C22A1C" w:rsidRDefault="00637C2C" w:rsidP="00637C2C">
      <w:pPr>
        <w:autoSpaceDE w:val="0"/>
        <w:autoSpaceDN w:val="0"/>
        <w:adjustRightInd w:val="0"/>
        <w:spacing w:line="240" w:lineRule="auto"/>
        <w:jc w:val="left"/>
        <w:rPr>
          <w:ins w:id="7122" w:author="aa m" w:date="2020-12-08T17:34:00Z"/>
          <w:del w:id="7123" w:author="Marco Petri" w:date="2020-12-22T19:46:00Z"/>
          <w:rFonts w:ascii="Courier New" w:hAnsi="Courier New" w:cs="Courier New"/>
          <w:sz w:val="18"/>
          <w:szCs w:val="18"/>
          <w:lang w:val="en-CA"/>
          <w:rPrChange w:id="7124" w:author="Marco Petri" w:date="2020-12-22T20:06:00Z">
            <w:rPr>
              <w:ins w:id="7125" w:author="aa m" w:date="2020-12-08T17:34:00Z"/>
              <w:del w:id="7126" w:author="Marco Petri" w:date="2020-12-22T19:46:00Z"/>
              <w:rFonts w:ascii="Courier New" w:hAnsi="Courier New" w:cs="Courier New"/>
              <w:sz w:val="22"/>
              <w:lang w:val="en-CA"/>
            </w:rPr>
          </w:rPrChange>
        </w:rPr>
      </w:pPr>
    </w:p>
    <w:p w14:paraId="6F2E8B37" w14:textId="057C5A09" w:rsidR="00637C2C" w:rsidRPr="0042799C" w:rsidDel="00C22A1C" w:rsidRDefault="00637C2C" w:rsidP="00637C2C">
      <w:pPr>
        <w:autoSpaceDE w:val="0"/>
        <w:autoSpaceDN w:val="0"/>
        <w:adjustRightInd w:val="0"/>
        <w:spacing w:line="240" w:lineRule="auto"/>
        <w:jc w:val="left"/>
        <w:rPr>
          <w:ins w:id="7127" w:author="aa m" w:date="2020-12-08T17:34:00Z"/>
          <w:del w:id="7128" w:author="Marco Petri" w:date="2020-12-22T19:46:00Z"/>
          <w:rFonts w:ascii="Courier New" w:hAnsi="Courier New" w:cs="Courier New"/>
          <w:sz w:val="18"/>
          <w:szCs w:val="18"/>
          <w:lang w:val="en-CA"/>
          <w:rPrChange w:id="7129" w:author="Marco Petri" w:date="2020-12-22T20:06:00Z">
            <w:rPr>
              <w:ins w:id="7130" w:author="aa m" w:date="2020-12-08T17:34:00Z"/>
              <w:del w:id="7131" w:author="Marco Petri" w:date="2020-12-22T19:46:00Z"/>
              <w:rFonts w:ascii="Courier New" w:hAnsi="Courier New" w:cs="Courier New"/>
              <w:sz w:val="22"/>
              <w:lang w:val="en-CA"/>
            </w:rPr>
          </w:rPrChange>
        </w:rPr>
      </w:pPr>
      <w:ins w:id="7132" w:author="aa m" w:date="2020-12-08T17:34:00Z">
        <w:del w:id="7133" w:author="Marco Petri" w:date="2020-12-22T19:46:00Z">
          <w:r w:rsidRPr="0042799C" w:rsidDel="00C22A1C">
            <w:rPr>
              <w:rFonts w:ascii="Courier New" w:hAnsi="Courier New" w:cs="Courier New"/>
              <w:sz w:val="18"/>
              <w:szCs w:val="18"/>
              <w:lang w:val="en-CA"/>
              <w:rPrChange w:id="7134" w:author="Marco Petri" w:date="2020-12-22T20:06:00Z">
                <w:rPr>
                  <w:rFonts w:ascii="Courier New" w:hAnsi="Courier New" w:cs="Courier New"/>
                  <w:sz w:val="22"/>
                  <w:lang w:val="en-CA"/>
                </w:rPr>
              </w:rPrChange>
            </w:rPr>
            <w:tab/>
            <w:delText>//tickets can either be:</w:delText>
          </w:r>
        </w:del>
      </w:ins>
    </w:p>
    <w:p w14:paraId="679FA833" w14:textId="48FAED3B" w:rsidR="00637C2C" w:rsidRPr="0042799C" w:rsidDel="00C22A1C" w:rsidRDefault="00637C2C" w:rsidP="00637C2C">
      <w:pPr>
        <w:autoSpaceDE w:val="0"/>
        <w:autoSpaceDN w:val="0"/>
        <w:adjustRightInd w:val="0"/>
        <w:spacing w:line="240" w:lineRule="auto"/>
        <w:jc w:val="left"/>
        <w:rPr>
          <w:ins w:id="7135" w:author="aa m" w:date="2020-12-08T17:34:00Z"/>
          <w:del w:id="7136" w:author="Marco Petri" w:date="2020-12-22T19:46:00Z"/>
          <w:rFonts w:ascii="Courier New" w:hAnsi="Courier New" w:cs="Courier New"/>
          <w:sz w:val="18"/>
          <w:szCs w:val="18"/>
          <w:lang w:val="en-CA"/>
          <w:rPrChange w:id="7137" w:author="Marco Petri" w:date="2020-12-22T20:06:00Z">
            <w:rPr>
              <w:ins w:id="7138" w:author="aa m" w:date="2020-12-08T17:34:00Z"/>
              <w:del w:id="7139" w:author="Marco Petri" w:date="2020-12-22T19:46:00Z"/>
              <w:rFonts w:ascii="Courier New" w:hAnsi="Courier New" w:cs="Courier New"/>
              <w:sz w:val="22"/>
              <w:lang w:val="en-CA"/>
            </w:rPr>
          </w:rPrChange>
        </w:rPr>
      </w:pPr>
      <w:ins w:id="7140" w:author="aa m" w:date="2020-12-08T17:34:00Z">
        <w:del w:id="7141" w:author="Marco Petri" w:date="2020-12-22T19:46:00Z">
          <w:r w:rsidRPr="0042799C" w:rsidDel="00C22A1C">
            <w:rPr>
              <w:rFonts w:ascii="Courier New" w:hAnsi="Courier New" w:cs="Courier New"/>
              <w:sz w:val="18"/>
              <w:szCs w:val="18"/>
              <w:lang w:val="en-CA"/>
              <w:rPrChange w:id="7142" w:author="Marco Petri" w:date="2020-12-22T20:06:00Z">
                <w:rPr>
                  <w:rFonts w:ascii="Courier New" w:hAnsi="Courier New" w:cs="Courier New"/>
                  <w:sz w:val="22"/>
                  <w:lang w:val="en-CA"/>
                </w:rPr>
              </w:rPrChange>
            </w:rPr>
            <w:tab/>
            <w:delText>all t: Ticket | all s: Store |</w:delText>
          </w:r>
        </w:del>
      </w:ins>
    </w:p>
    <w:p w14:paraId="7304AA08" w14:textId="0A38FCBF" w:rsidR="00637C2C" w:rsidRPr="0042799C" w:rsidDel="00C22A1C" w:rsidRDefault="00637C2C" w:rsidP="00637C2C">
      <w:pPr>
        <w:autoSpaceDE w:val="0"/>
        <w:autoSpaceDN w:val="0"/>
        <w:adjustRightInd w:val="0"/>
        <w:spacing w:line="240" w:lineRule="auto"/>
        <w:jc w:val="left"/>
        <w:rPr>
          <w:ins w:id="7143" w:author="aa m" w:date="2020-12-08T17:34:00Z"/>
          <w:del w:id="7144" w:author="Marco Petri" w:date="2020-12-22T19:46:00Z"/>
          <w:rFonts w:ascii="Courier New" w:hAnsi="Courier New" w:cs="Courier New"/>
          <w:sz w:val="18"/>
          <w:szCs w:val="18"/>
          <w:lang w:val="en-CA"/>
          <w:rPrChange w:id="7145" w:author="Marco Petri" w:date="2020-12-22T20:06:00Z">
            <w:rPr>
              <w:ins w:id="7146" w:author="aa m" w:date="2020-12-08T17:34:00Z"/>
              <w:del w:id="7147" w:author="Marco Petri" w:date="2020-12-22T19:46:00Z"/>
              <w:rFonts w:ascii="Courier New" w:hAnsi="Courier New" w:cs="Courier New"/>
              <w:sz w:val="22"/>
              <w:lang w:val="en-CA"/>
            </w:rPr>
          </w:rPrChange>
        </w:rPr>
      </w:pPr>
      <w:ins w:id="7148" w:author="aa m" w:date="2020-12-08T17:34:00Z">
        <w:del w:id="7149" w:author="Marco Petri" w:date="2020-12-22T19:46:00Z">
          <w:r w:rsidRPr="0042799C" w:rsidDel="00C22A1C">
            <w:rPr>
              <w:rFonts w:ascii="Courier New" w:hAnsi="Courier New" w:cs="Courier New"/>
              <w:sz w:val="18"/>
              <w:szCs w:val="18"/>
              <w:lang w:val="en-CA"/>
              <w:rPrChange w:id="7150" w:author="Marco Petri" w:date="2020-12-22T20:06:00Z">
                <w:rPr>
                  <w:rFonts w:ascii="Courier New" w:hAnsi="Courier New" w:cs="Courier New"/>
                  <w:sz w:val="22"/>
                  <w:lang w:val="en-CA"/>
                </w:rPr>
              </w:rPrChange>
            </w:rPr>
            <w:tab/>
            <w:delText>//s.storeUsedTickets&amp;(s.storeNotUsedInvalidTickets+</w:delText>
          </w:r>
        </w:del>
      </w:ins>
    </w:p>
    <w:p w14:paraId="14FBD844" w14:textId="6AEAE4A2" w:rsidR="00637C2C" w:rsidRPr="0042799C" w:rsidDel="00C22A1C" w:rsidRDefault="00637C2C" w:rsidP="00637C2C">
      <w:pPr>
        <w:autoSpaceDE w:val="0"/>
        <w:autoSpaceDN w:val="0"/>
        <w:adjustRightInd w:val="0"/>
        <w:spacing w:line="240" w:lineRule="auto"/>
        <w:jc w:val="left"/>
        <w:rPr>
          <w:ins w:id="7151" w:author="aa m" w:date="2020-12-08T17:34:00Z"/>
          <w:del w:id="7152" w:author="Marco Petri" w:date="2020-12-22T19:46:00Z"/>
          <w:rFonts w:ascii="Courier New" w:hAnsi="Courier New" w:cs="Courier New"/>
          <w:sz w:val="18"/>
          <w:szCs w:val="18"/>
          <w:lang w:val="en-CA"/>
          <w:rPrChange w:id="7153" w:author="Marco Petri" w:date="2020-12-22T20:06:00Z">
            <w:rPr>
              <w:ins w:id="7154" w:author="aa m" w:date="2020-12-08T17:34:00Z"/>
              <w:del w:id="7155" w:author="Marco Petri" w:date="2020-12-22T19:46:00Z"/>
              <w:rFonts w:ascii="Courier New" w:hAnsi="Courier New" w:cs="Courier New"/>
              <w:sz w:val="22"/>
              <w:lang w:val="en-CA"/>
            </w:rPr>
          </w:rPrChange>
        </w:rPr>
      </w:pPr>
      <w:ins w:id="7156" w:author="aa m" w:date="2020-12-08T17:34:00Z">
        <w:del w:id="7157" w:author="Marco Petri" w:date="2020-12-22T19:46:00Z">
          <w:r w:rsidRPr="0042799C" w:rsidDel="00C22A1C">
            <w:rPr>
              <w:rFonts w:ascii="Courier New" w:hAnsi="Courier New" w:cs="Courier New"/>
              <w:sz w:val="18"/>
              <w:szCs w:val="18"/>
              <w:lang w:val="en-CA"/>
              <w:rPrChange w:id="7158" w:author="Marco Petri" w:date="2020-12-22T20:06:00Z">
                <w:rPr>
                  <w:rFonts w:ascii="Courier New" w:hAnsi="Courier New" w:cs="Courier New"/>
                  <w:sz w:val="22"/>
                  <w:lang w:val="en-CA"/>
                </w:rPr>
              </w:rPrChange>
            </w:rPr>
            <w:tab/>
            <w:delText>//used</w:delText>
          </w:r>
          <w:r w:rsidRPr="0042799C" w:rsidDel="00C22A1C">
            <w:rPr>
              <w:rFonts w:ascii="Courier New" w:hAnsi="Courier New" w:cs="Courier New"/>
              <w:sz w:val="18"/>
              <w:szCs w:val="18"/>
              <w:lang w:val="en-CA"/>
              <w:rPrChange w:id="7159" w:author="Marco Petri" w:date="2020-12-22T20:06:00Z">
                <w:rPr>
                  <w:rFonts w:ascii="Courier New" w:hAnsi="Courier New" w:cs="Courier New"/>
                  <w:sz w:val="22"/>
                  <w:lang w:val="en-CA"/>
                </w:rPr>
              </w:rPrChange>
            </w:rPr>
            <w:tab/>
          </w:r>
          <w:r w:rsidRPr="0042799C" w:rsidDel="00C22A1C">
            <w:rPr>
              <w:rFonts w:ascii="Courier New" w:hAnsi="Courier New" w:cs="Courier New"/>
              <w:sz w:val="18"/>
              <w:szCs w:val="18"/>
              <w:lang w:val="en-CA"/>
              <w:rPrChange w:id="7160" w:author="Marco Petri" w:date="2020-12-22T20:06:00Z">
                <w:rPr>
                  <w:rFonts w:ascii="Courier New" w:hAnsi="Courier New" w:cs="Courier New"/>
                  <w:sz w:val="22"/>
                  <w:lang w:val="en-CA"/>
                </w:rPr>
              </w:rPrChange>
            </w:rPr>
            <w:tab/>
          </w:r>
          <w:r w:rsidRPr="0042799C" w:rsidDel="00C22A1C">
            <w:rPr>
              <w:rFonts w:ascii="Courier New" w:hAnsi="Courier New" w:cs="Courier New"/>
              <w:sz w:val="18"/>
              <w:szCs w:val="18"/>
              <w:lang w:val="en-CA"/>
              <w:rPrChange w:id="7161" w:author="Marco Petri" w:date="2020-12-22T20:06:00Z">
                <w:rPr>
                  <w:rFonts w:ascii="Courier New" w:hAnsi="Courier New" w:cs="Courier New"/>
                  <w:sz w:val="22"/>
                  <w:lang w:val="en-CA"/>
                </w:rPr>
              </w:rPrChange>
            </w:rPr>
            <w:tab/>
          </w:r>
          <w:r w:rsidRPr="0042799C" w:rsidDel="00C22A1C">
            <w:rPr>
              <w:rFonts w:ascii="Courier New" w:hAnsi="Courier New" w:cs="Courier New"/>
              <w:sz w:val="18"/>
              <w:szCs w:val="18"/>
              <w:lang w:val="en-CA"/>
              <w:rPrChange w:id="7162" w:author="Marco Petri" w:date="2020-12-22T20:06:00Z">
                <w:rPr>
                  <w:rFonts w:ascii="Courier New" w:hAnsi="Courier New" w:cs="Courier New"/>
                  <w:sz w:val="22"/>
                  <w:lang w:val="en-CA"/>
                </w:rPr>
              </w:rPrChange>
            </w:rPr>
            <w:tab/>
            <w:delText>FIXARE col + e magari migliorare</w:delText>
          </w:r>
        </w:del>
      </w:ins>
    </w:p>
    <w:p w14:paraId="1CA456C9" w14:textId="78C51B2D" w:rsidR="00637C2C" w:rsidRPr="0042799C" w:rsidDel="00C22A1C" w:rsidRDefault="00637C2C" w:rsidP="00637C2C">
      <w:pPr>
        <w:autoSpaceDE w:val="0"/>
        <w:autoSpaceDN w:val="0"/>
        <w:adjustRightInd w:val="0"/>
        <w:spacing w:line="240" w:lineRule="auto"/>
        <w:jc w:val="left"/>
        <w:rPr>
          <w:ins w:id="7163" w:author="aa m" w:date="2020-12-08T17:34:00Z"/>
          <w:del w:id="7164" w:author="Marco Petri" w:date="2020-12-22T19:46:00Z"/>
          <w:rFonts w:ascii="Courier New" w:hAnsi="Courier New" w:cs="Courier New"/>
          <w:sz w:val="18"/>
          <w:szCs w:val="18"/>
          <w:lang w:val="en-CA"/>
          <w:rPrChange w:id="7165" w:author="Marco Petri" w:date="2020-12-22T20:06:00Z">
            <w:rPr>
              <w:ins w:id="7166" w:author="aa m" w:date="2020-12-08T17:34:00Z"/>
              <w:del w:id="7167" w:author="Marco Petri" w:date="2020-12-22T19:46:00Z"/>
              <w:rFonts w:ascii="Courier New" w:hAnsi="Courier New" w:cs="Courier New"/>
              <w:sz w:val="22"/>
              <w:lang w:val="en-CA"/>
            </w:rPr>
          </w:rPrChange>
        </w:rPr>
      </w:pPr>
      <w:ins w:id="7168" w:author="aa m" w:date="2020-12-08T17:34:00Z">
        <w:del w:id="7169" w:author="Marco Petri" w:date="2020-12-22T19:46:00Z">
          <w:r w:rsidRPr="0042799C" w:rsidDel="00C22A1C">
            <w:rPr>
              <w:rFonts w:ascii="Courier New" w:hAnsi="Courier New" w:cs="Courier New"/>
              <w:sz w:val="18"/>
              <w:szCs w:val="18"/>
              <w:lang w:val="en-CA"/>
              <w:rPrChange w:id="7170" w:author="Marco Petri" w:date="2020-12-22T20:06:00Z">
                <w:rPr>
                  <w:rFonts w:ascii="Courier New" w:hAnsi="Courier New" w:cs="Courier New"/>
                  <w:sz w:val="22"/>
                  <w:lang w:val="en-CA"/>
                </w:rPr>
              </w:rPrChange>
            </w:rPr>
            <w:tab/>
            <w:delText xml:space="preserve">(t in s.storeUsedTickets implies (t not in s.storeNotUsedInvalidTickets and </w:delText>
          </w:r>
        </w:del>
      </w:ins>
    </w:p>
    <w:p w14:paraId="67A22BB1" w14:textId="2C1B85D0" w:rsidR="00637C2C" w:rsidRPr="0042799C" w:rsidDel="00C22A1C" w:rsidRDefault="00637C2C" w:rsidP="00637C2C">
      <w:pPr>
        <w:autoSpaceDE w:val="0"/>
        <w:autoSpaceDN w:val="0"/>
        <w:adjustRightInd w:val="0"/>
        <w:spacing w:line="240" w:lineRule="auto"/>
        <w:jc w:val="left"/>
        <w:rPr>
          <w:ins w:id="7171" w:author="aa m" w:date="2020-12-08T17:34:00Z"/>
          <w:del w:id="7172" w:author="Marco Petri" w:date="2020-12-22T19:46:00Z"/>
          <w:rFonts w:ascii="Courier New" w:hAnsi="Courier New" w:cs="Courier New"/>
          <w:sz w:val="18"/>
          <w:szCs w:val="18"/>
          <w:lang w:val="en-CA"/>
          <w:rPrChange w:id="7173" w:author="Marco Petri" w:date="2020-12-22T20:06:00Z">
            <w:rPr>
              <w:ins w:id="7174" w:author="aa m" w:date="2020-12-08T17:34:00Z"/>
              <w:del w:id="7175" w:author="Marco Petri" w:date="2020-12-22T19:46:00Z"/>
              <w:rFonts w:ascii="Courier New" w:hAnsi="Courier New" w:cs="Courier New"/>
              <w:sz w:val="22"/>
              <w:lang w:val="en-CA"/>
            </w:rPr>
          </w:rPrChange>
        </w:rPr>
      </w:pPr>
      <w:ins w:id="7176" w:author="aa m" w:date="2020-12-08T17:34:00Z">
        <w:del w:id="7177" w:author="Marco Petri" w:date="2020-12-22T19:46:00Z">
          <w:r w:rsidRPr="0042799C" w:rsidDel="00C22A1C">
            <w:rPr>
              <w:rFonts w:ascii="Courier New" w:hAnsi="Courier New" w:cs="Courier New"/>
              <w:sz w:val="18"/>
              <w:szCs w:val="18"/>
              <w:lang w:val="en-CA"/>
              <w:rPrChange w:id="7178" w:author="Marco Petri" w:date="2020-12-22T20:06:00Z">
                <w:rPr>
                  <w:rFonts w:ascii="Courier New" w:hAnsi="Courier New" w:cs="Courier New"/>
                  <w:sz w:val="22"/>
                  <w:lang w:val="en-CA"/>
                </w:rPr>
              </w:rPrChange>
            </w:rPr>
            <w:tab/>
            <w:delText>t not in s.storeQueue.queueNumbers.queueNumberTicket and t not in s.storeBookings.bookingTicket)) and</w:delText>
          </w:r>
        </w:del>
      </w:ins>
    </w:p>
    <w:p w14:paraId="53731ADD" w14:textId="2CCD6B52" w:rsidR="00637C2C" w:rsidRPr="0042799C" w:rsidDel="00C22A1C" w:rsidRDefault="00637C2C" w:rsidP="00637C2C">
      <w:pPr>
        <w:autoSpaceDE w:val="0"/>
        <w:autoSpaceDN w:val="0"/>
        <w:adjustRightInd w:val="0"/>
        <w:spacing w:line="240" w:lineRule="auto"/>
        <w:jc w:val="left"/>
        <w:rPr>
          <w:ins w:id="7179" w:author="aa m" w:date="2020-12-08T17:34:00Z"/>
          <w:del w:id="7180" w:author="Marco Petri" w:date="2020-12-22T19:46:00Z"/>
          <w:rFonts w:ascii="Courier New" w:hAnsi="Courier New" w:cs="Courier New"/>
          <w:sz w:val="18"/>
          <w:szCs w:val="18"/>
          <w:lang w:val="en-CA"/>
          <w:rPrChange w:id="7181" w:author="Marco Petri" w:date="2020-12-22T20:06:00Z">
            <w:rPr>
              <w:ins w:id="7182" w:author="aa m" w:date="2020-12-08T17:34:00Z"/>
              <w:del w:id="7183" w:author="Marco Petri" w:date="2020-12-22T19:46:00Z"/>
              <w:rFonts w:ascii="Courier New" w:hAnsi="Courier New" w:cs="Courier New"/>
              <w:sz w:val="22"/>
              <w:lang w:val="en-CA"/>
            </w:rPr>
          </w:rPrChange>
        </w:rPr>
      </w:pPr>
      <w:ins w:id="7184" w:author="aa m" w:date="2020-12-08T17:34:00Z">
        <w:del w:id="7185" w:author="Marco Petri" w:date="2020-12-22T19:46:00Z">
          <w:r w:rsidRPr="0042799C" w:rsidDel="00C22A1C">
            <w:rPr>
              <w:rFonts w:ascii="Courier New" w:hAnsi="Courier New" w:cs="Courier New"/>
              <w:sz w:val="18"/>
              <w:szCs w:val="18"/>
              <w:lang w:val="en-CA"/>
              <w:rPrChange w:id="7186" w:author="Marco Petri" w:date="2020-12-22T20:06:00Z">
                <w:rPr>
                  <w:rFonts w:ascii="Courier New" w:hAnsi="Courier New" w:cs="Courier New"/>
                  <w:sz w:val="22"/>
                  <w:lang w:val="en-CA"/>
                </w:rPr>
              </w:rPrChange>
            </w:rPr>
            <w:tab/>
            <w:delText>//not used and invalid</w:delText>
          </w:r>
        </w:del>
      </w:ins>
    </w:p>
    <w:p w14:paraId="01DA69E7" w14:textId="24179198" w:rsidR="00637C2C" w:rsidRPr="0042799C" w:rsidDel="00C22A1C" w:rsidRDefault="00637C2C" w:rsidP="00637C2C">
      <w:pPr>
        <w:autoSpaceDE w:val="0"/>
        <w:autoSpaceDN w:val="0"/>
        <w:adjustRightInd w:val="0"/>
        <w:spacing w:line="240" w:lineRule="auto"/>
        <w:jc w:val="left"/>
        <w:rPr>
          <w:ins w:id="7187" w:author="aa m" w:date="2020-12-08T17:34:00Z"/>
          <w:del w:id="7188" w:author="Marco Petri" w:date="2020-12-22T19:46:00Z"/>
          <w:rFonts w:ascii="Courier New" w:hAnsi="Courier New" w:cs="Courier New"/>
          <w:sz w:val="18"/>
          <w:szCs w:val="18"/>
          <w:lang w:val="en-CA"/>
          <w:rPrChange w:id="7189" w:author="Marco Petri" w:date="2020-12-22T20:06:00Z">
            <w:rPr>
              <w:ins w:id="7190" w:author="aa m" w:date="2020-12-08T17:34:00Z"/>
              <w:del w:id="7191" w:author="Marco Petri" w:date="2020-12-22T19:46:00Z"/>
              <w:rFonts w:ascii="Courier New" w:hAnsi="Courier New" w:cs="Courier New"/>
              <w:sz w:val="22"/>
              <w:lang w:val="en-CA"/>
            </w:rPr>
          </w:rPrChange>
        </w:rPr>
      </w:pPr>
      <w:ins w:id="7192" w:author="aa m" w:date="2020-12-08T17:34:00Z">
        <w:del w:id="7193" w:author="Marco Petri" w:date="2020-12-22T19:46:00Z">
          <w:r w:rsidRPr="0042799C" w:rsidDel="00C22A1C">
            <w:rPr>
              <w:rFonts w:ascii="Courier New" w:hAnsi="Courier New" w:cs="Courier New"/>
              <w:sz w:val="18"/>
              <w:szCs w:val="18"/>
              <w:lang w:val="en-CA"/>
              <w:rPrChange w:id="7194" w:author="Marco Petri" w:date="2020-12-22T20:06:00Z">
                <w:rPr>
                  <w:rFonts w:ascii="Courier New" w:hAnsi="Courier New" w:cs="Courier New"/>
                  <w:sz w:val="22"/>
                  <w:lang w:val="en-CA"/>
                </w:rPr>
              </w:rPrChange>
            </w:rPr>
            <w:tab/>
            <w:delText xml:space="preserve">(t in s.storeNotUsedInvalidTickets implies (t not in s.storeUsedTickets and </w:delText>
          </w:r>
        </w:del>
      </w:ins>
    </w:p>
    <w:p w14:paraId="331D7FB0" w14:textId="484D0927" w:rsidR="00637C2C" w:rsidRPr="0042799C" w:rsidDel="00C22A1C" w:rsidRDefault="00637C2C" w:rsidP="00637C2C">
      <w:pPr>
        <w:autoSpaceDE w:val="0"/>
        <w:autoSpaceDN w:val="0"/>
        <w:adjustRightInd w:val="0"/>
        <w:spacing w:line="240" w:lineRule="auto"/>
        <w:jc w:val="left"/>
        <w:rPr>
          <w:ins w:id="7195" w:author="aa m" w:date="2020-12-08T17:34:00Z"/>
          <w:del w:id="7196" w:author="Marco Petri" w:date="2020-12-22T19:46:00Z"/>
          <w:rFonts w:ascii="Courier New" w:hAnsi="Courier New" w:cs="Courier New"/>
          <w:sz w:val="18"/>
          <w:szCs w:val="18"/>
          <w:lang w:val="en-CA"/>
          <w:rPrChange w:id="7197" w:author="Marco Petri" w:date="2020-12-22T20:06:00Z">
            <w:rPr>
              <w:ins w:id="7198" w:author="aa m" w:date="2020-12-08T17:34:00Z"/>
              <w:del w:id="7199" w:author="Marco Petri" w:date="2020-12-22T19:46:00Z"/>
              <w:rFonts w:ascii="Courier New" w:hAnsi="Courier New" w:cs="Courier New"/>
              <w:sz w:val="22"/>
              <w:lang w:val="en-CA"/>
            </w:rPr>
          </w:rPrChange>
        </w:rPr>
      </w:pPr>
      <w:ins w:id="7200" w:author="aa m" w:date="2020-12-08T17:34:00Z">
        <w:del w:id="7201" w:author="Marco Petri" w:date="2020-12-22T19:46:00Z">
          <w:r w:rsidRPr="0042799C" w:rsidDel="00C22A1C">
            <w:rPr>
              <w:rFonts w:ascii="Courier New" w:hAnsi="Courier New" w:cs="Courier New"/>
              <w:sz w:val="18"/>
              <w:szCs w:val="18"/>
              <w:lang w:val="en-CA"/>
              <w:rPrChange w:id="7202" w:author="Marco Petri" w:date="2020-12-22T20:06:00Z">
                <w:rPr>
                  <w:rFonts w:ascii="Courier New" w:hAnsi="Courier New" w:cs="Courier New"/>
                  <w:sz w:val="22"/>
                  <w:lang w:val="en-CA"/>
                </w:rPr>
              </w:rPrChange>
            </w:rPr>
            <w:tab/>
            <w:delText>t not in s.storeQueue.queueNumbers.queueNumberTicket and t not in s.storeBookings.bookingTicket)) and</w:delText>
          </w:r>
        </w:del>
      </w:ins>
    </w:p>
    <w:p w14:paraId="0DB84255" w14:textId="14648262" w:rsidR="00637C2C" w:rsidRPr="0042799C" w:rsidDel="00C22A1C" w:rsidRDefault="00637C2C" w:rsidP="00637C2C">
      <w:pPr>
        <w:autoSpaceDE w:val="0"/>
        <w:autoSpaceDN w:val="0"/>
        <w:adjustRightInd w:val="0"/>
        <w:spacing w:line="240" w:lineRule="auto"/>
        <w:jc w:val="left"/>
        <w:rPr>
          <w:ins w:id="7203" w:author="aa m" w:date="2020-12-08T17:34:00Z"/>
          <w:del w:id="7204" w:author="Marco Petri" w:date="2020-12-22T19:46:00Z"/>
          <w:rFonts w:ascii="Courier New" w:hAnsi="Courier New" w:cs="Courier New"/>
          <w:sz w:val="18"/>
          <w:szCs w:val="18"/>
          <w:lang w:val="en-CA"/>
          <w:rPrChange w:id="7205" w:author="Marco Petri" w:date="2020-12-22T20:06:00Z">
            <w:rPr>
              <w:ins w:id="7206" w:author="aa m" w:date="2020-12-08T17:34:00Z"/>
              <w:del w:id="7207" w:author="Marco Petri" w:date="2020-12-22T19:46:00Z"/>
              <w:rFonts w:ascii="Courier New" w:hAnsi="Courier New" w:cs="Courier New"/>
              <w:sz w:val="22"/>
              <w:lang w:val="en-CA"/>
            </w:rPr>
          </w:rPrChange>
        </w:rPr>
      </w:pPr>
      <w:ins w:id="7208" w:author="aa m" w:date="2020-12-08T17:34:00Z">
        <w:del w:id="7209" w:author="Marco Petri" w:date="2020-12-22T19:46:00Z">
          <w:r w:rsidRPr="0042799C" w:rsidDel="00C22A1C">
            <w:rPr>
              <w:rFonts w:ascii="Courier New" w:hAnsi="Courier New" w:cs="Courier New"/>
              <w:sz w:val="18"/>
              <w:szCs w:val="18"/>
              <w:lang w:val="en-CA"/>
              <w:rPrChange w:id="7210" w:author="Marco Petri" w:date="2020-12-22T20:06:00Z">
                <w:rPr>
                  <w:rFonts w:ascii="Courier New" w:hAnsi="Courier New" w:cs="Courier New"/>
                  <w:sz w:val="22"/>
                  <w:lang w:val="en-CA"/>
                </w:rPr>
              </w:rPrChange>
            </w:rPr>
            <w:tab/>
            <w:delText>//valid for booking</w:delText>
          </w:r>
        </w:del>
      </w:ins>
    </w:p>
    <w:p w14:paraId="70D5749E" w14:textId="6D398529" w:rsidR="00637C2C" w:rsidRPr="0042799C" w:rsidDel="00C22A1C" w:rsidRDefault="00637C2C" w:rsidP="00637C2C">
      <w:pPr>
        <w:autoSpaceDE w:val="0"/>
        <w:autoSpaceDN w:val="0"/>
        <w:adjustRightInd w:val="0"/>
        <w:spacing w:line="240" w:lineRule="auto"/>
        <w:jc w:val="left"/>
        <w:rPr>
          <w:ins w:id="7211" w:author="aa m" w:date="2020-12-08T17:34:00Z"/>
          <w:del w:id="7212" w:author="Marco Petri" w:date="2020-12-22T19:46:00Z"/>
          <w:rFonts w:ascii="Courier New" w:hAnsi="Courier New" w:cs="Courier New"/>
          <w:sz w:val="18"/>
          <w:szCs w:val="18"/>
          <w:lang w:val="en-CA"/>
          <w:rPrChange w:id="7213" w:author="Marco Petri" w:date="2020-12-22T20:06:00Z">
            <w:rPr>
              <w:ins w:id="7214" w:author="aa m" w:date="2020-12-08T17:34:00Z"/>
              <w:del w:id="7215" w:author="Marco Petri" w:date="2020-12-22T19:46:00Z"/>
              <w:rFonts w:ascii="Courier New" w:hAnsi="Courier New" w:cs="Courier New"/>
              <w:sz w:val="22"/>
              <w:lang w:val="en-CA"/>
            </w:rPr>
          </w:rPrChange>
        </w:rPr>
      </w:pPr>
      <w:ins w:id="7216" w:author="aa m" w:date="2020-12-08T17:34:00Z">
        <w:del w:id="7217" w:author="Marco Petri" w:date="2020-12-22T19:46:00Z">
          <w:r w:rsidRPr="0042799C" w:rsidDel="00C22A1C">
            <w:rPr>
              <w:rFonts w:ascii="Courier New" w:hAnsi="Courier New" w:cs="Courier New"/>
              <w:sz w:val="18"/>
              <w:szCs w:val="18"/>
              <w:lang w:val="en-CA"/>
              <w:rPrChange w:id="7218" w:author="Marco Petri" w:date="2020-12-22T20:06:00Z">
                <w:rPr>
                  <w:rFonts w:ascii="Courier New" w:hAnsi="Courier New" w:cs="Courier New"/>
                  <w:sz w:val="22"/>
                  <w:lang w:val="en-CA"/>
                </w:rPr>
              </w:rPrChange>
            </w:rPr>
            <w:tab/>
            <w:delText xml:space="preserve">(t in s.storeBookings.bookingTicket implies (t not in s.storeNotUsedInvalidTickets and </w:delText>
          </w:r>
        </w:del>
      </w:ins>
    </w:p>
    <w:p w14:paraId="47E7C503" w14:textId="396536DE" w:rsidR="00637C2C" w:rsidRPr="0042799C" w:rsidDel="00C22A1C" w:rsidRDefault="00637C2C" w:rsidP="00637C2C">
      <w:pPr>
        <w:autoSpaceDE w:val="0"/>
        <w:autoSpaceDN w:val="0"/>
        <w:adjustRightInd w:val="0"/>
        <w:spacing w:line="240" w:lineRule="auto"/>
        <w:jc w:val="left"/>
        <w:rPr>
          <w:ins w:id="7219" w:author="aa m" w:date="2020-12-08T17:34:00Z"/>
          <w:del w:id="7220" w:author="Marco Petri" w:date="2020-12-22T19:46:00Z"/>
          <w:rFonts w:ascii="Courier New" w:hAnsi="Courier New" w:cs="Courier New"/>
          <w:sz w:val="18"/>
          <w:szCs w:val="18"/>
          <w:lang w:val="en-CA"/>
          <w:rPrChange w:id="7221" w:author="Marco Petri" w:date="2020-12-22T20:06:00Z">
            <w:rPr>
              <w:ins w:id="7222" w:author="aa m" w:date="2020-12-08T17:34:00Z"/>
              <w:del w:id="7223" w:author="Marco Petri" w:date="2020-12-22T19:46:00Z"/>
              <w:rFonts w:ascii="Courier New" w:hAnsi="Courier New" w:cs="Courier New"/>
              <w:sz w:val="22"/>
              <w:lang w:val="en-CA"/>
            </w:rPr>
          </w:rPrChange>
        </w:rPr>
      </w:pPr>
      <w:ins w:id="7224" w:author="aa m" w:date="2020-12-08T17:34:00Z">
        <w:del w:id="7225" w:author="Marco Petri" w:date="2020-12-22T19:46:00Z">
          <w:r w:rsidRPr="0042799C" w:rsidDel="00C22A1C">
            <w:rPr>
              <w:rFonts w:ascii="Courier New" w:hAnsi="Courier New" w:cs="Courier New"/>
              <w:sz w:val="18"/>
              <w:szCs w:val="18"/>
              <w:lang w:val="en-CA"/>
              <w:rPrChange w:id="7226" w:author="Marco Petri" w:date="2020-12-22T20:06:00Z">
                <w:rPr>
                  <w:rFonts w:ascii="Courier New" w:hAnsi="Courier New" w:cs="Courier New"/>
                  <w:sz w:val="22"/>
                  <w:lang w:val="en-CA"/>
                </w:rPr>
              </w:rPrChange>
            </w:rPr>
            <w:tab/>
            <w:delText>t not in s.storeQueue.queueNumbers.queueNumberTicket and t not in s.storeUsedTickets)) and</w:delText>
          </w:r>
        </w:del>
      </w:ins>
    </w:p>
    <w:p w14:paraId="217DE86C" w14:textId="640C1737" w:rsidR="00637C2C" w:rsidRPr="0042799C" w:rsidDel="00C22A1C" w:rsidRDefault="00637C2C" w:rsidP="00637C2C">
      <w:pPr>
        <w:autoSpaceDE w:val="0"/>
        <w:autoSpaceDN w:val="0"/>
        <w:adjustRightInd w:val="0"/>
        <w:spacing w:line="240" w:lineRule="auto"/>
        <w:jc w:val="left"/>
        <w:rPr>
          <w:ins w:id="7227" w:author="aa m" w:date="2020-12-08T17:34:00Z"/>
          <w:del w:id="7228" w:author="Marco Petri" w:date="2020-12-22T19:46:00Z"/>
          <w:rFonts w:ascii="Courier New" w:hAnsi="Courier New" w:cs="Courier New"/>
          <w:sz w:val="18"/>
          <w:szCs w:val="18"/>
          <w:lang w:val="en-CA"/>
          <w:rPrChange w:id="7229" w:author="Marco Petri" w:date="2020-12-22T20:06:00Z">
            <w:rPr>
              <w:ins w:id="7230" w:author="aa m" w:date="2020-12-08T17:34:00Z"/>
              <w:del w:id="7231" w:author="Marco Petri" w:date="2020-12-22T19:46:00Z"/>
              <w:rFonts w:ascii="Courier New" w:hAnsi="Courier New" w:cs="Courier New"/>
              <w:sz w:val="22"/>
              <w:lang w:val="en-CA"/>
            </w:rPr>
          </w:rPrChange>
        </w:rPr>
      </w:pPr>
      <w:ins w:id="7232" w:author="aa m" w:date="2020-12-08T17:34:00Z">
        <w:del w:id="7233" w:author="Marco Petri" w:date="2020-12-22T19:46:00Z">
          <w:r w:rsidRPr="0042799C" w:rsidDel="00C22A1C">
            <w:rPr>
              <w:rFonts w:ascii="Courier New" w:hAnsi="Courier New" w:cs="Courier New"/>
              <w:sz w:val="18"/>
              <w:szCs w:val="18"/>
              <w:lang w:val="en-CA"/>
              <w:rPrChange w:id="7234" w:author="Marco Petri" w:date="2020-12-22T20:06:00Z">
                <w:rPr>
                  <w:rFonts w:ascii="Courier New" w:hAnsi="Courier New" w:cs="Courier New"/>
                  <w:sz w:val="22"/>
                  <w:lang w:val="en-CA"/>
                </w:rPr>
              </w:rPrChange>
            </w:rPr>
            <w:tab/>
            <w:delText>//valid for queueing</w:delText>
          </w:r>
        </w:del>
      </w:ins>
    </w:p>
    <w:p w14:paraId="764A3306" w14:textId="359CE0AA" w:rsidR="00637C2C" w:rsidRPr="0042799C" w:rsidDel="00C22A1C" w:rsidRDefault="00637C2C" w:rsidP="00637C2C">
      <w:pPr>
        <w:autoSpaceDE w:val="0"/>
        <w:autoSpaceDN w:val="0"/>
        <w:adjustRightInd w:val="0"/>
        <w:spacing w:line="240" w:lineRule="auto"/>
        <w:jc w:val="left"/>
        <w:rPr>
          <w:ins w:id="7235" w:author="aa m" w:date="2020-12-08T17:34:00Z"/>
          <w:del w:id="7236" w:author="Marco Petri" w:date="2020-12-22T19:46:00Z"/>
          <w:rFonts w:ascii="Courier New" w:hAnsi="Courier New" w:cs="Courier New"/>
          <w:sz w:val="18"/>
          <w:szCs w:val="18"/>
          <w:lang w:val="en-CA"/>
          <w:rPrChange w:id="7237" w:author="Marco Petri" w:date="2020-12-22T20:06:00Z">
            <w:rPr>
              <w:ins w:id="7238" w:author="aa m" w:date="2020-12-08T17:34:00Z"/>
              <w:del w:id="7239" w:author="Marco Petri" w:date="2020-12-22T19:46:00Z"/>
              <w:rFonts w:ascii="Courier New" w:hAnsi="Courier New" w:cs="Courier New"/>
              <w:sz w:val="22"/>
              <w:lang w:val="en-CA"/>
            </w:rPr>
          </w:rPrChange>
        </w:rPr>
      </w:pPr>
      <w:ins w:id="7240" w:author="aa m" w:date="2020-12-08T17:34:00Z">
        <w:del w:id="7241" w:author="Marco Petri" w:date="2020-12-22T19:46:00Z">
          <w:r w:rsidRPr="0042799C" w:rsidDel="00C22A1C">
            <w:rPr>
              <w:rFonts w:ascii="Courier New" w:hAnsi="Courier New" w:cs="Courier New"/>
              <w:sz w:val="18"/>
              <w:szCs w:val="18"/>
              <w:lang w:val="en-CA"/>
              <w:rPrChange w:id="7242" w:author="Marco Petri" w:date="2020-12-22T20:06:00Z">
                <w:rPr>
                  <w:rFonts w:ascii="Courier New" w:hAnsi="Courier New" w:cs="Courier New"/>
                  <w:sz w:val="22"/>
                  <w:lang w:val="en-CA"/>
                </w:rPr>
              </w:rPrChange>
            </w:rPr>
            <w:tab/>
            <w:delText xml:space="preserve">(t in s.storeQueue.queueNumbers.queueNumberTicket implies (t not in s.storeNotUsedInvalidTickets and </w:delText>
          </w:r>
        </w:del>
      </w:ins>
    </w:p>
    <w:p w14:paraId="17946B70" w14:textId="4EFA167C" w:rsidR="00637C2C" w:rsidRPr="0042799C" w:rsidDel="00C22A1C" w:rsidRDefault="00637C2C" w:rsidP="00637C2C">
      <w:pPr>
        <w:autoSpaceDE w:val="0"/>
        <w:autoSpaceDN w:val="0"/>
        <w:adjustRightInd w:val="0"/>
        <w:spacing w:line="240" w:lineRule="auto"/>
        <w:jc w:val="left"/>
        <w:rPr>
          <w:ins w:id="7243" w:author="aa m" w:date="2020-12-08T17:34:00Z"/>
          <w:del w:id="7244" w:author="Marco Petri" w:date="2020-12-22T19:46:00Z"/>
          <w:rFonts w:ascii="Courier New" w:hAnsi="Courier New" w:cs="Courier New"/>
          <w:sz w:val="18"/>
          <w:szCs w:val="18"/>
          <w:lang w:val="en-CA"/>
          <w:rPrChange w:id="7245" w:author="Marco Petri" w:date="2020-12-22T20:06:00Z">
            <w:rPr>
              <w:ins w:id="7246" w:author="aa m" w:date="2020-12-08T17:34:00Z"/>
              <w:del w:id="7247" w:author="Marco Petri" w:date="2020-12-22T19:46:00Z"/>
              <w:rFonts w:ascii="Courier New" w:hAnsi="Courier New" w:cs="Courier New"/>
              <w:sz w:val="22"/>
              <w:lang w:val="en-CA"/>
            </w:rPr>
          </w:rPrChange>
        </w:rPr>
      </w:pPr>
      <w:ins w:id="7248" w:author="aa m" w:date="2020-12-08T17:34:00Z">
        <w:del w:id="7249" w:author="Marco Petri" w:date="2020-12-22T19:46:00Z">
          <w:r w:rsidRPr="0042799C" w:rsidDel="00C22A1C">
            <w:rPr>
              <w:rFonts w:ascii="Courier New" w:hAnsi="Courier New" w:cs="Courier New"/>
              <w:sz w:val="18"/>
              <w:szCs w:val="18"/>
              <w:lang w:val="en-CA"/>
              <w:rPrChange w:id="7250" w:author="Marco Petri" w:date="2020-12-22T20:06:00Z">
                <w:rPr>
                  <w:rFonts w:ascii="Courier New" w:hAnsi="Courier New" w:cs="Courier New"/>
                  <w:sz w:val="22"/>
                  <w:lang w:val="en-CA"/>
                </w:rPr>
              </w:rPrChange>
            </w:rPr>
            <w:tab/>
            <w:delText>t not in s.storeUsedTickets and t not in s.storeBookings.bookingTicket))</w:delText>
          </w:r>
        </w:del>
      </w:ins>
    </w:p>
    <w:p w14:paraId="33EA5DB6" w14:textId="6B3D604C" w:rsidR="00637C2C" w:rsidRPr="0042799C" w:rsidDel="00C22A1C" w:rsidRDefault="00637C2C" w:rsidP="00637C2C">
      <w:pPr>
        <w:autoSpaceDE w:val="0"/>
        <w:autoSpaceDN w:val="0"/>
        <w:adjustRightInd w:val="0"/>
        <w:spacing w:line="240" w:lineRule="auto"/>
        <w:jc w:val="left"/>
        <w:rPr>
          <w:ins w:id="7251" w:author="aa m" w:date="2020-12-08T17:34:00Z"/>
          <w:del w:id="7252" w:author="Marco Petri" w:date="2020-12-22T19:46:00Z"/>
          <w:rFonts w:ascii="Courier New" w:hAnsi="Courier New" w:cs="Courier New"/>
          <w:sz w:val="18"/>
          <w:szCs w:val="18"/>
          <w:lang w:val="en-CA"/>
          <w:rPrChange w:id="7253" w:author="Marco Petri" w:date="2020-12-22T20:06:00Z">
            <w:rPr>
              <w:ins w:id="7254" w:author="aa m" w:date="2020-12-08T17:34:00Z"/>
              <w:del w:id="7255" w:author="Marco Petri" w:date="2020-12-22T19:46:00Z"/>
              <w:rFonts w:ascii="Courier New" w:hAnsi="Courier New" w:cs="Courier New"/>
              <w:sz w:val="22"/>
              <w:lang w:val="en-CA"/>
            </w:rPr>
          </w:rPrChange>
        </w:rPr>
      </w:pPr>
    </w:p>
    <w:p w14:paraId="4119E788" w14:textId="309A24A0" w:rsidR="00637C2C" w:rsidRPr="0042799C" w:rsidDel="00C22A1C" w:rsidRDefault="00637C2C" w:rsidP="00637C2C">
      <w:pPr>
        <w:autoSpaceDE w:val="0"/>
        <w:autoSpaceDN w:val="0"/>
        <w:adjustRightInd w:val="0"/>
        <w:spacing w:line="240" w:lineRule="auto"/>
        <w:jc w:val="left"/>
        <w:rPr>
          <w:ins w:id="7256" w:author="aa m" w:date="2020-12-08T17:34:00Z"/>
          <w:del w:id="7257" w:author="Marco Petri" w:date="2020-12-22T19:46:00Z"/>
          <w:rFonts w:ascii="Courier New" w:hAnsi="Courier New" w:cs="Courier New"/>
          <w:sz w:val="18"/>
          <w:szCs w:val="18"/>
          <w:lang w:val="en-CA"/>
          <w:rPrChange w:id="7258" w:author="Marco Petri" w:date="2020-12-22T20:06:00Z">
            <w:rPr>
              <w:ins w:id="7259" w:author="aa m" w:date="2020-12-08T17:34:00Z"/>
              <w:del w:id="7260" w:author="Marco Petri" w:date="2020-12-22T19:46:00Z"/>
              <w:rFonts w:ascii="Courier New" w:hAnsi="Courier New" w:cs="Courier New"/>
              <w:sz w:val="22"/>
              <w:lang w:val="en-CA"/>
            </w:rPr>
          </w:rPrChange>
        </w:rPr>
      </w:pPr>
      <w:ins w:id="7261" w:author="aa m" w:date="2020-12-08T17:34:00Z">
        <w:del w:id="7262" w:author="Marco Petri" w:date="2020-12-22T19:46:00Z">
          <w:r w:rsidRPr="0042799C" w:rsidDel="00C22A1C">
            <w:rPr>
              <w:rFonts w:ascii="Courier New" w:hAnsi="Courier New" w:cs="Courier New"/>
              <w:sz w:val="18"/>
              <w:szCs w:val="18"/>
              <w:lang w:val="en-CA"/>
              <w:rPrChange w:id="7263" w:author="Marco Petri" w:date="2020-12-22T20:06:00Z">
                <w:rPr>
                  <w:rFonts w:ascii="Courier New" w:hAnsi="Courier New" w:cs="Courier New"/>
                  <w:sz w:val="22"/>
                  <w:lang w:val="en-CA"/>
                </w:rPr>
              </w:rPrChange>
            </w:rPr>
            <w:tab/>
            <w:delText>//tickets have an owner</w:delText>
          </w:r>
        </w:del>
      </w:ins>
    </w:p>
    <w:p w14:paraId="19D43323" w14:textId="3D2906D0" w:rsidR="00637C2C" w:rsidRPr="0042799C" w:rsidDel="00C22A1C" w:rsidRDefault="00637C2C" w:rsidP="00637C2C">
      <w:pPr>
        <w:autoSpaceDE w:val="0"/>
        <w:autoSpaceDN w:val="0"/>
        <w:adjustRightInd w:val="0"/>
        <w:spacing w:line="240" w:lineRule="auto"/>
        <w:jc w:val="left"/>
        <w:rPr>
          <w:ins w:id="7264" w:author="aa m" w:date="2020-12-08T17:34:00Z"/>
          <w:del w:id="7265" w:author="Marco Petri" w:date="2020-12-22T19:46:00Z"/>
          <w:rFonts w:ascii="Courier New" w:hAnsi="Courier New" w:cs="Courier New"/>
          <w:sz w:val="18"/>
          <w:szCs w:val="18"/>
          <w:lang w:val="en-CA"/>
          <w:rPrChange w:id="7266" w:author="Marco Petri" w:date="2020-12-22T20:06:00Z">
            <w:rPr>
              <w:ins w:id="7267" w:author="aa m" w:date="2020-12-08T17:34:00Z"/>
              <w:del w:id="7268" w:author="Marco Petri" w:date="2020-12-22T19:46:00Z"/>
              <w:rFonts w:ascii="Courier New" w:hAnsi="Courier New" w:cs="Courier New"/>
              <w:sz w:val="22"/>
              <w:lang w:val="en-CA"/>
            </w:rPr>
          </w:rPrChange>
        </w:rPr>
      </w:pPr>
      <w:ins w:id="7269" w:author="aa m" w:date="2020-12-08T17:34:00Z">
        <w:del w:id="7270" w:author="Marco Petri" w:date="2020-12-22T19:46:00Z">
          <w:r w:rsidRPr="0042799C" w:rsidDel="00C22A1C">
            <w:rPr>
              <w:rFonts w:ascii="Courier New" w:hAnsi="Courier New" w:cs="Courier New"/>
              <w:sz w:val="18"/>
              <w:szCs w:val="18"/>
              <w:lang w:val="en-CA"/>
              <w:rPrChange w:id="7271" w:author="Marco Petri" w:date="2020-12-22T20:06:00Z">
                <w:rPr>
                  <w:rFonts w:ascii="Courier New" w:hAnsi="Courier New" w:cs="Courier New"/>
                  <w:sz w:val="22"/>
                  <w:lang w:val="en-CA"/>
                </w:rPr>
              </w:rPrChange>
            </w:rPr>
            <w:tab/>
            <w:delText>all t: Ticket | one c: Customer | t.ticketOwner = c</w:delText>
          </w:r>
        </w:del>
      </w:ins>
    </w:p>
    <w:p w14:paraId="7CBA7A50" w14:textId="359733C2" w:rsidR="00637C2C" w:rsidRPr="0042799C" w:rsidDel="00C22A1C" w:rsidRDefault="00637C2C" w:rsidP="00637C2C">
      <w:pPr>
        <w:autoSpaceDE w:val="0"/>
        <w:autoSpaceDN w:val="0"/>
        <w:adjustRightInd w:val="0"/>
        <w:spacing w:line="240" w:lineRule="auto"/>
        <w:jc w:val="left"/>
        <w:rPr>
          <w:ins w:id="7272" w:author="aa m" w:date="2020-12-08T17:34:00Z"/>
          <w:del w:id="7273" w:author="Marco Petri" w:date="2020-12-22T19:46:00Z"/>
          <w:rFonts w:ascii="Courier New" w:hAnsi="Courier New" w:cs="Courier New"/>
          <w:sz w:val="18"/>
          <w:szCs w:val="18"/>
          <w:lang w:val="en-CA"/>
          <w:rPrChange w:id="7274" w:author="Marco Petri" w:date="2020-12-22T20:06:00Z">
            <w:rPr>
              <w:ins w:id="7275" w:author="aa m" w:date="2020-12-08T17:34:00Z"/>
              <w:del w:id="7276" w:author="Marco Petri" w:date="2020-12-22T19:46:00Z"/>
              <w:rFonts w:ascii="Courier New" w:hAnsi="Courier New" w:cs="Courier New"/>
              <w:sz w:val="22"/>
              <w:lang w:val="en-CA"/>
            </w:rPr>
          </w:rPrChange>
        </w:rPr>
      </w:pPr>
      <w:ins w:id="7277" w:author="aa m" w:date="2020-12-08T17:34:00Z">
        <w:del w:id="7278" w:author="Marco Petri" w:date="2020-12-22T19:46:00Z">
          <w:r w:rsidRPr="0042799C" w:rsidDel="00C22A1C">
            <w:rPr>
              <w:rFonts w:ascii="Courier New" w:hAnsi="Courier New" w:cs="Courier New"/>
              <w:sz w:val="18"/>
              <w:szCs w:val="18"/>
              <w:lang w:val="en-CA"/>
              <w:rPrChange w:id="7279" w:author="Marco Petri" w:date="2020-12-22T20:06:00Z">
                <w:rPr>
                  <w:rFonts w:ascii="Courier New" w:hAnsi="Courier New" w:cs="Courier New"/>
                  <w:sz w:val="22"/>
                  <w:lang w:val="en-CA"/>
                </w:rPr>
              </w:rPrChange>
            </w:rPr>
            <w:tab/>
            <w:delText>//if tickets are printed, they are printed by a machine of the store they are for</w:delText>
          </w:r>
        </w:del>
      </w:ins>
    </w:p>
    <w:p w14:paraId="18F33C89" w14:textId="09FFCF82" w:rsidR="00637C2C" w:rsidRPr="0042799C" w:rsidDel="00C22A1C" w:rsidRDefault="00637C2C" w:rsidP="00637C2C">
      <w:pPr>
        <w:autoSpaceDE w:val="0"/>
        <w:autoSpaceDN w:val="0"/>
        <w:adjustRightInd w:val="0"/>
        <w:spacing w:line="240" w:lineRule="auto"/>
        <w:jc w:val="left"/>
        <w:rPr>
          <w:ins w:id="7280" w:author="aa m" w:date="2020-12-08T17:34:00Z"/>
          <w:del w:id="7281" w:author="Marco Petri" w:date="2020-12-22T19:46:00Z"/>
          <w:rFonts w:ascii="Courier New" w:hAnsi="Courier New" w:cs="Courier New"/>
          <w:sz w:val="18"/>
          <w:szCs w:val="18"/>
          <w:lang w:val="en-CA"/>
          <w:rPrChange w:id="7282" w:author="Marco Petri" w:date="2020-12-22T20:06:00Z">
            <w:rPr>
              <w:ins w:id="7283" w:author="aa m" w:date="2020-12-08T17:34:00Z"/>
              <w:del w:id="7284" w:author="Marco Petri" w:date="2020-12-22T19:46:00Z"/>
              <w:rFonts w:ascii="Courier New" w:hAnsi="Courier New" w:cs="Courier New"/>
              <w:sz w:val="22"/>
              <w:lang w:val="en-CA"/>
            </w:rPr>
          </w:rPrChange>
        </w:rPr>
      </w:pPr>
      <w:ins w:id="7285" w:author="aa m" w:date="2020-12-08T17:34:00Z">
        <w:del w:id="7286" w:author="Marco Petri" w:date="2020-12-22T19:46:00Z">
          <w:r w:rsidRPr="0042799C" w:rsidDel="00C22A1C">
            <w:rPr>
              <w:rFonts w:ascii="Courier New" w:hAnsi="Courier New" w:cs="Courier New"/>
              <w:sz w:val="18"/>
              <w:szCs w:val="18"/>
              <w:lang w:val="en-CA"/>
              <w:rPrChange w:id="7287" w:author="Marco Petri" w:date="2020-12-22T20:06:00Z">
                <w:rPr>
                  <w:rFonts w:ascii="Courier New" w:hAnsi="Courier New" w:cs="Courier New"/>
                  <w:sz w:val="22"/>
                  <w:lang w:val="en-CA"/>
                </w:rPr>
              </w:rPrChange>
            </w:rPr>
            <w:tab/>
            <w:delText xml:space="preserve">all t: Ticket | all s: Store | t in s.storeTicketMachines.machinePrintedTickets </w:delText>
          </w:r>
        </w:del>
      </w:ins>
    </w:p>
    <w:p w14:paraId="466615C8" w14:textId="6638E6F4" w:rsidR="00637C2C" w:rsidRPr="0042799C" w:rsidDel="00C22A1C" w:rsidRDefault="00637C2C" w:rsidP="00637C2C">
      <w:pPr>
        <w:autoSpaceDE w:val="0"/>
        <w:autoSpaceDN w:val="0"/>
        <w:adjustRightInd w:val="0"/>
        <w:spacing w:line="240" w:lineRule="auto"/>
        <w:jc w:val="left"/>
        <w:rPr>
          <w:ins w:id="7288" w:author="aa m" w:date="2020-12-08T17:34:00Z"/>
          <w:del w:id="7289" w:author="Marco Petri" w:date="2020-12-22T19:46:00Z"/>
          <w:rFonts w:ascii="Courier New" w:hAnsi="Courier New" w:cs="Courier New"/>
          <w:sz w:val="18"/>
          <w:szCs w:val="18"/>
          <w:lang w:val="en-CA"/>
          <w:rPrChange w:id="7290" w:author="Marco Petri" w:date="2020-12-22T20:06:00Z">
            <w:rPr>
              <w:ins w:id="7291" w:author="aa m" w:date="2020-12-08T17:34:00Z"/>
              <w:del w:id="7292" w:author="Marco Petri" w:date="2020-12-22T19:46:00Z"/>
              <w:rFonts w:ascii="Courier New" w:hAnsi="Courier New" w:cs="Courier New"/>
              <w:sz w:val="22"/>
              <w:lang w:val="en-CA"/>
            </w:rPr>
          </w:rPrChange>
        </w:rPr>
      </w:pPr>
      <w:ins w:id="7293" w:author="aa m" w:date="2020-12-08T17:34:00Z">
        <w:del w:id="7294" w:author="Marco Petri" w:date="2020-12-22T19:46:00Z">
          <w:r w:rsidRPr="0042799C" w:rsidDel="00C22A1C">
            <w:rPr>
              <w:rFonts w:ascii="Courier New" w:hAnsi="Courier New" w:cs="Courier New"/>
              <w:sz w:val="18"/>
              <w:szCs w:val="18"/>
              <w:lang w:val="en-CA"/>
              <w:rPrChange w:id="7295" w:author="Marco Petri" w:date="2020-12-22T20:06:00Z">
                <w:rPr>
                  <w:rFonts w:ascii="Courier New" w:hAnsi="Courier New" w:cs="Courier New"/>
                  <w:sz w:val="22"/>
                  <w:lang w:val="en-CA"/>
                </w:rPr>
              </w:rPrChange>
            </w:rPr>
            <w:tab/>
            <w:delText xml:space="preserve">implies (t in s.storeBookings.bookingTicket or t in s.storeQueue.queueNumbers.queueNumberTicket </w:delText>
          </w:r>
        </w:del>
      </w:ins>
    </w:p>
    <w:p w14:paraId="555E7478" w14:textId="3992DD1D" w:rsidR="00637C2C" w:rsidRPr="0042799C" w:rsidDel="00C22A1C" w:rsidRDefault="00637C2C" w:rsidP="00637C2C">
      <w:pPr>
        <w:autoSpaceDE w:val="0"/>
        <w:autoSpaceDN w:val="0"/>
        <w:adjustRightInd w:val="0"/>
        <w:spacing w:line="240" w:lineRule="auto"/>
        <w:jc w:val="left"/>
        <w:rPr>
          <w:ins w:id="7296" w:author="aa m" w:date="2020-12-08T17:34:00Z"/>
          <w:del w:id="7297" w:author="Marco Petri" w:date="2020-12-22T19:46:00Z"/>
          <w:rFonts w:ascii="Courier New" w:hAnsi="Courier New" w:cs="Courier New"/>
          <w:sz w:val="18"/>
          <w:szCs w:val="18"/>
          <w:lang w:val="en-CA"/>
          <w:rPrChange w:id="7298" w:author="Marco Petri" w:date="2020-12-22T20:06:00Z">
            <w:rPr>
              <w:ins w:id="7299" w:author="aa m" w:date="2020-12-08T17:34:00Z"/>
              <w:del w:id="7300" w:author="Marco Petri" w:date="2020-12-22T19:46:00Z"/>
              <w:rFonts w:ascii="Courier New" w:hAnsi="Courier New" w:cs="Courier New"/>
              <w:sz w:val="22"/>
              <w:lang w:val="en-CA"/>
            </w:rPr>
          </w:rPrChange>
        </w:rPr>
      </w:pPr>
      <w:ins w:id="7301" w:author="aa m" w:date="2020-12-08T17:34:00Z">
        <w:del w:id="7302" w:author="Marco Petri" w:date="2020-12-22T19:46:00Z">
          <w:r w:rsidRPr="0042799C" w:rsidDel="00C22A1C">
            <w:rPr>
              <w:rFonts w:ascii="Courier New" w:hAnsi="Courier New" w:cs="Courier New"/>
              <w:sz w:val="18"/>
              <w:szCs w:val="18"/>
              <w:lang w:val="en-CA"/>
              <w:rPrChange w:id="7303" w:author="Marco Petri" w:date="2020-12-22T20:06:00Z">
                <w:rPr>
                  <w:rFonts w:ascii="Courier New" w:hAnsi="Courier New" w:cs="Courier New"/>
                  <w:sz w:val="22"/>
                  <w:lang w:val="en-CA"/>
                </w:rPr>
              </w:rPrChange>
            </w:rPr>
            <w:tab/>
            <w:delText>or t in s.storeNotUsedInvalidTickets or t in s.storeUsedTickets)</w:delText>
          </w:r>
        </w:del>
      </w:ins>
    </w:p>
    <w:p w14:paraId="23A6FF21" w14:textId="5733A97C" w:rsidR="00637C2C" w:rsidRPr="0042799C" w:rsidDel="00C22A1C" w:rsidRDefault="00637C2C" w:rsidP="00637C2C">
      <w:pPr>
        <w:autoSpaceDE w:val="0"/>
        <w:autoSpaceDN w:val="0"/>
        <w:adjustRightInd w:val="0"/>
        <w:spacing w:line="240" w:lineRule="auto"/>
        <w:jc w:val="left"/>
        <w:rPr>
          <w:ins w:id="7304" w:author="aa m" w:date="2020-12-08T17:34:00Z"/>
          <w:del w:id="7305" w:author="Marco Petri" w:date="2020-12-22T19:46:00Z"/>
          <w:rFonts w:ascii="Courier New" w:hAnsi="Courier New" w:cs="Courier New"/>
          <w:sz w:val="18"/>
          <w:szCs w:val="18"/>
          <w:lang w:val="en-CA"/>
          <w:rPrChange w:id="7306" w:author="Marco Petri" w:date="2020-12-22T20:06:00Z">
            <w:rPr>
              <w:ins w:id="7307" w:author="aa m" w:date="2020-12-08T17:34:00Z"/>
              <w:del w:id="7308" w:author="Marco Petri" w:date="2020-12-22T19:46:00Z"/>
              <w:rFonts w:ascii="Courier New" w:hAnsi="Courier New" w:cs="Courier New"/>
              <w:sz w:val="22"/>
              <w:lang w:val="en-CA"/>
            </w:rPr>
          </w:rPrChange>
        </w:rPr>
      </w:pPr>
      <w:ins w:id="7309" w:author="aa m" w:date="2020-12-08T17:34:00Z">
        <w:del w:id="7310" w:author="Marco Petri" w:date="2020-12-22T19:46:00Z">
          <w:r w:rsidRPr="0042799C" w:rsidDel="00C22A1C">
            <w:rPr>
              <w:rFonts w:ascii="Courier New" w:hAnsi="Courier New" w:cs="Courier New"/>
              <w:sz w:val="18"/>
              <w:szCs w:val="18"/>
              <w:lang w:val="en-CA"/>
              <w:rPrChange w:id="7311" w:author="Marco Petri" w:date="2020-12-22T20:06:00Z">
                <w:rPr>
                  <w:rFonts w:ascii="Courier New" w:hAnsi="Courier New" w:cs="Courier New"/>
                  <w:sz w:val="22"/>
                  <w:lang w:val="en-CA"/>
                </w:rPr>
              </w:rPrChange>
            </w:rPr>
            <w:tab/>
            <w:delText>//tickets can be controlled only once at the entrance</w:delText>
          </w:r>
        </w:del>
      </w:ins>
    </w:p>
    <w:p w14:paraId="58965F2B" w14:textId="54817A46" w:rsidR="00637C2C" w:rsidRPr="0042799C" w:rsidDel="00C22A1C" w:rsidRDefault="00637C2C" w:rsidP="00637C2C">
      <w:pPr>
        <w:autoSpaceDE w:val="0"/>
        <w:autoSpaceDN w:val="0"/>
        <w:adjustRightInd w:val="0"/>
        <w:spacing w:line="240" w:lineRule="auto"/>
        <w:jc w:val="left"/>
        <w:rPr>
          <w:ins w:id="7312" w:author="aa m" w:date="2020-12-08T17:34:00Z"/>
          <w:del w:id="7313" w:author="Marco Petri" w:date="2020-12-22T19:46:00Z"/>
          <w:rFonts w:ascii="Courier New" w:hAnsi="Courier New" w:cs="Courier New"/>
          <w:sz w:val="18"/>
          <w:szCs w:val="18"/>
          <w:lang w:val="en-CA"/>
          <w:rPrChange w:id="7314" w:author="Marco Petri" w:date="2020-12-22T20:06:00Z">
            <w:rPr>
              <w:ins w:id="7315" w:author="aa m" w:date="2020-12-08T17:34:00Z"/>
              <w:del w:id="7316" w:author="Marco Petri" w:date="2020-12-22T19:46:00Z"/>
              <w:rFonts w:ascii="Courier New" w:hAnsi="Courier New" w:cs="Courier New"/>
              <w:sz w:val="22"/>
              <w:lang w:val="en-CA"/>
            </w:rPr>
          </w:rPrChange>
        </w:rPr>
      </w:pPr>
      <w:ins w:id="7317" w:author="aa m" w:date="2020-12-08T17:34:00Z">
        <w:del w:id="7318" w:author="Marco Petri" w:date="2020-12-22T19:46:00Z">
          <w:r w:rsidRPr="0042799C" w:rsidDel="00C22A1C">
            <w:rPr>
              <w:rFonts w:ascii="Courier New" w:hAnsi="Courier New" w:cs="Courier New"/>
              <w:sz w:val="18"/>
              <w:szCs w:val="18"/>
              <w:lang w:val="en-CA"/>
              <w:rPrChange w:id="7319" w:author="Marco Petri" w:date="2020-12-22T20:06:00Z">
                <w:rPr>
                  <w:rFonts w:ascii="Courier New" w:hAnsi="Courier New" w:cs="Courier New"/>
                  <w:sz w:val="22"/>
                  <w:lang w:val="en-CA"/>
                </w:rPr>
              </w:rPrChange>
            </w:rPr>
            <w:tab/>
            <w:delText>all t: Ticket | lone c: CheckpointController | t in c.controllerControlsEntrance</w:delText>
          </w:r>
        </w:del>
      </w:ins>
    </w:p>
    <w:p w14:paraId="1BCDC7B8" w14:textId="61C33BE4" w:rsidR="00637C2C" w:rsidRPr="0042799C" w:rsidDel="00C22A1C" w:rsidRDefault="00637C2C" w:rsidP="00637C2C">
      <w:pPr>
        <w:autoSpaceDE w:val="0"/>
        <w:autoSpaceDN w:val="0"/>
        <w:adjustRightInd w:val="0"/>
        <w:spacing w:line="240" w:lineRule="auto"/>
        <w:jc w:val="left"/>
        <w:rPr>
          <w:ins w:id="7320" w:author="aa m" w:date="2020-12-08T17:34:00Z"/>
          <w:del w:id="7321" w:author="Marco Petri" w:date="2020-12-22T19:46:00Z"/>
          <w:rFonts w:ascii="Courier New" w:hAnsi="Courier New" w:cs="Courier New"/>
          <w:sz w:val="18"/>
          <w:szCs w:val="18"/>
          <w:lang w:val="en-CA"/>
          <w:rPrChange w:id="7322" w:author="Marco Petri" w:date="2020-12-22T20:06:00Z">
            <w:rPr>
              <w:ins w:id="7323" w:author="aa m" w:date="2020-12-08T17:34:00Z"/>
              <w:del w:id="7324" w:author="Marco Petri" w:date="2020-12-22T19:46:00Z"/>
              <w:rFonts w:ascii="Courier New" w:hAnsi="Courier New" w:cs="Courier New"/>
              <w:sz w:val="22"/>
              <w:lang w:val="en-CA"/>
            </w:rPr>
          </w:rPrChange>
        </w:rPr>
      </w:pPr>
      <w:ins w:id="7325" w:author="aa m" w:date="2020-12-08T17:34:00Z">
        <w:del w:id="7326" w:author="Marco Petri" w:date="2020-12-22T19:46:00Z">
          <w:r w:rsidRPr="0042799C" w:rsidDel="00C22A1C">
            <w:rPr>
              <w:rFonts w:ascii="Courier New" w:hAnsi="Courier New" w:cs="Courier New"/>
              <w:sz w:val="18"/>
              <w:szCs w:val="18"/>
              <w:lang w:val="en-CA"/>
              <w:rPrChange w:id="7327" w:author="Marco Petri" w:date="2020-12-22T20:06:00Z">
                <w:rPr>
                  <w:rFonts w:ascii="Courier New" w:hAnsi="Courier New" w:cs="Courier New"/>
                  <w:sz w:val="22"/>
                  <w:lang w:val="en-CA"/>
                </w:rPr>
              </w:rPrChange>
            </w:rPr>
            <w:tab/>
            <w:delText>//tickets can be controlled only once at the exit</w:delText>
          </w:r>
        </w:del>
      </w:ins>
    </w:p>
    <w:p w14:paraId="4073A22E" w14:textId="75C95BF3" w:rsidR="00637C2C" w:rsidRPr="0042799C" w:rsidDel="00C22A1C" w:rsidRDefault="00637C2C" w:rsidP="00637C2C">
      <w:pPr>
        <w:autoSpaceDE w:val="0"/>
        <w:autoSpaceDN w:val="0"/>
        <w:adjustRightInd w:val="0"/>
        <w:spacing w:line="240" w:lineRule="auto"/>
        <w:jc w:val="left"/>
        <w:rPr>
          <w:ins w:id="7328" w:author="aa m" w:date="2020-12-08T17:34:00Z"/>
          <w:del w:id="7329" w:author="Marco Petri" w:date="2020-12-22T19:46:00Z"/>
          <w:rFonts w:ascii="Courier New" w:hAnsi="Courier New" w:cs="Courier New"/>
          <w:sz w:val="18"/>
          <w:szCs w:val="18"/>
          <w:lang w:val="en-CA"/>
          <w:rPrChange w:id="7330" w:author="Marco Petri" w:date="2020-12-22T20:06:00Z">
            <w:rPr>
              <w:ins w:id="7331" w:author="aa m" w:date="2020-12-08T17:34:00Z"/>
              <w:del w:id="7332" w:author="Marco Petri" w:date="2020-12-22T19:46:00Z"/>
              <w:rFonts w:ascii="Courier New" w:hAnsi="Courier New" w:cs="Courier New"/>
              <w:sz w:val="22"/>
              <w:lang w:val="en-CA"/>
            </w:rPr>
          </w:rPrChange>
        </w:rPr>
      </w:pPr>
      <w:ins w:id="7333" w:author="aa m" w:date="2020-12-08T17:34:00Z">
        <w:del w:id="7334" w:author="Marco Petri" w:date="2020-12-22T19:46:00Z">
          <w:r w:rsidRPr="0042799C" w:rsidDel="00C22A1C">
            <w:rPr>
              <w:rFonts w:ascii="Courier New" w:hAnsi="Courier New" w:cs="Courier New"/>
              <w:sz w:val="18"/>
              <w:szCs w:val="18"/>
              <w:lang w:val="en-CA"/>
              <w:rPrChange w:id="7335" w:author="Marco Petri" w:date="2020-12-22T20:06:00Z">
                <w:rPr>
                  <w:rFonts w:ascii="Courier New" w:hAnsi="Courier New" w:cs="Courier New"/>
                  <w:sz w:val="22"/>
                  <w:lang w:val="en-CA"/>
                </w:rPr>
              </w:rPrChange>
            </w:rPr>
            <w:tab/>
            <w:delText>all t: Ticket | lone c: CheckpointController | t in c.controllerControlsExit</w:delText>
          </w:r>
        </w:del>
      </w:ins>
    </w:p>
    <w:p w14:paraId="2F218B5D" w14:textId="3B199274" w:rsidR="00637C2C" w:rsidRPr="0042799C" w:rsidDel="00C22A1C" w:rsidRDefault="00637C2C" w:rsidP="00637C2C">
      <w:pPr>
        <w:autoSpaceDE w:val="0"/>
        <w:autoSpaceDN w:val="0"/>
        <w:adjustRightInd w:val="0"/>
        <w:spacing w:line="240" w:lineRule="auto"/>
        <w:jc w:val="left"/>
        <w:rPr>
          <w:ins w:id="7336" w:author="aa m" w:date="2020-12-08T17:34:00Z"/>
          <w:del w:id="7337" w:author="Marco Petri" w:date="2020-12-22T19:46:00Z"/>
          <w:rFonts w:ascii="Courier New" w:hAnsi="Courier New" w:cs="Courier New"/>
          <w:sz w:val="18"/>
          <w:szCs w:val="18"/>
          <w:lang w:val="en-CA"/>
          <w:rPrChange w:id="7338" w:author="Marco Petri" w:date="2020-12-22T20:06:00Z">
            <w:rPr>
              <w:ins w:id="7339" w:author="aa m" w:date="2020-12-08T17:34:00Z"/>
              <w:del w:id="7340" w:author="Marco Petri" w:date="2020-12-22T19:46:00Z"/>
              <w:rFonts w:ascii="Courier New" w:hAnsi="Courier New" w:cs="Courier New"/>
              <w:sz w:val="22"/>
              <w:lang w:val="en-CA"/>
            </w:rPr>
          </w:rPrChange>
        </w:rPr>
      </w:pPr>
      <w:ins w:id="7341" w:author="aa m" w:date="2020-12-08T17:34:00Z">
        <w:del w:id="7342" w:author="Marco Petri" w:date="2020-12-22T19:46:00Z">
          <w:r w:rsidRPr="0042799C" w:rsidDel="00C22A1C">
            <w:rPr>
              <w:rFonts w:ascii="Courier New" w:hAnsi="Courier New" w:cs="Courier New"/>
              <w:sz w:val="18"/>
              <w:szCs w:val="18"/>
              <w:lang w:val="en-CA"/>
              <w:rPrChange w:id="7343" w:author="Marco Petri" w:date="2020-12-22T20:06:00Z">
                <w:rPr>
                  <w:rFonts w:ascii="Courier New" w:hAnsi="Courier New" w:cs="Courier New"/>
                  <w:sz w:val="22"/>
                  <w:lang w:val="en-CA"/>
                </w:rPr>
              </w:rPrChange>
            </w:rPr>
            <w:tab/>
            <w:delText>//tickets can only be printed once</w:delText>
          </w:r>
        </w:del>
      </w:ins>
    </w:p>
    <w:p w14:paraId="34EC41A8" w14:textId="29712CFA" w:rsidR="00637C2C" w:rsidRPr="0042799C" w:rsidDel="00C22A1C" w:rsidRDefault="00637C2C" w:rsidP="00637C2C">
      <w:pPr>
        <w:autoSpaceDE w:val="0"/>
        <w:autoSpaceDN w:val="0"/>
        <w:adjustRightInd w:val="0"/>
        <w:spacing w:line="240" w:lineRule="auto"/>
        <w:jc w:val="left"/>
        <w:rPr>
          <w:ins w:id="7344" w:author="aa m" w:date="2020-12-08T17:34:00Z"/>
          <w:del w:id="7345" w:author="Marco Petri" w:date="2020-12-22T19:46:00Z"/>
          <w:rFonts w:ascii="Courier New" w:hAnsi="Courier New" w:cs="Courier New"/>
          <w:sz w:val="18"/>
          <w:szCs w:val="18"/>
          <w:lang w:val="en-CA"/>
          <w:rPrChange w:id="7346" w:author="Marco Petri" w:date="2020-12-22T20:06:00Z">
            <w:rPr>
              <w:ins w:id="7347" w:author="aa m" w:date="2020-12-08T17:34:00Z"/>
              <w:del w:id="7348" w:author="Marco Petri" w:date="2020-12-22T19:46:00Z"/>
              <w:rFonts w:ascii="Courier New" w:hAnsi="Courier New" w:cs="Courier New"/>
              <w:sz w:val="22"/>
              <w:lang w:val="en-CA"/>
            </w:rPr>
          </w:rPrChange>
        </w:rPr>
      </w:pPr>
      <w:ins w:id="7349" w:author="aa m" w:date="2020-12-08T17:34:00Z">
        <w:del w:id="7350" w:author="Marco Petri" w:date="2020-12-22T19:46:00Z">
          <w:r w:rsidRPr="0042799C" w:rsidDel="00C22A1C">
            <w:rPr>
              <w:rFonts w:ascii="Courier New" w:hAnsi="Courier New" w:cs="Courier New"/>
              <w:sz w:val="18"/>
              <w:szCs w:val="18"/>
              <w:lang w:val="en-CA"/>
              <w:rPrChange w:id="7351" w:author="Marco Petri" w:date="2020-12-22T20:06:00Z">
                <w:rPr>
                  <w:rFonts w:ascii="Courier New" w:hAnsi="Courier New" w:cs="Courier New"/>
                  <w:sz w:val="22"/>
                  <w:lang w:val="en-CA"/>
                </w:rPr>
              </w:rPrChange>
            </w:rPr>
            <w:tab/>
            <w:delText>all t: Ticket | lone tm: TicketMachine | t in tm.machinePrintedTickets</w:delText>
          </w:r>
        </w:del>
      </w:ins>
    </w:p>
    <w:p w14:paraId="669F9FD2" w14:textId="5BA56F1B" w:rsidR="00637C2C" w:rsidRPr="0042799C" w:rsidDel="00C22A1C" w:rsidRDefault="00637C2C" w:rsidP="00637C2C">
      <w:pPr>
        <w:autoSpaceDE w:val="0"/>
        <w:autoSpaceDN w:val="0"/>
        <w:adjustRightInd w:val="0"/>
        <w:spacing w:line="240" w:lineRule="auto"/>
        <w:jc w:val="left"/>
        <w:rPr>
          <w:ins w:id="7352" w:author="aa m" w:date="2020-12-08T17:34:00Z"/>
          <w:del w:id="7353" w:author="Marco Petri" w:date="2020-12-22T19:46:00Z"/>
          <w:rFonts w:ascii="Courier New" w:hAnsi="Courier New" w:cs="Courier New"/>
          <w:sz w:val="18"/>
          <w:szCs w:val="18"/>
          <w:lang w:val="en-CA"/>
          <w:rPrChange w:id="7354" w:author="Marco Petri" w:date="2020-12-22T20:06:00Z">
            <w:rPr>
              <w:ins w:id="7355" w:author="aa m" w:date="2020-12-08T17:34:00Z"/>
              <w:del w:id="7356" w:author="Marco Petri" w:date="2020-12-22T19:46:00Z"/>
              <w:rFonts w:ascii="Courier New" w:hAnsi="Courier New" w:cs="Courier New"/>
              <w:sz w:val="22"/>
              <w:lang w:val="en-CA"/>
            </w:rPr>
          </w:rPrChange>
        </w:rPr>
      </w:pPr>
      <w:ins w:id="7357" w:author="aa m" w:date="2020-12-08T17:34:00Z">
        <w:del w:id="7358" w:author="Marco Petri" w:date="2020-12-22T19:46:00Z">
          <w:r w:rsidRPr="0042799C" w:rsidDel="00C22A1C">
            <w:rPr>
              <w:rFonts w:ascii="Courier New" w:hAnsi="Courier New" w:cs="Courier New"/>
              <w:sz w:val="18"/>
              <w:szCs w:val="18"/>
              <w:lang w:val="en-CA"/>
              <w:rPrChange w:id="7359" w:author="Marco Petri" w:date="2020-12-22T20:06:00Z">
                <w:rPr>
                  <w:rFonts w:ascii="Courier New" w:hAnsi="Courier New" w:cs="Courier New"/>
                  <w:sz w:val="22"/>
                  <w:lang w:val="en-CA"/>
                </w:rPr>
              </w:rPrChange>
            </w:rPr>
            <w:tab/>
            <w:delText>//all tickets checked at the exit have been checked at the entrance</w:delText>
          </w:r>
        </w:del>
      </w:ins>
    </w:p>
    <w:p w14:paraId="14C33AAC" w14:textId="5B73383D" w:rsidR="00637C2C" w:rsidRPr="0042799C" w:rsidDel="00C22A1C" w:rsidRDefault="00637C2C" w:rsidP="00637C2C">
      <w:pPr>
        <w:autoSpaceDE w:val="0"/>
        <w:autoSpaceDN w:val="0"/>
        <w:adjustRightInd w:val="0"/>
        <w:spacing w:line="240" w:lineRule="auto"/>
        <w:jc w:val="left"/>
        <w:rPr>
          <w:ins w:id="7360" w:author="aa m" w:date="2020-12-08T17:34:00Z"/>
          <w:del w:id="7361" w:author="Marco Petri" w:date="2020-12-22T19:46:00Z"/>
          <w:rFonts w:ascii="Courier New" w:hAnsi="Courier New" w:cs="Courier New"/>
          <w:sz w:val="18"/>
          <w:szCs w:val="18"/>
          <w:lang w:val="en-CA"/>
          <w:rPrChange w:id="7362" w:author="Marco Petri" w:date="2020-12-22T20:06:00Z">
            <w:rPr>
              <w:ins w:id="7363" w:author="aa m" w:date="2020-12-08T17:34:00Z"/>
              <w:del w:id="7364" w:author="Marco Petri" w:date="2020-12-22T19:46:00Z"/>
              <w:rFonts w:ascii="Courier New" w:hAnsi="Courier New" w:cs="Courier New"/>
              <w:sz w:val="22"/>
              <w:lang w:val="en-CA"/>
            </w:rPr>
          </w:rPrChange>
        </w:rPr>
      </w:pPr>
      <w:ins w:id="7365" w:author="aa m" w:date="2020-12-08T17:34:00Z">
        <w:del w:id="7366" w:author="Marco Petri" w:date="2020-12-22T19:46:00Z">
          <w:r w:rsidRPr="0042799C" w:rsidDel="00C22A1C">
            <w:rPr>
              <w:rFonts w:ascii="Courier New" w:hAnsi="Courier New" w:cs="Courier New"/>
              <w:sz w:val="18"/>
              <w:szCs w:val="18"/>
              <w:lang w:val="en-CA"/>
              <w:rPrChange w:id="7367" w:author="Marco Petri" w:date="2020-12-22T20:06:00Z">
                <w:rPr>
                  <w:rFonts w:ascii="Courier New" w:hAnsi="Courier New" w:cs="Courier New"/>
                  <w:sz w:val="22"/>
                  <w:lang w:val="en-CA"/>
                </w:rPr>
              </w:rPrChange>
            </w:rPr>
            <w:tab/>
            <w:delText>all t: Ticket | all s: Store |</w:delText>
          </w:r>
        </w:del>
      </w:ins>
    </w:p>
    <w:p w14:paraId="20AE83DF" w14:textId="105A4BF1" w:rsidR="00637C2C" w:rsidRPr="0042799C" w:rsidDel="00C22A1C" w:rsidRDefault="00637C2C" w:rsidP="00637C2C">
      <w:pPr>
        <w:autoSpaceDE w:val="0"/>
        <w:autoSpaceDN w:val="0"/>
        <w:adjustRightInd w:val="0"/>
        <w:spacing w:line="240" w:lineRule="auto"/>
        <w:jc w:val="left"/>
        <w:rPr>
          <w:ins w:id="7368" w:author="aa m" w:date="2020-12-08T17:34:00Z"/>
          <w:del w:id="7369" w:author="Marco Petri" w:date="2020-12-22T19:46:00Z"/>
          <w:rFonts w:ascii="Courier New" w:hAnsi="Courier New" w:cs="Courier New"/>
          <w:sz w:val="18"/>
          <w:szCs w:val="18"/>
          <w:lang w:val="en-CA"/>
          <w:rPrChange w:id="7370" w:author="Marco Petri" w:date="2020-12-22T20:06:00Z">
            <w:rPr>
              <w:ins w:id="7371" w:author="aa m" w:date="2020-12-08T17:34:00Z"/>
              <w:del w:id="7372" w:author="Marco Petri" w:date="2020-12-22T19:46:00Z"/>
              <w:rFonts w:ascii="Courier New" w:hAnsi="Courier New" w:cs="Courier New"/>
              <w:sz w:val="22"/>
              <w:lang w:val="en-CA"/>
            </w:rPr>
          </w:rPrChange>
        </w:rPr>
      </w:pPr>
      <w:ins w:id="7373" w:author="aa m" w:date="2020-12-08T17:34:00Z">
        <w:del w:id="7374" w:author="Marco Petri" w:date="2020-12-22T19:46:00Z">
          <w:r w:rsidRPr="0042799C" w:rsidDel="00C22A1C">
            <w:rPr>
              <w:rFonts w:ascii="Courier New" w:hAnsi="Courier New" w:cs="Courier New"/>
              <w:sz w:val="18"/>
              <w:szCs w:val="18"/>
              <w:lang w:val="en-CA"/>
              <w:rPrChange w:id="7375" w:author="Marco Petri" w:date="2020-12-22T20:06:00Z">
                <w:rPr>
                  <w:rFonts w:ascii="Courier New" w:hAnsi="Courier New" w:cs="Courier New"/>
                  <w:sz w:val="22"/>
                  <w:lang w:val="en-CA"/>
                </w:rPr>
              </w:rPrChange>
            </w:rPr>
            <w:tab/>
            <w:delText>t in s.storeControllers.controllerControlsExit implies t in s.storeControllers.controllerControlsEntrance</w:delText>
          </w:r>
          <w:r w:rsidRPr="0042799C" w:rsidDel="00C22A1C">
            <w:rPr>
              <w:rFonts w:ascii="Courier New" w:hAnsi="Courier New" w:cs="Courier New"/>
              <w:sz w:val="18"/>
              <w:szCs w:val="18"/>
              <w:lang w:val="en-CA"/>
              <w:rPrChange w:id="7376" w:author="Marco Petri" w:date="2020-12-22T20:06:00Z">
                <w:rPr>
                  <w:rFonts w:ascii="Courier New" w:hAnsi="Courier New" w:cs="Courier New"/>
                  <w:sz w:val="22"/>
                  <w:lang w:val="en-CA"/>
                </w:rPr>
              </w:rPrChange>
            </w:rPr>
            <w:tab/>
          </w:r>
        </w:del>
      </w:ins>
    </w:p>
    <w:p w14:paraId="6205BC01" w14:textId="30500B80" w:rsidR="00637C2C" w:rsidRPr="0042799C" w:rsidDel="00C22A1C" w:rsidRDefault="00637C2C" w:rsidP="00637C2C">
      <w:pPr>
        <w:autoSpaceDE w:val="0"/>
        <w:autoSpaceDN w:val="0"/>
        <w:adjustRightInd w:val="0"/>
        <w:spacing w:line="240" w:lineRule="auto"/>
        <w:jc w:val="left"/>
        <w:rPr>
          <w:ins w:id="7377" w:author="aa m" w:date="2020-12-08T17:34:00Z"/>
          <w:del w:id="7378" w:author="Marco Petri" w:date="2020-12-22T19:46:00Z"/>
          <w:rFonts w:ascii="Courier New" w:hAnsi="Courier New" w:cs="Courier New"/>
          <w:sz w:val="18"/>
          <w:szCs w:val="18"/>
          <w:lang w:val="en-CA"/>
          <w:rPrChange w:id="7379" w:author="Marco Petri" w:date="2020-12-22T20:06:00Z">
            <w:rPr>
              <w:ins w:id="7380" w:author="aa m" w:date="2020-12-08T17:34:00Z"/>
              <w:del w:id="7381" w:author="Marco Petri" w:date="2020-12-22T19:46:00Z"/>
              <w:rFonts w:ascii="Courier New" w:hAnsi="Courier New" w:cs="Courier New"/>
              <w:sz w:val="22"/>
              <w:lang w:val="en-CA"/>
            </w:rPr>
          </w:rPrChange>
        </w:rPr>
      </w:pPr>
      <w:ins w:id="7382" w:author="aa m" w:date="2020-12-08T17:34:00Z">
        <w:del w:id="7383" w:author="Marco Petri" w:date="2020-12-22T19:46:00Z">
          <w:r w:rsidRPr="0042799C" w:rsidDel="00C22A1C">
            <w:rPr>
              <w:rFonts w:ascii="Courier New" w:hAnsi="Courier New" w:cs="Courier New"/>
              <w:sz w:val="18"/>
              <w:szCs w:val="18"/>
              <w:lang w:val="en-CA"/>
              <w:rPrChange w:id="7384" w:author="Marco Petri" w:date="2020-12-22T20:06:00Z">
                <w:rPr>
                  <w:rFonts w:ascii="Courier New" w:hAnsi="Courier New" w:cs="Courier New"/>
                  <w:sz w:val="22"/>
                  <w:lang w:val="en-CA"/>
                </w:rPr>
              </w:rPrChange>
            </w:rPr>
            <w:tab/>
            <w:delText>//all used tickets have been checked at entrance</w:delText>
          </w:r>
        </w:del>
      </w:ins>
    </w:p>
    <w:p w14:paraId="110A62D5" w14:textId="715D77DD" w:rsidR="00637C2C" w:rsidRPr="0042799C" w:rsidDel="00C22A1C" w:rsidRDefault="00637C2C" w:rsidP="00637C2C">
      <w:pPr>
        <w:autoSpaceDE w:val="0"/>
        <w:autoSpaceDN w:val="0"/>
        <w:adjustRightInd w:val="0"/>
        <w:spacing w:line="240" w:lineRule="auto"/>
        <w:jc w:val="left"/>
        <w:rPr>
          <w:ins w:id="7385" w:author="aa m" w:date="2020-12-08T17:34:00Z"/>
          <w:del w:id="7386" w:author="Marco Petri" w:date="2020-12-22T19:46:00Z"/>
          <w:rFonts w:ascii="Courier New" w:hAnsi="Courier New" w:cs="Courier New"/>
          <w:sz w:val="18"/>
          <w:szCs w:val="18"/>
          <w:lang w:val="en-CA"/>
          <w:rPrChange w:id="7387" w:author="Marco Petri" w:date="2020-12-22T20:06:00Z">
            <w:rPr>
              <w:ins w:id="7388" w:author="aa m" w:date="2020-12-08T17:34:00Z"/>
              <w:del w:id="7389" w:author="Marco Petri" w:date="2020-12-22T19:46:00Z"/>
              <w:rFonts w:ascii="Courier New" w:hAnsi="Courier New" w:cs="Courier New"/>
              <w:sz w:val="22"/>
              <w:lang w:val="en-CA"/>
            </w:rPr>
          </w:rPrChange>
        </w:rPr>
      </w:pPr>
      <w:ins w:id="7390" w:author="aa m" w:date="2020-12-08T17:34:00Z">
        <w:del w:id="7391" w:author="Marco Petri" w:date="2020-12-22T19:46:00Z">
          <w:r w:rsidRPr="0042799C" w:rsidDel="00C22A1C">
            <w:rPr>
              <w:rFonts w:ascii="Courier New" w:hAnsi="Courier New" w:cs="Courier New"/>
              <w:sz w:val="18"/>
              <w:szCs w:val="18"/>
              <w:lang w:val="en-CA"/>
              <w:rPrChange w:id="7392" w:author="Marco Petri" w:date="2020-12-22T20:06:00Z">
                <w:rPr>
                  <w:rFonts w:ascii="Courier New" w:hAnsi="Courier New" w:cs="Courier New"/>
                  <w:sz w:val="22"/>
                  <w:lang w:val="en-CA"/>
                </w:rPr>
              </w:rPrChange>
            </w:rPr>
            <w:tab/>
            <w:delText>all t: Ticket | all s: Store |</w:delText>
          </w:r>
        </w:del>
      </w:ins>
    </w:p>
    <w:p w14:paraId="567E5181" w14:textId="7DF4C369" w:rsidR="00637C2C" w:rsidRPr="0042799C" w:rsidDel="00C22A1C" w:rsidRDefault="00637C2C" w:rsidP="00637C2C">
      <w:pPr>
        <w:autoSpaceDE w:val="0"/>
        <w:autoSpaceDN w:val="0"/>
        <w:adjustRightInd w:val="0"/>
        <w:spacing w:line="240" w:lineRule="auto"/>
        <w:jc w:val="left"/>
        <w:rPr>
          <w:ins w:id="7393" w:author="aa m" w:date="2020-12-08T17:34:00Z"/>
          <w:del w:id="7394" w:author="Marco Petri" w:date="2020-12-22T19:46:00Z"/>
          <w:rFonts w:ascii="Courier New" w:hAnsi="Courier New" w:cs="Courier New"/>
          <w:sz w:val="18"/>
          <w:szCs w:val="18"/>
          <w:lang w:val="en-CA"/>
          <w:rPrChange w:id="7395" w:author="Marco Petri" w:date="2020-12-22T20:06:00Z">
            <w:rPr>
              <w:ins w:id="7396" w:author="aa m" w:date="2020-12-08T17:34:00Z"/>
              <w:del w:id="7397" w:author="Marco Petri" w:date="2020-12-22T19:46:00Z"/>
              <w:rFonts w:ascii="Courier New" w:hAnsi="Courier New" w:cs="Courier New"/>
              <w:sz w:val="22"/>
              <w:lang w:val="en-CA"/>
            </w:rPr>
          </w:rPrChange>
        </w:rPr>
      </w:pPr>
      <w:ins w:id="7398" w:author="aa m" w:date="2020-12-08T17:34:00Z">
        <w:del w:id="7399" w:author="Marco Petri" w:date="2020-12-22T19:46:00Z">
          <w:r w:rsidRPr="0042799C" w:rsidDel="00C22A1C">
            <w:rPr>
              <w:rFonts w:ascii="Courier New" w:hAnsi="Courier New" w:cs="Courier New"/>
              <w:sz w:val="18"/>
              <w:szCs w:val="18"/>
              <w:lang w:val="en-CA"/>
              <w:rPrChange w:id="7400" w:author="Marco Petri" w:date="2020-12-22T20:06:00Z">
                <w:rPr>
                  <w:rFonts w:ascii="Courier New" w:hAnsi="Courier New" w:cs="Courier New"/>
                  <w:sz w:val="22"/>
                  <w:lang w:val="en-CA"/>
                </w:rPr>
              </w:rPrChange>
            </w:rPr>
            <w:tab/>
            <w:delText>t in s.storeUsedTickets iff t in s.storeControllers.controllerControlsEntrance</w:delText>
          </w:r>
        </w:del>
      </w:ins>
    </w:p>
    <w:p w14:paraId="4709B0AF" w14:textId="4C29AB03" w:rsidR="00637C2C" w:rsidRPr="0042799C" w:rsidDel="00C22A1C" w:rsidRDefault="00637C2C" w:rsidP="00637C2C">
      <w:pPr>
        <w:autoSpaceDE w:val="0"/>
        <w:autoSpaceDN w:val="0"/>
        <w:adjustRightInd w:val="0"/>
        <w:spacing w:line="240" w:lineRule="auto"/>
        <w:jc w:val="left"/>
        <w:rPr>
          <w:ins w:id="7401" w:author="aa m" w:date="2020-12-08T17:34:00Z"/>
          <w:del w:id="7402" w:author="Marco Petri" w:date="2020-12-22T19:46:00Z"/>
          <w:rFonts w:ascii="Courier New" w:hAnsi="Courier New" w:cs="Courier New"/>
          <w:sz w:val="18"/>
          <w:szCs w:val="18"/>
          <w:lang w:val="en-CA"/>
          <w:rPrChange w:id="7403" w:author="Marco Petri" w:date="2020-12-22T20:06:00Z">
            <w:rPr>
              <w:ins w:id="7404" w:author="aa m" w:date="2020-12-08T17:34:00Z"/>
              <w:del w:id="7405" w:author="Marco Petri" w:date="2020-12-22T19:46:00Z"/>
              <w:rFonts w:ascii="Courier New" w:hAnsi="Courier New" w:cs="Courier New"/>
              <w:sz w:val="22"/>
              <w:lang w:val="en-CA"/>
            </w:rPr>
          </w:rPrChange>
        </w:rPr>
      </w:pPr>
      <w:ins w:id="7406" w:author="aa m" w:date="2020-12-08T17:34:00Z">
        <w:del w:id="7407" w:author="Marco Petri" w:date="2020-12-22T19:46:00Z">
          <w:r w:rsidRPr="0042799C" w:rsidDel="00C22A1C">
            <w:rPr>
              <w:rFonts w:ascii="Courier New" w:hAnsi="Courier New" w:cs="Courier New"/>
              <w:sz w:val="18"/>
              <w:szCs w:val="18"/>
              <w:lang w:val="en-CA"/>
              <w:rPrChange w:id="7408" w:author="Marco Petri" w:date="2020-12-22T20:06:00Z">
                <w:rPr>
                  <w:rFonts w:ascii="Courier New" w:hAnsi="Courier New" w:cs="Courier New"/>
                  <w:sz w:val="22"/>
                  <w:lang w:val="en-CA"/>
                </w:rPr>
              </w:rPrChange>
            </w:rPr>
            <w:delText>}</w:delText>
          </w:r>
        </w:del>
      </w:ins>
    </w:p>
    <w:p w14:paraId="59CBF5DA" w14:textId="75927A3D" w:rsidR="00637C2C" w:rsidRPr="0042799C" w:rsidDel="00C22A1C" w:rsidRDefault="00637C2C" w:rsidP="00637C2C">
      <w:pPr>
        <w:autoSpaceDE w:val="0"/>
        <w:autoSpaceDN w:val="0"/>
        <w:adjustRightInd w:val="0"/>
        <w:spacing w:line="240" w:lineRule="auto"/>
        <w:jc w:val="left"/>
        <w:rPr>
          <w:ins w:id="7409" w:author="aa m" w:date="2020-12-08T17:34:00Z"/>
          <w:del w:id="7410" w:author="Marco Petri" w:date="2020-12-22T19:46:00Z"/>
          <w:rFonts w:ascii="Courier New" w:hAnsi="Courier New" w:cs="Courier New"/>
          <w:sz w:val="18"/>
          <w:szCs w:val="18"/>
          <w:lang w:val="en-CA"/>
          <w:rPrChange w:id="7411" w:author="Marco Petri" w:date="2020-12-22T20:06:00Z">
            <w:rPr>
              <w:ins w:id="7412" w:author="aa m" w:date="2020-12-08T17:34:00Z"/>
              <w:del w:id="7413" w:author="Marco Petri" w:date="2020-12-22T19:46:00Z"/>
              <w:rFonts w:ascii="Courier New" w:hAnsi="Courier New" w:cs="Courier New"/>
              <w:sz w:val="22"/>
              <w:lang w:val="en-CA"/>
            </w:rPr>
          </w:rPrChange>
        </w:rPr>
      </w:pPr>
    </w:p>
    <w:p w14:paraId="00A38298" w14:textId="329501EF" w:rsidR="00637C2C" w:rsidRPr="0042799C" w:rsidDel="00C22A1C" w:rsidRDefault="00637C2C" w:rsidP="00637C2C">
      <w:pPr>
        <w:autoSpaceDE w:val="0"/>
        <w:autoSpaceDN w:val="0"/>
        <w:adjustRightInd w:val="0"/>
        <w:spacing w:line="240" w:lineRule="auto"/>
        <w:jc w:val="left"/>
        <w:rPr>
          <w:ins w:id="7414" w:author="aa m" w:date="2020-12-08T17:34:00Z"/>
          <w:del w:id="7415" w:author="Marco Petri" w:date="2020-12-22T19:46:00Z"/>
          <w:rFonts w:ascii="Courier New" w:hAnsi="Courier New" w:cs="Courier New"/>
          <w:sz w:val="18"/>
          <w:szCs w:val="18"/>
          <w:lang w:val="en-CA"/>
          <w:rPrChange w:id="7416" w:author="Marco Petri" w:date="2020-12-22T20:06:00Z">
            <w:rPr>
              <w:ins w:id="7417" w:author="aa m" w:date="2020-12-08T17:34:00Z"/>
              <w:del w:id="7418" w:author="Marco Petri" w:date="2020-12-22T19:46:00Z"/>
              <w:rFonts w:ascii="Courier New" w:hAnsi="Courier New" w:cs="Courier New"/>
              <w:sz w:val="22"/>
              <w:lang w:val="en-CA"/>
            </w:rPr>
          </w:rPrChange>
        </w:rPr>
      </w:pPr>
      <w:ins w:id="7419" w:author="aa m" w:date="2020-12-08T17:34:00Z">
        <w:del w:id="7420" w:author="Marco Petri" w:date="2020-12-22T19:46:00Z">
          <w:r w:rsidRPr="0042799C" w:rsidDel="00C22A1C">
            <w:rPr>
              <w:rFonts w:ascii="Courier New" w:hAnsi="Courier New" w:cs="Courier New"/>
              <w:sz w:val="18"/>
              <w:szCs w:val="18"/>
              <w:lang w:val="en-CA"/>
              <w:rPrChange w:id="7421" w:author="Marco Petri" w:date="2020-12-22T20:06:00Z">
                <w:rPr>
                  <w:rFonts w:ascii="Courier New" w:hAnsi="Courier New" w:cs="Courier New"/>
                  <w:sz w:val="22"/>
                  <w:lang w:val="en-CA"/>
                </w:rPr>
              </w:rPrChange>
            </w:rPr>
            <w:delText>fact visitsFacts{</w:delText>
          </w:r>
        </w:del>
      </w:ins>
    </w:p>
    <w:p w14:paraId="1BD59EE5" w14:textId="0E88E3AD" w:rsidR="00637C2C" w:rsidRPr="0042799C" w:rsidDel="00C22A1C" w:rsidRDefault="00637C2C" w:rsidP="00637C2C">
      <w:pPr>
        <w:autoSpaceDE w:val="0"/>
        <w:autoSpaceDN w:val="0"/>
        <w:adjustRightInd w:val="0"/>
        <w:spacing w:line="240" w:lineRule="auto"/>
        <w:jc w:val="left"/>
        <w:rPr>
          <w:ins w:id="7422" w:author="aa m" w:date="2020-12-08T17:34:00Z"/>
          <w:del w:id="7423" w:author="Marco Petri" w:date="2020-12-22T19:46:00Z"/>
          <w:rFonts w:ascii="Courier New" w:hAnsi="Courier New" w:cs="Courier New"/>
          <w:sz w:val="18"/>
          <w:szCs w:val="18"/>
          <w:lang w:val="en-CA"/>
          <w:rPrChange w:id="7424" w:author="Marco Petri" w:date="2020-12-22T20:06:00Z">
            <w:rPr>
              <w:ins w:id="7425" w:author="aa m" w:date="2020-12-08T17:34:00Z"/>
              <w:del w:id="7426" w:author="Marco Petri" w:date="2020-12-22T19:46:00Z"/>
              <w:rFonts w:ascii="Courier New" w:hAnsi="Courier New" w:cs="Courier New"/>
              <w:sz w:val="22"/>
              <w:lang w:val="en-CA"/>
            </w:rPr>
          </w:rPrChange>
        </w:rPr>
      </w:pPr>
      <w:ins w:id="7427" w:author="aa m" w:date="2020-12-08T17:34:00Z">
        <w:del w:id="7428" w:author="Marco Petri" w:date="2020-12-22T19:46:00Z">
          <w:r w:rsidRPr="0042799C" w:rsidDel="00C22A1C">
            <w:rPr>
              <w:rFonts w:ascii="Courier New" w:hAnsi="Courier New" w:cs="Courier New"/>
              <w:sz w:val="18"/>
              <w:szCs w:val="18"/>
              <w:lang w:val="en-CA"/>
              <w:rPrChange w:id="7429" w:author="Marco Petri" w:date="2020-12-22T20:06:00Z">
                <w:rPr>
                  <w:rFonts w:ascii="Courier New" w:hAnsi="Courier New" w:cs="Courier New"/>
                  <w:sz w:val="22"/>
                  <w:lang w:val="en-CA"/>
                </w:rPr>
              </w:rPrChange>
            </w:rPr>
            <w:tab/>
            <w:delText>//all visits are assigned to one store</w:delText>
          </w:r>
        </w:del>
      </w:ins>
    </w:p>
    <w:p w14:paraId="6D3D67F8" w14:textId="0C59C127" w:rsidR="00637C2C" w:rsidRPr="0042799C" w:rsidDel="00C22A1C" w:rsidRDefault="00637C2C" w:rsidP="00637C2C">
      <w:pPr>
        <w:autoSpaceDE w:val="0"/>
        <w:autoSpaceDN w:val="0"/>
        <w:adjustRightInd w:val="0"/>
        <w:spacing w:line="240" w:lineRule="auto"/>
        <w:jc w:val="left"/>
        <w:rPr>
          <w:ins w:id="7430" w:author="aa m" w:date="2020-12-08T17:34:00Z"/>
          <w:del w:id="7431" w:author="Marco Petri" w:date="2020-12-22T19:46:00Z"/>
          <w:rFonts w:ascii="Courier New" w:hAnsi="Courier New" w:cs="Courier New"/>
          <w:sz w:val="18"/>
          <w:szCs w:val="18"/>
          <w:lang w:val="en-CA"/>
          <w:rPrChange w:id="7432" w:author="Marco Petri" w:date="2020-12-22T20:06:00Z">
            <w:rPr>
              <w:ins w:id="7433" w:author="aa m" w:date="2020-12-08T17:34:00Z"/>
              <w:del w:id="7434" w:author="Marco Petri" w:date="2020-12-22T19:46:00Z"/>
              <w:rFonts w:ascii="Courier New" w:hAnsi="Courier New" w:cs="Courier New"/>
              <w:sz w:val="22"/>
              <w:lang w:val="en-CA"/>
            </w:rPr>
          </w:rPrChange>
        </w:rPr>
      </w:pPr>
      <w:ins w:id="7435" w:author="aa m" w:date="2020-12-08T17:34:00Z">
        <w:del w:id="7436" w:author="Marco Petri" w:date="2020-12-22T19:46:00Z">
          <w:r w:rsidRPr="0042799C" w:rsidDel="00C22A1C">
            <w:rPr>
              <w:rFonts w:ascii="Courier New" w:hAnsi="Courier New" w:cs="Courier New"/>
              <w:sz w:val="18"/>
              <w:szCs w:val="18"/>
              <w:lang w:val="en-CA"/>
              <w:rPrChange w:id="7437" w:author="Marco Petri" w:date="2020-12-22T20:06:00Z">
                <w:rPr>
                  <w:rFonts w:ascii="Courier New" w:hAnsi="Courier New" w:cs="Courier New"/>
                  <w:sz w:val="22"/>
                  <w:lang w:val="en-CA"/>
                </w:rPr>
              </w:rPrChange>
            </w:rPr>
            <w:tab/>
            <w:delText>all v: Visit |  one s: Store |  v in s.storeCustomersVisits</w:delText>
          </w:r>
        </w:del>
      </w:ins>
    </w:p>
    <w:p w14:paraId="67CA83F3" w14:textId="2679939D" w:rsidR="00637C2C" w:rsidRPr="0042799C" w:rsidDel="00C22A1C" w:rsidRDefault="00637C2C" w:rsidP="00637C2C">
      <w:pPr>
        <w:autoSpaceDE w:val="0"/>
        <w:autoSpaceDN w:val="0"/>
        <w:adjustRightInd w:val="0"/>
        <w:spacing w:line="240" w:lineRule="auto"/>
        <w:jc w:val="left"/>
        <w:rPr>
          <w:ins w:id="7438" w:author="aa m" w:date="2020-12-08T17:34:00Z"/>
          <w:del w:id="7439" w:author="Marco Petri" w:date="2020-12-22T19:46:00Z"/>
          <w:rFonts w:ascii="Courier New" w:hAnsi="Courier New" w:cs="Courier New"/>
          <w:sz w:val="18"/>
          <w:szCs w:val="18"/>
          <w:lang w:val="en-CA"/>
          <w:rPrChange w:id="7440" w:author="Marco Petri" w:date="2020-12-22T20:06:00Z">
            <w:rPr>
              <w:ins w:id="7441" w:author="aa m" w:date="2020-12-08T17:34:00Z"/>
              <w:del w:id="7442" w:author="Marco Petri" w:date="2020-12-22T19:46:00Z"/>
              <w:rFonts w:ascii="Courier New" w:hAnsi="Courier New" w:cs="Courier New"/>
              <w:sz w:val="22"/>
              <w:lang w:val="en-CA"/>
            </w:rPr>
          </w:rPrChange>
        </w:rPr>
      </w:pPr>
      <w:ins w:id="7443" w:author="aa m" w:date="2020-12-08T17:34:00Z">
        <w:del w:id="7444" w:author="Marco Petri" w:date="2020-12-22T19:46:00Z">
          <w:r w:rsidRPr="0042799C" w:rsidDel="00C22A1C">
            <w:rPr>
              <w:rFonts w:ascii="Courier New" w:hAnsi="Courier New" w:cs="Courier New"/>
              <w:sz w:val="18"/>
              <w:szCs w:val="18"/>
              <w:lang w:val="en-CA"/>
              <w:rPrChange w:id="7445" w:author="Marco Petri" w:date="2020-12-22T20:06:00Z">
                <w:rPr>
                  <w:rFonts w:ascii="Courier New" w:hAnsi="Courier New" w:cs="Courier New"/>
                  <w:sz w:val="22"/>
                  <w:lang w:val="en-CA"/>
                </w:rPr>
              </w:rPrChange>
            </w:rPr>
            <w:tab/>
            <w:delText>//a visit was made if and only if its ticket was checked in by the controller</w:delText>
          </w:r>
        </w:del>
      </w:ins>
    </w:p>
    <w:p w14:paraId="5F34E442" w14:textId="769B6067" w:rsidR="00637C2C" w:rsidRPr="0042799C" w:rsidDel="00C22A1C" w:rsidRDefault="00637C2C" w:rsidP="00637C2C">
      <w:pPr>
        <w:autoSpaceDE w:val="0"/>
        <w:autoSpaceDN w:val="0"/>
        <w:adjustRightInd w:val="0"/>
        <w:spacing w:line="240" w:lineRule="auto"/>
        <w:jc w:val="left"/>
        <w:rPr>
          <w:ins w:id="7446" w:author="aa m" w:date="2020-12-08T17:34:00Z"/>
          <w:del w:id="7447" w:author="Marco Petri" w:date="2020-12-22T19:46:00Z"/>
          <w:rFonts w:ascii="Courier New" w:hAnsi="Courier New" w:cs="Courier New"/>
          <w:sz w:val="18"/>
          <w:szCs w:val="18"/>
          <w:lang w:val="en-CA"/>
          <w:rPrChange w:id="7448" w:author="Marco Petri" w:date="2020-12-22T20:06:00Z">
            <w:rPr>
              <w:ins w:id="7449" w:author="aa m" w:date="2020-12-08T17:34:00Z"/>
              <w:del w:id="7450" w:author="Marco Petri" w:date="2020-12-22T19:46:00Z"/>
              <w:rFonts w:ascii="Courier New" w:hAnsi="Courier New" w:cs="Courier New"/>
              <w:sz w:val="22"/>
              <w:lang w:val="en-CA"/>
            </w:rPr>
          </w:rPrChange>
        </w:rPr>
      </w:pPr>
      <w:ins w:id="7451" w:author="aa m" w:date="2020-12-08T17:34:00Z">
        <w:del w:id="7452" w:author="Marco Petri" w:date="2020-12-22T19:46:00Z">
          <w:r w:rsidRPr="0042799C" w:rsidDel="00C22A1C">
            <w:rPr>
              <w:rFonts w:ascii="Courier New" w:hAnsi="Courier New" w:cs="Courier New"/>
              <w:sz w:val="18"/>
              <w:szCs w:val="18"/>
              <w:lang w:val="en-CA"/>
              <w:rPrChange w:id="7453" w:author="Marco Petri" w:date="2020-12-22T20:06:00Z">
                <w:rPr>
                  <w:rFonts w:ascii="Courier New" w:hAnsi="Courier New" w:cs="Courier New"/>
                  <w:sz w:val="22"/>
                  <w:lang w:val="en-CA"/>
                </w:rPr>
              </w:rPrChange>
            </w:rPr>
            <w:tab/>
            <w:delText xml:space="preserve">all s: Store | all v: Visit | </w:delText>
          </w:r>
        </w:del>
      </w:ins>
    </w:p>
    <w:p w14:paraId="0B258FCC" w14:textId="25129A07" w:rsidR="00637C2C" w:rsidRPr="0042799C" w:rsidDel="00C22A1C" w:rsidRDefault="00637C2C" w:rsidP="00637C2C">
      <w:pPr>
        <w:autoSpaceDE w:val="0"/>
        <w:autoSpaceDN w:val="0"/>
        <w:adjustRightInd w:val="0"/>
        <w:spacing w:line="240" w:lineRule="auto"/>
        <w:jc w:val="left"/>
        <w:rPr>
          <w:ins w:id="7454" w:author="aa m" w:date="2020-12-08T17:34:00Z"/>
          <w:del w:id="7455" w:author="Marco Petri" w:date="2020-12-22T19:46:00Z"/>
          <w:rFonts w:ascii="Courier New" w:hAnsi="Courier New" w:cs="Courier New"/>
          <w:sz w:val="18"/>
          <w:szCs w:val="18"/>
          <w:lang w:val="en-CA"/>
          <w:rPrChange w:id="7456" w:author="Marco Petri" w:date="2020-12-22T20:06:00Z">
            <w:rPr>
              <w:ins w:id="7457" w:author="aa m" w:date="2020-12-08T17:34:00Z"/>
              <w:del w:id="7458" w:author="Marco Petri" w:date="2020-12-22T19:46:00Z"/>
              <w:rFonts w:ascii="Courier New" w:hAnsi="Courier New" w:cs="Courier New"/>
              <w:sz w:val="22"/>
              <w:lang w:val="en-CA"/>
            </w:rPr>
          </w:rPrChange>
        </w:rPr>
      </w:pPr>
      <w:ins w:id="7459" w:author="aa m" w:date="2020-12-08T17:34:00Z">
        <w:del w:id="7460" w:author="Marco Petri" w:date="2020-12-22T19:46:00Z">
          <w:r w:rsidRPr="0042799C" w:rsidDel="00C22A1C">
            <w:rPr>
              <w:rFonts w:ascii="Courier New" w:hAnsi="Courier New" w:cs="Courier New"/>
              <w:sz w:val="18"/>
              <w:szCs w:val="18"/>
              <w:lang w:val="en-CA"/>
              <w:rPrChange w:id="7461" w:author="Marco Petri" w:date="2020-12-22T20:06:00Z">
                <w:rPr>
                  <w:rFonts w:ascii="Courier New" w:hAnsi="Courier New" w:cs="Courier New"/>
                  <w:sz w:val="22"/>
                  <w:lang w:val="en-CA"/>
                </w:rPr>
              </w:rPrChange>
            </w:rPr>
            <w:tab/>
            <w:delText>v.visitTicket in s.storeControllers.controllerControlsEntrance iff v in s.storeCustomersVisits</w:delText>
          </w:r>
        </w:del>
      </w:ins>
    </w:p>
    <w:p w14:paraId="3B0A3417" w14:textId="38D8E478" w:rsidR="00637C2C" w:rsidRPr="0042799C" w:rsidDel="00C22A1C" w:rsidRDefault="00637C2C" w:rsidP="00637C2C">
      <w:pPr>
        <w:autoSpaceDE w:val="0"/>
        <w:autoSpaceDN w:val="0"/>
        <w:adjustRightInd w:val="0"/>
        <w:spacing w:line="240" w:lineRule="auto"/>
        <w:jc w:val="left"/>
        <w:rPr>
          <w:ins w:id="7462" w:author="aa m" w:date="2020-12-08T17:34:00Z"/>
          <w:del w:id="7463" w:author="Marco Petri" w:date="2020-12-22T19:46:00Z"/>
          <w:rFonts w:ascii="Courier New" w:hAnsi="Courier New" w:cs="Courier New"/>
          <w:sz w:val="18"/>
          <w:szCs w:val="18"/>
          <w:lang w:val="en-CA"/>
          <w:rPrChange w:id="7464" w:author="Marco Petri" w:date="2020-12-22T20:06:00Z">
            <w:rPr>
              <w:ins w:id="7465" w:author="aa m" w:date="2020-12-08T17:34:00Z"/>
              <w:del w:id="7466" w:author="Marco Petri" w:date="2020-12-22T19:46:00Z"/>
              <w:rFonts w:ascii="Courier New" w:hAnsi="Courier New" w:cs="Courier New"/>
              <w:sz w:val="22"/>
              <w:lang w:val="en-CA"/>
            </w:rPr>
          </w:rPrChange>
        </w:rPr>
      </w:pPr>
      <w:ins w:id="7467" w:author="aa m" w:date="2020-12-08T17:34:00Z">
        <w:del w:id="7468" w:author="Marco Petri" w:date="2020-12-22T19:46:00Z">
          <w:r w:rsidRPr="0042799C" w:rsidDel="00C22A1C">
            <w:rPr>
              <w:rFonts w:ascii="Courier New" w:hAnsi="Courier New" w:cs="Courier New"/>
              <w:sz w:val="18"/>
              <w:szCs w:val="18"/>
              <w:lang w:val="en-CA"/>
              <w:rPrChange w:id="7469" w:author="Marco Petri" w:date="2020-12-22T20:06:00Z">
                <w:rPr>
                  <w:rFonts w:ascii="Courier New" w:hAnsi="Courier New" w:cs="Courier New"/>
                  <w:sz w:val="22"/>
                  <w:lang w:val="en-CA"/>
                </w:rPr>
              </w:rPrChange>
            </w:rPr>
            <w:tab/>
            <w:delText>//every time a controller checks in a ticket only one visit is counted</w:delText>
          </w:r>
        </w:del>
      </w:ins>
    </w:p>
    <w:p w14:paraId="117D2BED" w14:textId="66CA61CA" w:rsidR="00637C2C" w:rsidRPr="0042799C" w:rsidDel="00C22A1C" w:rsidRDefault="00637C2C" w:rsidP="00637C2C">
      <w:pPr>
        <w:autoSpaceDE w:val="0"/>
        <w:autoSpaceDN w:val="0"/>
        <w:adjustRightInd w:val="0"/>
        <w:spacing w:line="240" w:lineRule="auto"/>
        <w:jc w:val="left"/>
        <w:rPr>
          <w:ins w:id="7470" w:author="aa m" w:date="2020-12-08T17:34:00Z"/>
          <w:del w:id="7471" w:author="Marco Petri" w:date="2020-12-22T19:46:00Z"/>
          <w:rFonts w:ascii="Courier New" w:hAnsi="Courier New" w:cs="Courier New"/>
          <w:sz w:val="18"/>
          <w:szCs w:val="18"/>
          <w:lang w:val="en-CA"/>
          <w:rPrChange w:id="7472" w:author="Marco Petri" w:date="2020-12-22T20:06:00Z">
            <w:rPr>
              <w:ins w:id="7473" w:author="aa m" w:date="2020-12-08T17:34:00Z"/>
              <w:del w:id="7474" w:author="Marco Petri" w:date="2020-12-22T19:46:00Z"/>
              <w:rFonts w:ascii="Courier New" w:hAnsi="Courier New" w:cs="Courier New"/>
              <w:sz w:val="22"/>
              <w:lang w:val="en-CA"/>
            </w:rPr>
          </w:rPrChange>
        </w:rPr>
      </w:pPr>
      <w:ins w:id="7475" w:author="aa m" w:date="2020-12-08T17:34:00Z">
        <w:del w:id="7476" w:author="Marco Petri" w:date="2020-12-22T19:46:00Z">
          <w:r w:rsidRPr="0042799C" w:rsidDel="00C22A1C">
            <w:rPr>
              <w:rFonts w:ascii="Courier New" w:hAnsi="Courier New" w:cs="Courier New"/>
              <w:sz w:val="18"/>
              <w:szCs w:val="18"/>
              <w:lang w:val="en-CA"/>
              <w:rPrChange w:id="7477" w:author="Marco Petri" w:date="2020-12-22T20:06:00Z">
                <w:rPr>
                  <w:rFonts w:ascii="Courier New" w:hAnsi="Courier New" w:cs="Courier New"/>
                  <w:sz w:val="22"/>
                  <w:lang w:val="en-CA"/>
                </w:rPr>
              </w:rPrChange>
            </w:rPr>
            <w:tab/>
            <w:delText>all s: Store | all t: Ticket | one v: Visit |</w:delText>
          </w:r>
        </w:del>
      </w:ins>
    </w:p>
    <w:p w14:paraId="0A0AE736" w14:textId="73CEEA28" w:rsidR="00637C2C" w:rsidRPr="0042799C" w:rsidDel="00C22A1C" w:rsidRDefault="00637C2C" w:rsidP="00637C2C">
      <w:pPr>
        <w:autoSpaceDE w:val="0"/>
        <w:autoSpaceDN w:val="0"/>
        <w:adjustRightInd w:val="0"/>
        <w:spacing w:line="240" w:lineRule="auto"/>
        <w:jc w:val="left"/>
        <w:rPr>
          <w:ins w:id="7478" w:author="aa m" w:date="2020-12-08T17:34:00Z"/>
          <w:del w:id="7479" w:author="Marco Petri" w:date="2020-12-22T19:46:00Z"/>
          <w:rFonts w:ascii="Courier New" w:hAnsi="Courier New" w:cs="Courier New"/>
          <w:sz w:val="18"/>
          <w:szCs w:val="18"/>
          <w:lang w:val="en-CA"/>
          <w:rPrChange w:id="7480" w:author="Marco Petri" w:date="2020-12-22T20:06:00Z">
            <w:rPr>
              <w:ins w:id="7481" w:author="aa m" w:date="2020-12-08T17:34:00Z"/>
              <w:del w:id="7482" w:author="Marco Petri" w:date="2020-12-22T19:46:00Z"/>
              <w:rFonts w:ascii="Courier New" w:hAnsi="Courier New" w:cs="Courier New"/>
              <w:sz w:val="22"/>
              <w:lang w:val="en-CA"/>
            </w:rPr>
          </w:rPrChange>
        </w:rPr>
      </w:pPr>
      <w:ins w:id="7483" w:author="aa m" w:date="2020-12-08T17:34:00Z">
        <w:del w:id="7484" w:author="Marco Petri" w:date="2020-12-22T19:46:00Z">
          <w:r w:rsidRPr="0042799C" w:rsidDel="00C22A1C">
            <w:rPr>
              <w:rFonts w:ascii="Courier New" w:hAnsi="Courier New" w:cs="Courier New"/>
              <w:sz w:val="18"/>
              <w:szCs w:val="18"/>
              <w:lang w:val="en-CA"/>
              <w:rPrChange w:id="7485" w:author="Marco Petri" w:date="2020-12-22T20:06:00Z">
                <w:rPr>
                  <w:rFonts w:ascii="Courier New" w:hAnsi="Courier New" w:cs="Courier New"/>
                  <w:sz w:val="22"/>
                  <w:lang w:val="en-CA"/>
                </w:rPr>
              </w:rPrChange>
            </w:rPr>
            <w:tab/>
            <w:delText xml:space="preserve">t in s.storeControllers.controllerControlsEntrance implies </w:delText>
          </w:r>
        </w:del>
      </w:ins>
    </w:p>
    <w:p w14:paraId="5F54BA5D" w14:textId="065D3C41" w:rsidR="00637C2C" w:rsidRPr="0042799C" w:rsidDel="00C22A1C" w:rsidRDefault="00637C2C" w:rsidP="00637C2C">
      <w:pPr>
        <w:autoSpaceDE w:val="0"/>
        <w:autoSpaceDN w:val="0"/>
        <w:adjustRightInd w:val="0"/>
        <w:spacing w:line="240" w:lineRule="auto"/>
        <w:jc w:val="left"/>
        <w:rPr>
          <w:ins w:id="7486" w:author="aa m" w:date="2020-12-08T17:34:00Z"/>
          <w:del w:id="7487" w:author="Marco Petri" w:date="2020-12-22T19:46:00Z"/>
          <w:rFonts w:ascii="Courier New" w:hAnsi="Courier New" w:cs="Courier New"/>
          <w:sz w:val="18"/>
          <w:szCs w:val="18"/>
          <w:lang w:val="en-CA"/>
          <w:rPrChange w:id="7488" w:author="Marco Petri" w:date="2020-12-22T20:06:00Z">
            <w:rPr>
              <w:ins w:id="7489" w:author="aa m" w:date="2020-12-08T17:34:00Z"/>
              <w:del w:id="7490" w:author="Marco Petri" w:date="2020-12-22T19:46:00Z"/>
              <w:rFonts w:ascii="Courier New" w:hAnsi="Courier New" w:cs="Courier New"/>
              <w:sz w:val="22"/>
              <w:lang w:val="en-CA"/>
            </w:rPr>
          </w:rPrChange>
        </w:rPr>
      </w:pPr>
      <w:ins w:id="7491" w:author="aa m" w:date="2020-12-08T17:34:00Z">
        <w:del w:id="7492" w:author="Marco Petri" w:date="2020-12-22T19:46:00Z">
          <w:r w:rsidRPr="0042799C" w:rsidDel="00C22A1C">
            <w:rPr>
              <w:rFonts w:ascii="Courier New" w:hAnsi="Courier New" w:cs="Courier New"/>
              <w:sz w:val="18"/>
              <w:szCs w:val="18"/>
              <w:lang w:val="en-CA"/>
              <w:rPrChange w:id="7493" w:author="Marco Petri" w:date="2020-12-22T20:06:00Z">
                <w:rPr>
                  <w:rFonts w:ascii="Courier New" w:hAnsi="Courier New" w:cs="Courier New"/>
                  <w:sz w:val="22"/>
                  <w:lang w:val="en-CA"/>
                </w:rPr>
              </w:rPrChange>
            </w:rPr>
            <w:tab/>
            <w:delText>(v in s.storeCustomersVisits and v.visitTicket = t)</w:delText>
          </w:r>
        </w:del>
      </w:ins>
    </w:p>
    <w:p w14:paraId="507E6105" w14:textId="61ADF3CF" w:rsidR="00637C2C" w:rsidRPr="0042799C" w:rsidDel="00C22A1C" w:rsidRDefault="00637C2C" w:rsidP="00637C2C">
      <w:pPr>
        <w:autoSpaceDE w:val="0"/>
        <w:autoSpaceDN w:val="0"/>
        <w:adjustRightInd w:val="0"/>
        <w:spacing w:line="240" w:lineRule="auto"/>
        <w:jc w:val="left"/>
        <w:rPr>
          <w:ins w:id="7494" w:author="aa m" w:date="2020-12-08T17:34:00Z"/>
          <w:del w:id="7495" w:author="Marco Petri" w:date="2020-12-22T19:46:00Z"/>
          <w:rFonts w:ascii="Courier New" w:hAnsi="Courier New" w:cs="Courier New"/>
          <w:sz w:val="18"/>
          <w:szCs w:val="18"/>
          <w:lang w:val="en-CA"/>
          <w:rPrChange w:id="7496" w:author="Marco Petri" w:date="2020-12-22T20:06:00Z">
            <w:rPr>
              <w:ins w:id="7497" w:author="aa m" w:date="2020-12-08T17:34:00Z"/>
              <w:del w:id="7498" w:author="Marco Petri" w:date="2020-12-22T19:46:00Z"/>
              <w:rFonts w:ascii="Courier New" w:hAnsi="Courier New" w:cs="Courier New"/>
              <w:sz w:val="22"/>
              <w:lang w:val="en-CA"/>
            </w:rPr>
          </w:rPrChange>
        </w:rPr>
      </w:pPr>
      <w:ins w:id="7499" w:author="aa m" w:date="2020-12-08T17:34:00Z">
        <w:del w:id="7500" w:author="Marco Petri" w:date="2020-12-22T19:46:00Z">
          <w:r w:rsidRPr="0042799C" w:rsidDel="00C22A1C">
            <w:rPr>
              <w:rFonts w:ascii="Courier New" w:hAnsi="Courier New" w:cs="Courier New"/>
              <w:sz w:val="18"/>
              <w:szCs w:val="18"/>
              <w:lang w:val="en-CA"/>
              <w:rPrChange w:id="7501" w:author="Marco Petri" w:date="2020-12-22T20:06:00Z">
                <w:rPr>
                  <w:rFonts w:ascii="Courier New" w:hAnsi="Courier New" w:cs="Courier New"/>
                  <w:sz w:val="22"/>
                  <w:lang w:val="en-CA"/>
                </w:rPr>
              </w:rPrChange>
            </w:rPr>
            <w:delText>}</w:delText>
          </w:r>
        </w:del>
      </w:ins>
    </w:p>
    <w:p w14:paraId="1B5CD17D" w14:textId="696F279C" w:rsidR="00637C2C" w:rsidRPr="0042799C" w:rsidDel="00C22A1C" w:rsidRDefault="00637C2C" w:rsidP="00637C2C">
      <w:pPr>
        <w:autoSpaceDE w:val="0"/>
        <w:autoSpaceDN w:val="0"/>
        <w:adjustRightInd w:val="0"/>
        <w:spacing w:line="240" w:lineRule="auto"/>
        <w:jc w:val="left"/>
        <w:rPr>
          <w:ins w:id="7502" w:author="aa m" w:date="2020-12-08T17:34:00Z"/>
          <w:del w:id="7503" w:author="Marco Petri" w:date="2020-12-22T19:46:00Z"/>
          <w:rFonts w:ascii="Courier New" w:hAnsi="Courier New" w:cs="Courier New"/>
          <w:sz w:val="18"/>
          <w:szCs w:val="18"/>
          <w:lang w:val="en-CA"/>
          <w:rPrChange w:id="7504" w:author="Marco Petri" w:date="2020-12-22T20:06:00Z">
            <w:rPr>
              <w:ins w:id="7505" w:author="aa m" w:date="2020-12-08T17:34:00Z"/>
              <w:del w:id="7506" w:author="Marco Petri" w:date="2020-12-22T19:46:00Z"/>
              <w:rFonts w:ascii="Courier New" w:hAnsi="Courier New" w:cs="Courier New"/>
              <w:sz w:val="22"/>
              <w:lang w:val="en-CA"/>
            </w:rPr>
          </w:rPrChange>
        </w:rPr>
      </w:pPr>
    </w:p>
    <w:p w14:paraId="52DD65A0" w14:textId="52915E0E" w:rsidR="00637C2C" w:rsidRPr="0042799C" w:rsidDel="00C22A1C" w:rsidRDefault="00637C2C" w:rsidP="00637C2C">
      <w:pPr>
        <w:autoSpaceDE w:val="0"/>
        <w:autoSpaceDN w:val="0"/>
        <w:adjustRightInd w:val="0"/>
        <w:spacing w:line="240" w:lineRule="auto"/>
        <w:jc w:val="left"/>
        <w:rPr>
          <w:ins w:id="7507" w:author="aa m" w:date="2020-12-08T17:34:00Z"/>
          <w:del w:id="7508" w:author="Marco Petri" w:date="2020-12-22T19:46:00Z"/>
          <w:rFonts w:ascii="Courier New" w:hAnsi="Courier New" w:cs="Courier New"/>
          <w:sz w:val="18"/>
          <w:szCs w:val="18"/>
          <w:lang w:val="en-CA"/>
          <w:rPrChange w:id="7509" w:author="Marco Petri" w:date="2020-12-22T20:06:00Z">
            <w:rPr>
              <w:ins w:id="7510" w:author="aa m" w:date="2020-12-08T17:34:00Z"/>
              <w:del w:id="7511" w:author="Marco Petri" w:date="2020-12-22T19:46:00Z"/>
              <w:rFonts w:ascii="Courier New" w:hAnsi="Courier New" w:cs="Courier New"/>
              <w:sz w:val="22"/>
              <w:lang w:val="en-CA"/>
            </w:rPr>
          </w:rPrChange>
        </w:rPr>
      </w:pPr>
      <w:ins w:id="7512" w:author="aa m" w:date="2020-12-08T17:34:00Z">
        <w:del w:id="7513" w:author="Marco Petri" w:date="2020-12-22T19:46:00Z">
          <w:r w:rsidRPr="0042799C" w:rsidDel="00C22A1C">
            <w:rPr>
              <w:rFonts w:ascii="Courier New" w:hAnsi="Courier New" w:cs="Courier New"/>
              <w:sz w:val="18"/>
              <w:szCs w:val="18"/>
              <w:lang w:val="en-CA"/>
              <w:rPrChange w:id="7514" w:author="Marco Petri" w:date="2020-12-22T20:06:00Z">
                <w:rPr>
                  <w:rFonts w:ascii="Courier New" w:hAnsi="Courier New" w:cs="Courier New"/>
                  <w:sz w:val="22"/>
                  <w:lang w:val="en-CA"/>
                </w:rPr>
              </w:rPrChange>
            </w:rPr>
            <w:delText xml:space="preserve"> //ASSERTIONS</w:delText>
          </w:r>
        </w:del>
      </w:ins>
    </w:p>
    <w:p w14:paraId="12909454" w14:textId="2DD20D9D" w:rsidR="00637C2C" w:rsidRPr="0042799C" w:rsidDel="00C22A1C" w:rsidRDefault="00637C2C" w:rsidP="00637C2C">
      <w:pPr>
        <w:autoSpaceDE w:val="0"/>
        <w:autoSpaceDN w:val="0"/>
        <w:adjustRightInd w:val="0"/>
        <w:spacing w:line="240" w:lineRule="auto"/>
        <w:jc w:val="left"/>
        <w:rPr>
          <w:ins w:id="7515" w:author="aa m" w:date="2020-12-08T17:34:00Z"/>
          <w:del w:id="7516" w:author="Marco Petri" w:date="2020-12-22T19:46:00Z"/>
          <w:rFonts w:ascii="Courier New" w:hAnsi="Courier New" w:cs="Courier New"/>
          <w:sz w:val="18"/>
          <w:szCs w:val="18"/>
          <w:lang w:val="en-CA"/>
          <w:rPrChange w:id="7517" w:author="Marco Petri" w:date="2020-12-22T20:06:00Z">
            <w:rPr>
              <w:ins w:id="7518" w:author="aa m" w:date="2020-12-08T17:34:00Z"/>
              <w:del w:id="7519" w:author="Marco Petri" w:date="2020-12-22T19:46:00Z"/>
              <w:rFonts w:ascii="Courier New" w:hAnsi="Courier New" w:cs="Courier New"/>
              <w:sz w:val="22"/>
              <w:lang w:val="en-CA"/>
            </w:rPr>
          </w:rPrChange>
        </w:rPr>
      </w:pPr>
    </w:p>
    <w:p w14:paraId="4F970EE4" w14:textId="1A7BA278" w:rsidR="00637C2C" w:rsidRPr="0042799C" w:rsidDel="00C22A1C" w:rsidRDefault="00637C2C" w:rsidP="00637C2C">
      <w:pPr>
        <w:autoSpaceDE w:val="0"/>
        <w:autoSpaceDN w:val="0"/>
        <w:adjustRightInd w:val="0"/>
        <w:spacing w:line="240" w:lineRule="auto"/>
        <w:jc w:val="left"/>
        <w:rPr>
          <w:ins w:id="7520" w:author="aa m" w:date="2020-12-08T17:34:00Z"/>
          <w:del w:id="7521" w:author="Marco Petri" w:date="2020-12-22T19:46:00Z"/>
          <w:rFonts w:ascii="Courier New" w:hAnsi="Courier New" w:cs="Courier New"/>
          <w:sz w:val="18"/>
          <w:szCs w:val="18"/>
          <w:lang w:val="en-CA"/>
          <w:rPrChange w:id="7522" w:author="Marco Petri" w:date="2020-12-22T20:06:00Z">
            <w:rPr>
              <w:ins w:id="7523" w:author="aa m" w:date="2020-12-08T17:34:00Z"/>
              <w:del w:id="7524" w:author="Marco Petri" w:date="2020-12-22T19:46:00Z"/>
              <w:rFonts w:ascii="Courier New" w:hAnsi="Courier New" w:cs="Courier New"/>
              <w:sz w:val="22"/>
              <w:lang w:val="en-CA"/>
            </w:rPr>
          </w:rPrChange>
        </w:rPr>
      </w:pPr>
      <w:ins w:id="7525" w:author="aa m" w:date="2020-12-08T17:34:00Z">
        <w:del w:id="7526" w:author="Marco Petri" w:date="2020-12-22T19:46:00Z">
          <w:r w:rsidRPr="0042799C" w:rsidDel="00C22A1C">
            <w:rPr>
              <w:rFonts w:ascii="Courier New" w:hAnsi="Courier New" w:cs="Courier New"/>
              <w:sz w:val="18"/>
              <w:szCs w:val="18"/>
              <w:lang w:val="en-CA"/>
              <w:rPrChange w:id="7527" w:author="Marco Petri" w:date="2020-12-22T20:06:00Z">
                <w:rPr>
                  <w:rFonts w:ascii="Courier New" w:hAnsi="Courier New" w:cs="Courier New"/>
                  <w:sz w:val="22"/>
                  <w:lang w:val="en-CA"/>
                </w:rPr>
              </w:rPrChange>
            </w:rPr>
            <w:delText>//a ticket can only be used for max a single visit</w:delText>
          </w:r>
        </w:del>
      </w:ins>
    </w:p>
    <w:p w14:paraId="71231964" w14:textId="7428BA35" w:rsidR="00637C2C" w:rsidRPr="0042799C" w:rsidDel="00C22A1C" w:rsidRDefault="00637C2C" w:rsidP="00637C2C">
      <w:pPr>
        <w:autoSpaceDE w:val="0"/>
        <w:autoSpaceDN w:val="0"/>
        <w:adjustRightInd w:val="0"/>
        <w:spacing w:line="240" w:lineRule="auto"/>
        <w:jc w:val="left"/>
        <w:rPr>
          <w:ins w:id="7528" w:author="aa m" w:date="2020-12-08T17:34:00Z"/>
          <w:del w:id="7529" w:author="Marco Petri" w:date="2020-12-22T19:46:00Z"/>
          <w:rFonts w:ascii="Courier New" w:hAnsi="Courier New" w:cs="Courier New"/>
          <w:sz w:val="18"/>
          <w:szCs w:val="18"/>
          <w:lang w:val="en-CA"/>
          <w:rPrChange w:id="7530" w:author="Marco Petri" w:date="2020-12-22T20:06:00Z">
            <w:rPr>
              <w:ins w:id="7531" w:author="aa m" w:date="2020-12-08T17:34:00Z"/>
              <w:del w:id="7532" w:author="Marco Petri" w:date="2020-12-22T19:46:00Z"/>
              <w:rFonts w:ascii="Courier New" w:hAnsi="Courier New" w:cs="Courier New"/>
              <w:sz w:val="22"/>
              <w:lang w:val="en-CA"/>
            </w:rPr>
          </w:rPrChange>
        </w:rPr>
      </w:pPr>
      <w:ins w:id="7533" w:author="aa m" w:date="2020-12-08T17:34:00Z">
        <w:del w:id="7534" w:author="Marco Petri" w:date="2020-12-22T19:46:00Z">
          <w:r w:rsidRPr="0042799C" w:rsidDel="00C22A1C">
            <w:rPr>
              <w:rFonts w:ascii="Courier New" w:hAnsi="Courier New" w:cs="Courier New"/>
              <w:sz w:val="18"/>
              <w:szCs w:val="18"/>
              <w:lang w:val="en-CA"/>
              <w:rPrChange w:id="7535" w:author="Marco Petri" w:date="2020-12-22T20:06:00Z">
                <w:rPr>
                  <w:rFonts w:ascii="Courier New" w:hAnsi="Courier New" w:cs="Courier New"/>
                  <w:sz w:val="22"/>
                  <w:lang w:val="en-CA"/>
                </w:rPr>
              </w:rPrChange>
            </w:rPr>
            <w:delText>assert ticketMaxOneVisit{</w:delText>
          </w:r>
        </w:del>
      </w:ins>
    </w:p>
    <w:p w14:paraId="6A9205FD" w14:textId="1614508D" w:rsidR="00637C2C" w:rsidRPr="0042799C" w:rsidDel="00C22A1C" w:rsidRDefault="00637C2C" w:rsidP="00637C2C">
      <w:pPr>
        <w:autoSpaceDE w:val="0"/>
        <w:autoSpaceDN w:val="0"/>
        <w:adjustRightInd w:val="0"/>
        <w:spacing w:line="240" w:lineRule="auto"/>
        <w:jc w:val="left"/>
        <w:rPr>
          <w:ins w:id="7536" w:author="aa m" w:date="2020-12-08T17:34:00Z"/>
          <w:del w:id="7537" w:author="Marco Petri" w:date="2020-12-22T19:46:00Z"/>
          <w:rFonts w:ascii="Courier New" w:hAnsi="Courier New" w:cs="Courier New"/>
          <w:sz w:val="18"/>
          <w:szCs w:val="18"/>
          <w:lang w:val="en-CA"/>
          <w:rPrChange w:id="7538" w:author="Marco Petri" w:date="2020-12-22T20:06:00Z">
            <w:rPr>
              <w:ins w:id="7539" w:author="aa m" w:date="2020-12-08T17:34:00Z"/>
              <w:del w:id="7540" w:author="Marco Petri" w:date="2020-12-22T19:46:00Z"/>
              <w:rFonts w:ascii="Courier New" w:hAnsi="Courier New" w:cs="Courier New"/>
              <w:sz w:val="22"/>
              <w:lang w:val="en-CA"/>
            </w:rPr>
          </w:rPrChange>
        </w:rPr>
      </w:pPr>
      <w:ins w:id="7541" w:author="aa m" w:date="2020-12-08T17:34:00Z">
        <w:del w:id="7542" w:author="Marco Petri" w:date="2020-12-22T19:46:00Z">
          <w:r w:rsidRPr="0042799C" w:rsidDel="00C22A1C">
            <w:rPr>
              <w:rFonts w:ascii="Courier New" w:hAnsi="Courier New" w:cs="Courier New"/>
              <w:sz w:val="18"/>
              <w:szCs w:val="18"/>
              <w:lang w:val="en-CA"/>
              <w:rPrChange w:id="7543" w:author="Marco Petri" w:date="2020-12-22T20:06:00Z">
                <w:rPr>
                  <w:rFonts w:ascii="Courier New" w:hAnsi="Courier New" w:cs="Courier New"/>
                  <w:sz w:val="22"/>
                  <w:lang w:val="en-CA"/>
                </w:rPr>
              </w:rPrChange>
            </w:rPr>
            <w:tab/>
            <w:delText>all t: Ticket | lone v: Visit |</w:delText>
          </w:r>
        </w:del>
      </w:ins>
    </w:p>
    <w:p w14:paraId="7EFCB411" w14:textId="01E0CDB6" w:rsidR="00637C2C" w:rsidRPr="0042799C" w:rsidDel="00C22A1C" w:rsidRDefault="00637C2C" w:rsidP="00637C2C">
      <w:pPr>
        <w:autoSpaceDE w:val="0"/>
        <w:autoSpaceDN w:val="0"/>
        <w:adjustRightInd w:val="0"/>
        <w:spacing w:line="240" w:lineRule="auto"/>
        <w:jc w:val="left"/>
        <w:rPr>
          <w:ins w:id="7544" w:author="aa m" w:date="2020-12-08T17:34:00Z"/>
          <w:del w:id="7545" w:author="Marco Petri" w:date="2020-12-22T19:46:00Z"/>
          <w:rFonts w:ascii="Courier New" w:hAnsi="Courier New" w:cs="Courier New"/>
          <w:sz w:val="18"/>
          <w:szCs w:val="18"/>
          <w:lang w:val="en-CA"/>
          <w:rPrChange w:id="7546" w:author="Marco Petri" w:date="2020-12-22T20:06:00Z">
            <w:rPr>
              <w:ins w:id="7547" w:author="aa m" w:date="2020-12-08T17:34:00Z"/>
              <w:del w:id="7548" w:author="Marco Petri" w:date="2020-12-22T19:46:00Z"/>
              <w:rFonts w:ascii="Courier New" w:hAnsi="Courier New" w:cs="Courier New"/>
              <w:sz w:val="22"/>
              <w:lang w:val="en-CA"/>
            </w:rPr>
          </w:rPrChange>
        </w:rPr>
      </w:pPr>
      <w:ins w:id="7549" w:author="aa m" w:date="2020-12-08T17:34:00Z">
        <w:del w:id="7550" w:author="Marco Petri" w:date="2020-12-22T19:46:00Z">
          <w:r w:rsidRPr="0042799C" w:rsidDel="00C22A1C">
            <w:rPr>
              <w:rFonts w:ascii="Courier New" w:hAnsi="Courier New" w:cs="Courier New"/>
              <w:sz w:val="18"/>
              <w:szCs w:val="18"/>
              <w:lang w:val="en-CA"/>
              <w:rPrChange w:id="7551" w:author="Marco Petri" w:date="2020-12-22T20:06:00Z">
                <w:rPr>
                  <w:rFonts w:ascii="Courier New" w:hAnsi="Courier New" w:cs="Courier New"/>
                  <w:sz w:val="22"/>
                  <w:lang w:val="en-CA"/>
                </w:rPr>
              </w:rPrChange>
            </w:rPr>
            <w:tab/>
            <w:delText>t = v.visitTicket</w:delText>
          </w:r>
        </w:del>
      </w:ins>
    </w:p>
    <w:p w14:paraId="3F94E55D" w14:textId="4AA72C55" w:rsidR="00637C2C" w:rsidRPr="0042799C" w:rsidDel="00C22A1C" w:rsidRDefault="00637C2C" w:rsidP="00637C2C">
      <w:pPr>
        <w:autoSpaceDE w:val="0"/>
        <w:autoSpaceDN w:val="0"/>
        <w:adjustRightInd w:val="0"/>
        <w:spacing w:line="240" w:lineRule="auto"/>
        <w:jc w:val="left"/>
        <w:rPr>
          <w:ins w:id="7552" w:author="aa m" w:date="2020-12-08T17:34:00Z"/>
          <w:del w:id="7553" w:author="Marco Petri" w:date="2020-12-22T19:46:00Z"/>
          <w:rFonts w:ascii="Courier New" w:hAnsi="Courier New" w:cs="Courier New"/>
          <w:sz w:val="18"/>
          <w:szCs w:val="18"/>
          <w:lang w:val="en-CA"/>
          <w:rPrChange w:id="7554" w:author="Marco Petri" w:date="2020-12-22T20:06:00Z">
            <w:rPr>
              <w:ins w:id="7555" w:author="aa m" w:date="2020-12-08T17:34:00Z"/>
              <w:del w:id="7556" w:author="Marco Petri" w:date="2020-12-22T19:46:00Z"/>
              <w:rFonts w:ascii="Courier New" w:hAnsi="Courier New" w:cs="Courier New"/>
              <w:sz w:val="22"/>
              <w:lang w:val="en-CA"/>
            </w:rPr>
          </w:rPrChange>
        </w:rPr>
      </w:pPr>
      <w:ins w:id="7557" w:author="aa m" w:date="2020-12-08T17:34:00Z">
        <w:del w:id="7558" w:author="Marco Petri" w:date="2020-12-22T19:46:00Z">
          <w:r w:rsidRPr="0042799C" w:rsidDel="00C22A1C">
            <w:rPr>
              <w:rFonts w:ascii="Courier New" w:hAnsi="Courier New" w:cs="Courier New"/>
              <w:sz w:val="18"/>
              <w:szCs w:val="18"/>
              <w:lang w:val="en-CA"/>
              <w:rPrChange w:id="7559" w:author="Marco Petri" w:date="2020-12-22T20:06:00Z">
                <w:rPr>
                  <w:rFonts w:ascii="Courier New" w:hAnsi="Courier New" w:cs="Courier New"/>
                  <w:sz w:val="22"/>
                  <w:lang w:val="en-CA"/>
                </w:rPr>
              </w:rPrChange>
            </w:rPr>
            <w:delText>}</w:delText>
          </w:r>
        </w:del>
      </w:ins>
    </w:p>
    <w:p w14:paraId="4E2FFDEC" w14:textId="24A0974A" w:rsidR="00637C2C" w:rsidRPr="0042799C" w:rsidDel="00C22A1C" w:rsidRDefault="00637C2C" w:rsidP="00637C2C">
      <w:pPr>
        <w:autoSpaceDE w:val="0"/>
        <w:autoSpaceDN w:val="0"/>
        <w:adjustRightInd w:val="0"/>
        <w:spacing w:line="240" w:lineRule="auto"/>
        <w:jc w:val="left"/>
        <w:rPr>
          <w:ins w:id="7560" w:author="aa m" w:date="2020-12-08T17:34:00Z"/>
          <w:del w:id="7561" w:author="Marco Petri" w:date="2020-12-22T19:46:00Z"/>
          <w:rFonts w:ascii="Courier New" w:hAnsi="Courier New" w:cs="Courier New"/>
          <w:sz w:val="18"/>
          <w:szCs w:val="18"/>
          <w:lang w:val="en-CA"/>
          <w:rPrChange w:id="7562" w:author="Marco Petri" w:date="2020-12-22T20:06:00Z">
            <w:rPr>
              <w:ins w:id="7563" w:author="aa m" w:date="2020-12-08T17:34:00Z"/>
              <w:del w:id="7564" w:author="Marco Petri" w:date="2020-12-22T19:46:00Z"/>
              <w:rFonts w:ascii="Courier New" w:hAnsi="Courier New" w:cs="Courier New"/>
              <w:sz w:val="22"/>
              <w:lang w:val="en-CA"/>
            </w:rPr>
          </w:rPrChange>
        </w:rPr>
      </w:pPr>
      <w:ins w:id="7565" w:author="aa m" w:date="2020-12-08T17:34:00Z">
        <w:del w:id="7566" w:author="Marco Petri" w:date="2020-12-22T19:46:00Z">
          <w:r w:rsidRPr="0042799C" w:rsidDel="00C22A1C">
            <w:rPr>
              <w:rFonts w:ascii="Courier New" w:hAnsi="Courier New" w:cs="Courier New"/>
              <w:sz w:val="18"/>
              <w:szCs w:val="18"/>
              <w:lang w:val="en-CA"/>
              <w:rPrChange w:id="7567" w:author="Marco Petri" w:date="2020-12-22T20:06:00Z">
                <w:rPr>
                  <w:rFonts w:ascii="Courier New" w:hAnsi="Courier New" w:cs="Courier New"/>
                  <w:sz w:val="22"/>
                  <w:lang w:val="en-CA"/>
                </w:rPr>
              </w:rPrChange>
            </w:rPr>
            <w:delText>check ticketMaxOneVisit for 6</w:delText>
          </w:r>
        </w:del>
      </w:ins>
    </w:p>
    <w:p w14:paraId="222D181C" w14:textId="3FD8C5CE" w:rsidR="00637C2C" w:rsidRPr="0042799C" w:rsidDel="00C22A1C" w:rsidRDefault="00637C2C" w:rsidP="00637C2C">
      <w:pPr>
        <w:autoSpaceDE w:val="0"/>
        <w:autoSpaceDN w:val="0"/>
        <w:adjustRightInd w:val="0"/>
        <w:spacing w:line="240" w:lineRule="auto"/>
        <w:jc w:val="left"/>
        <w:rPr>
          <w:ins w:id="7568" w:author="aa m" w:date="2020-12-08T17:34:00Z"/>
          <w:del w:id="7569" w:author="Marco Petri" w:date="2020-12-22T19:46:00Z"/>
          <w:rFonts w:ascii="Courier New" w:hAnsi="Courier New" w:cs="Courier New"/>
          <w:sz w:val="18"/>
          <w:szCs w:val="18"/>
          <w:lang w:val="en-CA"/>
          <w:rPrChange w:id="7570" w:author="Marco Petri" w:date="2020-12-22T20:06:00Z">
            <w:rPr>
              <w:ins w:id="7571" w:author="aa m" w:date="2020-12-08T17:34:00Z"/>
              <w:del w:id="7572" w:author="Marco Petri" w:date="2020-12-22T19:46:00Z"/>
              <w:rFonts w:ascii="Courier New" w:hAnsi="Courier New" w:cs="Courier New"/>
              <w:sz w:val="22"/>
              <w:lang w:val="en-CA"/>
            </w:rPr>
          </w:rPrChange>
        </w:rPr>
      </w:pPr>
    </w:p>
    <w:p w14:paraId="3702A7B0" w14:textId="19C068C5" w:rsidR="00637C2C" w:rsidRPr="0042799C" w:rsidDel="00C22A1C" w:rsidRDefault="00637C2C" w:rsidP="00637C2C">
      <w:pPr>
        <w:autoSpaceDE w:val="0"/>
        <w:autoSpaceDN w:val="0"/>
        <w:adjustRightInd w:val="0"/>
        <w:spacing w:line="240" w:lineRule="auto"/>
        <w:jc w:val="left"/>
        <w:rPr>
          <w:ins w:id="7573" w:author="aa m" w:date="2020-12-08T17:34:00Z"/>
          <w:del w:id="7574" w:author="Marco Petri" w:date="2020-12-22T19:46:00Z"/>
          <w:rFonts w:ascii="Courier New" w:hAnsi="Courier New" w:cs="Courier New"/>
          <w:sz w:val="18"/>
          <w:szCs w:val="18"/>
          <w:lang w:val="en-CA"/>
          <w:rPrChange w:id="7575" w:author="Marco Petri" w:date="2020-12-22T20:06:00Z">
            <w:rPr>
              <w:ins w:id="7576" w:author="aa m" w:date="2020-12-08T17:34:00Z"/>
              <w:del w:id="7577" w:author="Marco Petri" w:date="2020-12-22T19:46:00Z"/>
              <w:rFonts w:ascii="Courier New" w:hAnsi="Courier New" w:cs="Courier New"/>
              <w:sz w:val="22"/>
              <w:lang w:val="en-CA"/>
            </w:rPr>
          </w:rPrChange>
        </w:rPr>
      </w:pPr>
      <w:ins w:id="7578" w:author="aa m" w:date="2020-12-08T17:34:00Z">
        <w:del w:id="7579" w:author="Marco Petri" w:date="2020-12-22T19:46:00Z">
          <w:r w:rsidRPr="0042799C" w:rsidDel="00C22A1C">
            <w:rPr>
              <w:rFonts w:ascii="Courier New" w:hAnsi="Courier New" w:cs="Courier New"/>
              <w:sz w:val="18"/>
              <w:szCs w:val="18"/>
              <w:lang w:val="en-CA"/>
              <w:rPrChange w:id="7580" w:author="Marco Petri" w:date="2020-12-22T20:06:00Z">
                <w:rPr>
                  <w:rFonts w:ascii="Courier New" w:hAnsi="Courier New" w:cs="Courier New"/>
                  <w:sz w:val="22"/>
                  <w:lang w:val="en-CA"/>
                </w:rPr>
              </w:rPrChange>
            </w:rPr>
            <w:delText>//all used tickets of a store have been used for visiting that store</w:delText>
          </w:r>
        </w:del>
      </w:ins>
    </w:p>
    <w:p w14:paraId="7BE7E9A5" w14:textId="24689973" w:rsidR="00637C2C" w:rsidRPr="0042799C" w:rsidDel="00C22A1C" w:rsidRDefault="00637C2C" w:rsidP="00637C2C">
      <w:pPr>
        <w:autoSpaceDE w:val="0"/>
        <w:autoSpaceDN w:val="0"/>
        <w:adjustRightInd w:val="0"/>
        <w:spacing w:line="240" w:lineRule="auto"/>
        <w:jc w:val="left"/>
        <w:rPr>
          <w:ins w:id="7581" w:author="aa m" w:date="2020-12-08T17:34:00Z"/>
          <w:del w:id="7582" w:author="Marco Petri" w:date="2020-12-22T19:46:00Z"/>
          <w:rFonts w:ascii="Courier New" w:hAnsi="Courier New" w:cs="Courier New"/>
          <w:sz w:val="18"/>
          <w:szCs w:val="18"/>
          <w:lang w:val="en-CA"/>
          <w:rPrChange w:id="7583" w:author="Marco Petri" w:date="2020-12-22T20:06:00Z">
            <w:rPr>
              <w:ins w:id="7584" w:author="aa m" w:date="2020-12-08T17:34:00Z"/>
              <w:del w:id="7585" w:author="Marco Petri" w:date="2020-12-22T19:46:00Z"/>
              <w:rFonts w:ascii="Courier New" w:hAnsi="Courier New" w:cs="Courier New"/>
              <w:sz w:val="22"/>
              <w:lang w:val="en-CA"/>
            </w:rPr>
          </w:rPrChange>
        </w:rPr>
      </w:pPr>
      <w:ins w:id="7586" w:author="aa m" w:date="2020-12-08T17:34:00Z">
        <w:del w:id="7587" w:author="Marco Petri" w:date="2020-12-22T19:46:00Z">
          <w:r w:rsidRPr="0042799C" w:rsidDel="00C22A1C">
            <w:rPr>
              <w:rFonts w:ascii="Courier New" w:hAnsi="Courier New" w:cs="Courier New"/>
              <w:sz w:val="18"/>
              <w:szCs w:val="18"/>
              <w:lang w:val="en-CA"/>
              <w:rPrChange w:id="7588" w:author="Marco Petri" w:date="2020-12-22T20:06:00Z">
                <w:rPr>
                  <w:rFonts w:ascii="Courier New" w:hAnsi="Courier New" w:cs="Courier New"/>
                  <w:sz w:val="22"/>
                  <w:lang w:val="en-CA"/>
                </w:rPr>
              </w:rPrChange>
            </w:rPr>
            <w:delText>assert usedTicketForVisitOfSameStore{</w:delText>
          </w:r>
        </w:del>
      </w:ins>
    </w:p>
    <w:p w14:paraId="0AFB4F90" w14:textId="5E824C65" w:rsidR="00637C2C" w:rsidRPr="0042799C" w:rsidDel="00C22A1C" w:rsidRDefault="00637C2C" w:rsidP="00637C2C">
      <w:pPr>
        <w:autoSpaceDE w:val="0"/>
        <w:autoSpaceDN w:val="0"/>
        <w:adjustRightInd w:val="0"/>
        <w:spacing w:line="240" w:lineRule="auto"/>
        <w:jc w:val="left"/>
        <w:rPr>
          <w:ins w:id="7589" w:author="aa m" w:date="2020-12-08T17:34:00Z"/>
          <w:del w:id="7590" w:author="Marco Petri" w:date="2020-12-22T19:46:00Z"/>
          <w:rFonts w:ascii="Courier New" w:hAnsi="Courier New" w:cs="Courier New"/>
          <w:sz w:val="18"/>
          <w:szCs w:val="18"/>
          <w:lang w:val="en-CA"/>
          <w:rPrChange w:id="7591" w:author="Marco Petri" w:date="2020-12-22T20:06:00Z">
            <w:rPr>
              <w:ins w:id="7592" w:author="aa m" w:date="2020-12-08T17:34:00Z"/>
              <w:del w:id="7593" w:author="Marco Petri" w:date="2020-12-22T19:46:00Z"/>
              <w:rFonts w:ascii="Courier New" w:hAnsi="Courier New" w:cs="Courier New"/>
              <w:sz w:val="22"/>
              <w:lang w:val="en-CA"/>
            </w:rPr>
          </w:rPrChange>
        </w:rPr>
      </w:pPr>
      <w:ins w:id="7594" w:author="aa m" w:date="2020-12-08T17:34:00Z">
        <w:del w:id="7595" w:author="Marco Petri" w:date="2020-12-22T19:46:00Z">
          <w:r w:rsidRPr="0042799C" w:rsidDel="00C22A1C">
            <w:rPr>
              <w:rFonts w:ascii="Courier New" w:hAnsi="Courier New" w:cs="Courier New"/>
              <w:sz w:val="18"/>
              <w:szCs w:val="18"/>
              <w:lang w:val="en-CA"/>
              <w:rPrChange w:id="7596" w:author="Marco Petri" w:date="2020-12-22T20:06:00Z">
                <w:rPr>
                  <w:rFonts w:ascii="Courier New" w:hAnsi="Courier New" w:cs="Courier New"/>
                  <w:sz w:val="22"/>
                  <w:lang w:val="en-CA"/>
                </w:rPr>
              </w:rPrChange>
            </w:rPr>
            <w:tab/>
            <w:delText>all s: Store | all v: Visit |</w:delText>
          </w:r>
        </w:del>
      </w:ins>
    </w:p>
    <w:p w14:paraId="6627FB16" w14:textId="35F80CC3" w:rsidR="00637C2C" w:rsidRPr="0042799C" w:rsidDel="00C22A1C" w:rsidRDefault="00637C2C" w:rsidP="00637C2C">
      <w:pPr>
        <w:autoSpaceDE w:val="0"/>
        <w:autoSpaceDN w:val="0"/>
        <w:adjustRightInd w:val="0"/>
        <w:spacing w:line="240" w:lineRule="auto"/>
        <w:jc w:val="left"/>
        <w:rPr>
          <w:ins w:id="7597" w:author="aa m" w:date="2020-12-08T17:34:00Z"/>
          <w:del w:id="7598" w:author="Marco Petri" w:date="2020-12-22T19:46:00Z"/>
          <w:rFonts w:ascii="Courier New" w:hAnsi="Courier New" w:cs="Courier New"/>
          <w:sz w:val="18"/>
          <w:szCs w:val="18"/>
          <w:lang w:val="en-CA"/>
          <w:rPrChange w:id="7599" w:author="Marco Petri" w:date="2020-12-22T20:06:00Z">
            <w:rPr>
              <w:ins w:id="7600" w:author="aa m" w:date="2020-12-08T17:34:00Z"/>
              <w:del w:id="7601" w:author="Marco Petri" w:date="2020-12-22T19:46:00Z"/>
              <w:rFonts w:ascii="Courier New" w:hAnsi="Courier New" w:cs="Courier New"/>
              <w:sz w:val="22"/>
              <w:lang w:val="en-CA"/>
            </w:rPr>
          </w:rPrChange>
        </w:rPr>
      </w:pPr>
      <w:ins w:id="7602" w:author="aa m" w:date="2020-12-08T17:34:00Z">
        <w:del w:id="7603" w:author="Marco Petri" w:date="2020-12-22T19:46:00Z">
          <w:r w:rsidRPr="0042799C" w:rsidDel="00C22A1C">
            <w:rPr>
              <w:rFonts w:ascii="Courier New" w:hAnsi="Courier New" w:cs="Courier New"/>
              <w:sz w:val="18"/>
              <w:szCs w:val="18"/>
              <w:lang w:val="en-CA"/>
              <w:rPrChange w:id="7604" w:author="Marco Petri" w:date="2020-12-22T20:06:00Z">
                <w:rPr>
                  <w:rFonts w:ascii="Courier New" w:hAnsi="Courier New" w:cs="Courier New"/>
                  <w:sz w:val="22"/>
                  <w:lang w:val="en-CA"/>
                </w:rPr>
              </w:rPrChange>
            </w:rPr>
            <w:tab/>
            <w:delText>v in s.storeCustomersVisits implies v.visitTicket in s.storeUsedTickets</w:delText>
          </w:r>
        </w:del>
      </w:ins>
    </w:p>
    <w:p w14:paraId="26D8688A" w14:textId="292F639F" w:rsidR="00637C2C" w:rsidRPr="0042799C" w:rsidDel="00C22A1C" w:rsidRDefault="00637C2C" w:rsidP="00637C2C">
      <w:pPr>
        <w:autoSpaceDE w:val="0"/>
        <w:autoSpaceDN w:val="0"/>
        <w:adjustRightInd w:val="0"/>
        <w:spacing w:line="240" w:lineRule="auto"/>
        <w:jc w:val="left"/>
        <w:rPr>
          <w:ins w:id="7605" w:author="aa m" w:date="2020-12-08T17:34:00Z"/>
          <w:del w:id="7606" w:author="Marco Petri" w:date="2020-12-22T19:46:00Z"/>
          <w:rFonts w:ascii="Courier New" w:hAnsi="Courier New" w:cs="Courier New"/>
          <w:sz w:val="18"/>
          <w:szCs w:val="18"/>
          <w:lang w:val="en-CA"/>
          <w:rPrChange w:id="7607" w:author="Marco Petri" w:date="2020-12-22T20:06:00Z">
            <w:rPr>
              <w:ins w:id="7608" w:author="aa m" w:date="2020-12-08T17:34:00Z"/>
              <w:del w:id="7609" w:author="Marco Petri" w:date="2020-12-22T19:46:00Z"/>
              <w:rFonts w:ascii="Courier New" w:hAnsi="Courier New" w:cs="Courier New"/>
              <w:sz w:val="22"/>
              <w:lang w:val="en-CA"/>
            </w:rPr>
          </w:rPrChange>
        </w:rPr>
      </w:pPr>
      <w:ins w:id="7610" w:author="aa m" w:date="2020-12-08T17:34:00Z">
        <w:del w:id="7611" w:author="Marco Petri" w:date="2020-12-22T19:46:00Z">
          <w:r w:rsidRPr="0042799C" w:rsidDel="00C22A1C">
            <w:rPr>
              <w:rFonts w:ascii="Courier New" w:hAnsi="Courier New" w:cs="Courier New"/>
              <w:sz w:val="18"/>
              <w:szCs w:val="18"/>
              <w:lang w:val="en-CA"/>
              <w:rPrChange w:id="7612" w:author="Marco Petri" w:date="2020-12-22T20:06:00Z">
                <w:rPr>
                  <w:rFonts w:ascii="Courier New" w:hAnsi="Courier New" w:cs="Courier New"/>
                  <w:sz w:val="22"/>
                  <w:lang w:val="en-CA"/>
                </w:rPr>
              </w:rPrChange>
            </w:rPr>
            <w:delText>}</w:delText>
          </w:r>
        </w:del>
      </w:ins>
    </w:p>
    <w:p w14:paraId="572F3F09" w14:textId="577BAB85" w:rsidR="00637C2C" w:rsidRPr="0042799C" w:rsidDel="00C22A1C" w:rsidRDefault="00637C2C" w:rsidP="00637C2C">
      <w:pPr>
        <w:autoSpaceDE w:val="0"/>
        <w:autoSpaceDN w:val="0"/>
        <w:adjustRightInd w:val="0"/>
        <w:spacing w:line="240" w:lineRule="auto"/>
        <w:jc w:val="left"/>
        <w:rPr>
          <w:ins w:id="7613" w:author="aa m" w:date="2020-12-08T17:34:00Z"/>
          <w:del w:id="7614" w:author="Marco Petri" w:date="2020-12-22T19:46:00Z"/>
          <w:rFonts w:ascii="Courier New" w:hAnsi="Courier New" w:cs="Courier New"/>
          <w:sz w:val="18"/>
          <w:szCs w:val="18"/>
          <w:lang w:val="en-CA"/>
          <w:rPrChange w:id="7615" w:author="Marco Petri" w:date="2020-12-22T20:06:00Z">
            <w:rPr>
              <w:ins w:id="7616" w:author="aa m" w:date="2020-12-08T17:34:00Z"/>
              <w:del w:id="7617" w:author="Marco Petri" w:date="2020-12-22T19:46:00Z"/>
              <w:rFonts w:ascii="Courier New" w:hAnsi="Courier New" w:cs="Courier New"/>
              <w:sz w:val="22"/>
              <w:lang w:val="en-CA"/>
            </w:rPr>
          </w:rPrChange>
        </w:rPr>
      </w:pPr>
      <w:ins w:id="7618" w:author="aa m" w:date="2020-12-08T17:34:00Z">
        <w:del w:id="7619" w:author="Marco Petri" w:date="2020-12-22T19:46:00Z">
          <w:r w:rsidRPr="0042799C" w:rsidDel="00C22A1C">
            <w:rPr>
              <w:rFonts w:ascii="Courier New" w:hAnsi="Courier New" w:cs="Courier New"/>
              <w:sz w:val="18"/>
              <w:szCs w:val="18"/>
              <w:lang w:val="en-CA"/>
              <w:rPrChange w:id="7620" w:author="Marco Petri" w:date="2020-12-22T20:06:00Z">
                <w:rPr>
                  <w:rFonts w:ascii="Courier New" w:hAnsi="Courier New" w:cs="Courier New"/>
                  <w:sz w:val="22"/>
                  <w:lang w:val="en-CA"/>
                </w:rPr>
              </w:rPrChange>
            </w:rPr>
            <w:delText>check usedTicketForVisitOfSameStore for 6</w:delText>
          </w:r>
        </w:del>
      </w:ins>
    </w:p>
    <w:p w14:paraId="4A92325B" w14:textId="3E6FE090" w:rsidR="00637C2C" w:rsidRPr="0042799C" w:rsidDel="00C22A1C" w:rsidRDefault="00637C2C" w:rsidP="00637C2C">
      <w:pPr>
        <w:autoSpaceDE w:val="0"/>
        <w:autoSpaceDN w:val="0"/>
        <w:adjustRightInd w:val="0"/>
        <w:spacing w:line="240" w:lineRule="auto"/>
        <w:jc w:val="left"/>
        <w:rPr>
          <w:ins w:id="7621" w:author="aa m" w:date="2020-12-08T17:34:00Z"/>
          <w:del w:id="7622" w:author="Marco Petri" w:date="2020-12-22T19:46:00Z"/>
          <w:rFonts w:ascii="Courier New" w:hAnsi="Courier New" w:cs="Courier New"/>
          <w:sz w:val="18"/>
          <w:szCs w:val="18"/>
          <w:lang w:val="en-CA"/>
          <w:rPrChange w:id="7623" w:author="Marco Petri" w:date="2020-12-22T20:06:00Z">
            <w:rPr>
              <w:ins w:id="7624" w:author="aa m" w:date="2020-12-08T17:34:00Z"/>
              <w:del w:id="7625" w:author="Marco Petri" w:date="2020-12-22T19:46:00Z"/>
              <w:rFonts w:ascii="Courier New" w:hAnsi="Courier New" w:cs="Courier New"/>
              <w:sz w:val="22"/>
              <w:lang w:val="en-CA"/>
            </w:rPr>
          </w:rPrChange>
        </w:rPr>
      </w:pPr>
    </w:p>
    <w:p w14:paraId="65A2B116" w14:textId="4FFD2CE7" w:rsidR="00637C2C" w:rsidRPr="0042799C" w:rsidDel="00C22A1C" w:rsidRDefault="00637C2C" w:rsidP="00637C2C">
      <w:pPr>
        <w:autoSpaceDE w:val="0"/>
        <w:autoSpaceDN w:val="0"/>
        <w:adjustRightInd w:val="0"/>
        <w:spacing w:line="240" w:lineRule="auto"/>
        <w:jc w:val="left"/>
        <w:rPr>
          <w:ins w:id="7626" w:author="aa m" w:date="2020-12-08T17:34:00Z"/>
          <w:del w:id="7627" w:author="Marco Petri" w:date="2020-12-22T19:46:00Z"/>
          <w:rFonts w:ascii="Courier New" w:hAnsi="Courier New" w:cs="Courier New"/>
          <w:sz w:val="18"/>
          <w:szCs w:val="18"/>
          <w:lang w:val="en-CA"/>
          <w:rPrChange w:id="7628" w:author="Marco Petri" w:date="2020-12-22T20:06:00Z">
            <w:rPr>
              <w:ins w:id="7629" w:author="aa m" w:date="2020-12-08T17:34:00Z"/>
              <w:del w:id="7630" w:author="Marco Petri" w:date="2020-12-22T19:46:00Z"/>
              <w:rFonts w:ascii="Courier New" w:hAnsi="Courier New" w:cs="Courier New"/>
              <w:sz w:val="22"/>
              <w:lang w:val="en-CA"/>
            </w:rPr>
          </w:rPrChange>
        </w:rPr>
      </w:pPr>
      <w:ins w:id="7631" w:author="aa m" w:date="2020-12-08T17:34:00Z">
        <w:del w:id="7632" w:author="Marco Petri" w:date="2020-12-22T19:46:00Z">
          <w:r w:rsidRPr="0042799C" w:rsidDel="00C22A1C">
            <w:rPr>
              <w:rFonts w:ascii="Courier New" w:hAnsi="Courier New" w:cs="Courier New"/>
              <w:sz w:val="18"/>
              <w:szCs w:val="18"/>
              <w:lang w:val="en-CA"/>
              <w:rPrChange w:id="7633" w:author="Marco Petri" w:date="2020-12-22T20:06:00Z">
                <w:rPr>
                  <w:rFonts w:ascii="Courier New" w:hAnsi="Courier New" w:cs="Courier New"/>
                  <w:sz w:val="22"/>
                  <w:lang w:val="en-CA"/>
                </w:rPr>
              </w:rPrChange>
            </w:rPr>
            <w:delText>//all customers in queue cannot enter before their ticket is called</w:delText>
          </w:r>
        </w:del>
      </w:ins>
    </w:p>
    <w:p w14:paraId="2D7085A4" w14:textId="116715E3" w:rsidR="00637C2C" w:rsidRPr="0042799C" w:rsidDel="00C22A1C" w:rsidRDefault="00637C2C" w:rsidP="00637C2C">
      <w:pPr>
        <w:autoSpaceDE w:val="0"/>
        <w:autoSpaceDN w:val="0"/>
        <w:adjustRightInd w:val="0"/>
        <w:spacing w:line="240" w:lineRule="auto"/>
        <w:jc w:val="left"/>
        <w:rPr>
          <w:ins w:id="7634" w:author="aa m" w:date="2020-12-08T17:34:00Z"/>
          <w:del w:id="7635" w:author="Marco Petri" w:date="2020-12-22T19:46:00Z"/>
          <w:rFonts w:ascii="Courier New" w:hAnsi="Courier New" w:cs="Courier New"/>
          <w:sz w:val="18"/>
          <w:szCs w:val="18"/>
          <w:lang w:val="en-CA"/>
          <w:rPrChange w:id="7636" w:author="Marco Petri" w:date="2020-12-22T20:06:00Z">
            <w:rPr>
              <w:ins w:id="7637" w:author="aa m" w:date="2020-12-08T17:34:00Z"/>
              <w:del w:id="7638" w:author="Marco Petri" w:date="2020-12-22T19:46:00Z"/>
              <w:rFonts w:ascii="Courier New" w:hAnsi="Courier New" w:cs="Courier New"/>
              <w:sz w:val="22"/>
              <w:lang w:val="en-CA"/>
            </w:rPr>
          </w:rPrChange>
        </w:rPr>
      </w:pPr>
      <w:ins w:id="7639" w:author="aa m" w:date="2020-12-08T17:34:00Z">
        <w:del w:id="7640" w:author="Marco Petri" w:date="2020-12-22T19:46:00Z">
          <w:r w:rsidRPr="0042799C" w:rsidDel="00C22A1C">
            <w:rPr>
              <w:rFonts w:ascii="Courier New" w:hAnsi="Courier New" w:cs="Courier New"/>
              <w:sz w:val="18"/>
              <w:szCs w:val="18"/>
              <w:lang w:val="en-CA"/>
              <w:rPrChange w:id="7641" w:author="Marco Petri" w:date="2020-12-22T20:06:00Z">
                <w:rPr>
                  <w:rFonts w:ascii="Courier New" w:hAnsi="Courier New" w:cs="Courier New"/>
                  <w:sz w:val="22"/>
                  <w:lang w:val="en-CA"/>
                </w:rPr>
              </w:rPrChange>
            </w:rPr>
            <w:delText>assert customersRespectQueue{</w:delText>
          </w:r>
        </w:del>
      </w:ins>
    </w:p>
    <w:p w14:paraId="50C3A697" w14:textId="59370D8F" w:rsidR="00637C2C" w:rsidRPr="0042799C" w:rsidDel="00C22A1C" w:rsidRDefault="00637C2C" w:rsidP="00637C2C">
      <w:pPr>
        <w:autoSpaceDE w:val="0"/>
        <w:autoSpaceDN w:val="0"/>
        <w:adjustRightInd w:val="0"/>
        <w:spacing w:line="240" w:lineRule="auto"/>
        <w:jc w:val="left"/>
        <w:rPr>
          <w:ins w:id="7642" w:author="aa m" w:date="2020-12-08T17:34:00Z"/>
          <w:del w:id="7643" w:author="Marco Petri" w:date="2020-12-22T19:46:00Z"/>
          <w:rFonts w:ascii="Courier New" w:hAnsi="Courier New" w:cs="Courier New"/>
          <w:sz w:val="18"/>
          <w:szCs w:val="18"/>
          <w:lang w:val="en-CA"/>
          <w:rPrChange w:id="7644" w:author="Marco Petri" w:date="2020-12-22T20:06:00Z">
            <w:rPr>
              <w:ins w:id="7645" w:author="aa m" w:date="2020-12-08T17:34:00Z"/>
              <w:del w:id="7646" w:author="Marco Petri" w:date="2020-12-22T19:46:00Z"/>
              <w:rFonts w:ascii="Courier New" w:hAnsi="Courier New" w:cs="Courier New"/>
              <w:sz w:val="22"/>
              <w:lang w:val="en-CA"/>
            </w:rPr>
          </w:rPrChange>
        </w:rPr>
      </w:pPr>
      <w:ins w:id="7647" w:author="aa m" w:date="2020-12-08T17:34:00Z">
        <w:del w:id="7648" w:author="Marco Petri" w:date="2020-12-22T19:46:00Z">
          <w:r w:rsidRPr="0042799C" w:rsidDel="00C22A1C">
            <w:rPr>
              <w:rFonts w:ascii="Courier New" w:hAnsi="Courier New" w:cs="Courier New"/>
              <w:sz w:val="18"/>
              <w:szCs w:val="18"/>
              <w:lang w:val="en-CA"/>
              <w:rPrChange w:id="7649" w:author="Marco Petri" w:date="2020-12-22T20:06:00Z">
                <w:rPr>
                  <w:rFonts w:ascii="Courier New" w:hAnsi="Courier New" w:cs="Courier New"/>
                  <w:sz w:val="22"/>
                  <w:lang w:val="en-CA"/>
                </w:rPr>
              </w:rPrChange>
            </w:rPr>
            <w:tab/>
            <w:delText>all s: Store | all qt: QueueTicket | all c: Customer |//RIGUARDARE</w:delText>
          </w:r>
        </w:del>
      </w:ins>
    </w:p>
    <w:p w14:paraId="7CDAC9AA" w14:textId="7D2BA95E" w:rsidR="00637C2C" w:rsidRPr="0042799C" w:rsidDel="00C22A1C" w:rsidRDefault="00637C2C" w:rsidP="00637C2C">
      <w:pPr>
        <w:autoSpaceDE w:val="0"/>
        <w:autoSpaceDN w:val="0"/>
        <w:adjustRightInd w:val="0"/>
        <w:spacing w:line="240" w:lineRule="auto"/>
        <w:jc w:val="left"/>
        <w:rPr>
          <w:ins w:id="7650" w:author="aa m" w:date="2020-12-08T17:34:00Z"/>
          <w:del w:id="7651" w:author="Marco Petri" w:date="2020-12-22T19:46:00Z"/>
          <w:rFonts w:ascii="Courier New" w:hAnsi="Courier New" w:cs="Courier New"/>
          <w:sz w:val="18"/>
          <w:szCs w:val="18"/>
          <w:lang w:val="en-CA"/>
          <w:rPrChange w:id="7652" w:author="Marco Petri" w:date="2020-12-22T20:06:00Z">
            <w:rPr>
              <w:ins w:id="7653" w:author="aa m" w:date="2020-12-08T17:34:00Z"/>
              <w:del w:id="7654" w:author="Marco Petri" w:date="2020-12-22T19:46:00Z"/>
              <w:rFonts w:ascii="Courier New" w:hAnsi="Courier New" w:cs="Courier New"/>
              <w:sz w:val="22"/>
              <w:lang w:val="en-CA"/>
            </w:rPr>
          </w:rPrChange>
        </w:rPr>
      </w:pPr>
      <w:ins w:id="7655" w:author="aa m" w:date="2020-12-08T17:34:00Z">
        <w:del w:id="7656" w:author="Marco Petri" w:date="2020-12-22T19:46:00Z">
          <w:r w:rsidRPr="0042799C" w:rsidDel="00C22A1C">
            <w:rPr>
              <w:rFonts w:ascii="Courier New" w:hAnsi="Courier New" w:cs="Courier New"/>
              <w:sz w:val="18"/>
              <w:szCs w:val="18"/>
              <w:lang w:val="en-CA"/>
              <w:rPrChange w:id="7657" w:author="Marco Petri" w:date="2020-12-22T20:06:00Z">
                <w:rPr>
                  <w:rFonts w:ascii="Courier New" w:hAnsi="Courier New" w:cs="Courier New"/>
                  <w:sz w:val="22"/>
                  <w:lang w:val="en-CA"/>
                </w:rPr>
              </w:rPrChange>
            </w:rPr>
            <w:tab/>
            <w:delText>(c = qt.ticketOwner and qt in s.storeQueue.queueFirstNumberInLine.*queueNumberNext.queueNumberTicket)</w:delText>
          </w:r>
        </w:del>
      </w:ins>
    </w:p>
    <w:p w14:paraId="707784A7" w14:textId="13088008" w:rsidR="00637C2C" w:rsidRPr="0042799C" w:rsidDel="00C22A1C" w:rsidRDefault="00637C2C" w:rsidP="00637C2C">
      <w:pPr>
        <w:autoSpaceDE w:val="0"/>
        <w:autoSpaceDN w:val="0"/>
        <w:adjustRightInd w:val="0"/>
        <w:spacing w:line="240" w:lineRule="auto"/>
        <w:jc w:val="left"/>
        <w:rPr>
          <w:ins w:id="7658" w:author="aa m" w:date="2020-12-08T17:34:00Z"/>
          <w:del w:id="7659" w:author="Marco Petri" w:date="2020-12-22T19:46:00Z"/>
          <w:rFonts w:ascii="Courier New" w:hAnsi="Courier New" w:cs="Courier New"/>
          <w:sz w:val="18"/>
          <w:szCs w:val="18"/>
          <w:lang w:val="en-CA"/>
          <w:rPrChange w:id="7660" w:author="Marco Petri" w:date="2020-12-22T20:06:00Z">
            <w:rPr>
              <w:ins w:id="7661" w:author="aa m" w:date="2020-12-08T17:34:00Z"/>
              <w:del w:id="7662" w:author="Marco Petri" w:date="2020-12-22T19:46:00Z"/>
              <w:rFonts w:ascii="Courier New" w:hAnsi="Courier New" w:cs="Courier New"/>
              <w:sz w:val="22"/>
              <w:lang w:val="en-CA"/>
            </w:rPr>
          </w:rPrChange>
        </w:rPr>
      </w:pPr>
      <w:ins w:id="7663" w:author="aa m" w:date="2020-12-08T17:34:00Z">
        <w:del w:id="7664" w:author="Marco Petri" w:date="2020-12-22T19:46:00Z">
          <w:r w:rsidRPr="0042799C" w:rsidDel="00C22A1C">
            <w:rPr>
              <w:rFonts w:ascii="Courier New" w:hAnsi="Courier New" w:cs="Courier New"/>
              <w:sz w:val="18"/>
              <w:szCs w:val="18"/>
              <w:lang w:val="en-CA"/>
              <w:rPrChange w:id="7665" w:author="Marco Petri" w:date="2020-12-22T20:06:00Z">
                <w:rPr>
                  <w:rFonts w:ascii="Courier New" w:hAnsi="Courier New" w:cs="Courier New"/>
                  <w:sz w:val="22"/>
                  <w:lang w:val="en-CA"/>
                </w:rPr>
              </w:rPrChange>
            </w:rPr>
            <w:tab/>
            <w:delText>implies c not in s.storeCustomersInStore</w:delText>
          </w:r>
        </w:del>
      </w:ins>
    </w:p>
    <w:p w14:paraId="3428EB49" w14:textId="394D1A32" w:rsidR="00637C2C" w:rsidRPr="0042799C" w:rsidDel="00C22A1C" w:rsidRDefault="00637C2C" w:rsidP="00637C2C">
      <w:pPr>
        <w:autoSpaceDE w:val="0"/>
        <w:autoSpaceDN w:val="0"/>
        <w:adjustRightInd w:val="0"/>
        <w:spacing w:line="240" w:lineRule="auto"/>
        <w:jc w:val="left"/>
        <w:rPr>
          <w:ins w:id="7666" w:author="aa m" w:date="2020-12-08T17:34:00Z"/>
          <w:del w:id="7667" w:author="Marco Petri" w:date="2020-12-22T19:46:00Z"/>
          <w:rFonts w:ascii="Courier New" w:hAnsi="Courier New" w:cs="Courier New"/>
          <w:sz w:val="18"/>
          <w:szCs w:val="18"/>
          <w:lang w:val="en-CA"/>
          <w:rPrChange w:id="7668" w:author="Marco Petri" w:date="2020-12-22T20:06:00Z">
            <w:rPr>
              <w:ins w:id="7669" w:author="aa m" w:date="2020-12-08T17:34:00Z"/>
              <w:del w:id="7670" w:author="Marco Petri" w:date="2020-12-22T19:46:00Z"/>
              <w:rFonts w:ascii="Courier New" w:hAnsi="Courier New" w:cs="Courier New"/>
              <w:sz w:val="22"/>
              <w:lang w:val="en-CA"/>
            </w:rPr>
          </w:rPrChange>
        </w:rPr>
      </w:pPr>
      <w:ins w:id="7671" w:author="aa m" w:date="2020-12-08T17:34:00Z">
        <w:del w:id="7672" w:author="Marco Petri" w:date="2020-12-22T19:46:00Z">
          <w:r w:rsidRPr="0042799C" w:rsidDel="00C22A1C">
            <w:rPr>
              <w:rFonts w:ascii="Courier New" w:hAnsi="Courier New" w:cs="Courier New"/>
              <w:sz w:val="18"/>
              <w:szCs w:val="18"/>
              <w:lang w:val="en-CA"/>
              <w:rPrChange w:id="7673" w:author="Marco Petri" w:date="2020-12-22T20:06:00Z">
                <w:rPr>
                  <w:rFonts w:ascii="Courier New" w:hAnsi="Courier New" w:cs="Courier New"/>
                  <w:sz w:val="22"/>
                  <w:lang w:val="en-CA"/>
                </w:rPr>
              </w:rPrChange>
            </w:rPr>
            <w:delText>}</w:delText>
          </w:r>
        </w:del>
      </w:ins>
    </w:p>
    <w:p w14:paraId="20D729A9" w14:textId="10E673DB" w:rsidR="00637C2C" w:rsidRPr="0042799C" w:rsidDel="00C22A1C" w:rsidRDefault="00637C2C" w:rsidP="00637C2C">
      <w:pPr>
        <w:autoSpaceDE w:val="0"/>
        <w:autoSpaceDN w:val="0"/>
        <w:adjustRightInd w:val="0"/>
        <w:spacing w:line="240" w:lineRule="auto"/>
        <w:jc w:val="left"/>
        <w:rPr>
          <w:ins w:id="7674" w:author="aa m" w:date="2020-12-08T17:34:00Z"/>
          <w:del w:id="7675" w:author="Marco Petri" w:date="2020-12-22T19:46:00Z"/>
          <w:rFonts w:ascii="Courier New" w:hAnsi="Courier New" w:cs="Courier New"/>
          <w:sz w:val="18"/>
          <w:szCs w:val="18"/>
          <w:lang w:val="en-CA"/>
          <w:rPrChange w:id="7676" w:author="Marco Petri" w:date="2020-12-22T20:06:00Z">
            <w:rPr>
              <w:ins w:id="7677" w:author="aa m" w:date="2020-12-08T17:34:00Z"/>
              <w:del w:id="7678" w:author="Marco Petri" w:date="2020-12-22T19:46:00Z"/>
              <w:rFonts w:ascii="Courier New" w:hAnsi="Courier New" w:cs="Courier New"/>
              <w:sz w:val="22"/>
              <w:lang w:val="en-CA"/>
            </w:rPr>
          </w:rPrChange>
        </w:rPr>
      </w:pPr>
      <w:ins w:id="7679" w:author="aa m" w:date="2020-12-08T17:34:00Z">
        <w:del w:id="7680" w:author="Marco Petri" w:date="2020-12-22T19:46:00Z">
          <w:r w:rsidRPr="0042799C" w:rsidDel="00C22A1C">
            <w:rPr>
              <w:rFonts w:ascii="Courier New" w:hAnsi="Courier New" w:cs="Courier New"/>
              <w:sz w:val="18"/>
              <w:szCs w:val="18"/>
              <w:lang w:val="en-CA"/>
              <w:rPrChange w:id="7681" w:author="Marco Petri" w:date="2020-12-22T20:06:00Z">
                <w:rPr>
                  <w:rFonts w:ascii="Courier New" w:hAnsi="Courier New" w:cs="Courier New"/>
                  <w:sz w:val="22"/>
                  <w:lang w:val="en-CA"/>
                </w:rPr>
              </w:rPrChange>
            </w:rPr>
            <w:delText>check customersRespectQueue for 6</w:delText>
          </w:r>
        </w:del>
      </w:ins>
    </w:p>
    <w:p w14:paraId="7965FF93" w14:textId="73F74F7A" w:rsidR="00637C2C" w:rsidRPr="0042799C" w:rsidDel="00C22A1C" w:rsidRDefault="00637C2C" w:rsidP="00637C2C">
      <w:pPr>
        <w:autoSpaceDE w:val="0"/>
        <w:autoSpaceDN w:val="0"/>
        <w:adjustRightInd w:val="0"/>
        <w:spacing w:line="240" w:lineRule="auto"/>
        <w:jc w:val="left"/>
        <w:rPr>
          <w:ins w:id="7682" w:author="aa m" w:date="2020-12-08T17:34:00Z"/>
          <w:del w:id="7683" w:author="Marco Petri" w:date="2020-12-22T19:46:00Z"/>
          <w:rFonts w:ascii="Courier New" w:hAnsi="Courier New" w:cs="Courier New"/>
          <w:sz w:val="18"/>
          <w:szCs w:val="18"/>
          <w:lang w:val="en-CA"/>
          <w:rPrChange w:id="7684" w:author="Marco Petri" w:date="2020-12-22T20:06:00Z">
            <w:rPr>
              <w:ins w:id="7685" w:author="aa m" w:date="2020-12-08T17:34:00Z"/>
              <w:del w:id="7686" w:author="Marco Petri" w:date="2020-12-22T19:46:00Z"/>
              <w:rFonts w:ascii="Courier New" w:hAnsi="Courier New" w:cs="Courier New"/>
              <w:sz w:val="22"/>
              <w:lang w:val="en-CA"/>
            </w:rPr>
          </w:rPrChange>
        </w:rPr>
      </w:pPr>
    </w:p>
    <w:p w14:paraId="590A99AB" w14:textId="2E7FEBEA" w:rsidR="00637C2C" w:rsidRPr="0042799C" w:rsidDel="00C22A1C" w:rsidRDefault="00637C2C" w:rsidP="00637C2C">
      <w:pPr>
        <w:autoSpaceDE w:val="0"/>
        <w:autoSpaceDN w:val="0"/>
        <w:adjustRightInd w:val="0"/>
        <w:spacing w:line="240" w:lineRule="auto"/>
        <w:jc w:val="left"/>
        <w:rPr>
          <w:ins w:id="7687" w:author="aa m" w:date="2020-12-08T17:34:00Z"/>
          <w:del w:id="7688" w:author="Marco Petri" w:date="2020-12-22T19:46:00Z"/>
          <w:rFonts w:ascii="Courier New" w:hAnsi="Courier New" w:cs="Courier New"/>
          <w:sz w:val="18"/>
          <w:szCs w:val="18"/>
          <w:lang w:val="en-CA"/>
          <w:rPrChange w:id="7689" w:author="Marco Petri" w:date="2020-12-22T20:06:00Z">
            <w:rPr>
              <w:ins w:id="7690" w:author="aa m" w:date="2020-12-08T17:34:00Z"/>
              <w:del w:id="7691" w:author="Marco Petri" w:date="2020-12-22T19:46:00Z"/>
              <w:rFonts w:ascii="Courier New" w:hAnsi="Courier New" w:cs="Courier New"/>
              <w:sz w:val="22"/>
              <w:lang w:val="en-CA"/>
            </w:rPr>
          </w:rPrChange>
        </w:rPr>
      </w:pPr>
      <w:ins w:id="7692" w:author="aa m" w:date="2020-12-08T17:34:00Z">
        <w:del w:id="7693" w:author="Marco Petri" w:date="2020-12-22T19:46:00Z">
          <w:r w:rsidRPr="0042799C" w:rsidDel="00C22A1C">
            <w:rPr>
              <w:rFonts w:ascii="Courier New" w:hAnsi="Courier New" w:cs="Courier New"/>
              <w:sz w:val="18"/>
              <w:szCs w:val="18"/>
              <w:lang w:val="en-CA"/>
              <w:rPrChange w:id="7694" w:author="Marco Petri" w:date="2020-12-22T20:06:00Z">
                <w:rPr>
                  <w:rFonts w:ascii="Courier New" w:hAnsi="Courier New" w:cs="Courier New"/>
                  <w:sz w:val="22"/>
                  <w:lang w:val="en-CA"/>
                </w:rPr>
              </w:rPrChange>
            </w:rPr>
            <w:delText>//no customer has tickets for more than one queue</w:delText>
          </w:r>
        </w:del>
      </w:ins>
    </w:p>
    <w:p w14:paraId="06B62B49" w14:textId="5B5A93E3" w:rsidR="00637C2C" w:rsidRPr="0042799C" w:rsidDel="00C22A1C" w:rsidRDefault="00637C2C" w:rsidP="00637C2C">
      <w:pPr>
        <w:autoSpaceDE w:val="0"/>
        <w:autoSpaceDN w:val="0"/>
        <w:adjustRightInd w:val="0"/>
        <w:spacing w:line="240" w:lineRule="auto"/>
        <w:jc w:val="left"/>
        <w:rPr>
          <w:ins w:id="7695" w:author="aa m" w:date="2020-12-08T17:34:00Z"/>
          <w:del w:id="7696" w:author="Marco Petri" w:date="2020-12-22T19:46:00Z"/>
          <w:rFonts w:ascii="Courier New" w:hAnsi="Courier New" w:cs="Courier New"/>
          <w:sz w:val="18"/>
          <w:szCs w:val="18"/>
          <w:lang w:val="en-CA"/>
          <w:rPrChange w:id="7697" w:author="Marco Petri" w:date="2020-12-22T20:06:00Z">
            <w:rPr>
              <w:ins w:id="7698" w:author="aa m" w:date="2020-12-08T17:34:00Z"/>
              <w:del w:id="7699" w:author="Marco Petri" w:date="2020-12-22T19:46:00Z"/>
              <w:rFonts w:ascii="Courier New" w:hAnsi="Courier New" w:cs="Courier New"/>
              <w:sz w:val="22"/>
              <w:lang w:val="en-CA"/>
            </w:rPr>
          </w:rPrChange>
        </w:rPr>
      </w:pPr>
      <w:ins w:id="7700" w:author="aa m" w:date="2020-12-08T17:34:00Z">
        <w:del w:id="7701" w:author="Marco Petri" w:date="2020-12-22T19:46:00Z">
          <w:r w:rsidRPr="0042799C" w:rsidDel="00C22A1C">
            <w:rPr>
              <w:rFonts w:ascii="Courier New" w:hAnsi="Courier New" w:cs="Courier New"/>
              <w:sz w:val="18"/>
              <w:szCs w:val="18"/>
              <w:lang w:val="en-CA"/>
              <w:rPrChange w:id="7702" w:author="Marco Petri" w:date="2020-12-22T20:06:00Z">
                <w:rPr>
                  <w:rFonts w:ascii="Courier New" w:hAnsi="Courier New" w:cs="Courier New"/>
                  <w:sz w:val="22"/>
                  <w:lang w:val="en-CA"/>
                </w:rPr>
              </w:rPrChange>
            </w:rPr>
            <w:delText>assert noCustomerInTwoQueues {</w:delText>
          </w:r>
        </w:del>
      </w:ins>
    </w:p>
    <w:p w14:paraId="15A75428" w14:textId="032EEEC3" w:rsidR="00637C2C" w:rsidRPr="0042799C" w:rsidDel="00C22A1C" w:rsidRDefault="00637C2C" w:rsidP="00637C2C">
      <w:pPr>
        <w:autoSpaceDE w:val="0"/>
        <w:autoSpaceDN w:val="0"/>
        <w:adjustRightInd w:val="0"/>
        <w:spacing w:line="240" w:lineRule="auto"/>
        <w:jc w:val="left"/>
        <w:rPr>
          <w:ins w:id="7703" w:author="aa m" w:date="2020-12-08T17:34:00Z"/>
          <w:del w:id="7704" w:author="Marco Petri" w:date="2020-12-22T19:46:00Z"/>
          <w:rFonts w:ascii="Courier New" w:hAnsi="Courier New" w:cs="Courier New"/>
          <w:sz w:val="18"/>
          <w:szCs w:val="18"/>
          <w:lang w:val="en-CA"/>
          <w:rPrChange w:id="7705" w:author="Marco Petri" w:date="2020-12-22T20:06:00Z">
            <w:rPr>
              <w:ins w:id="7706" w:author="aa m" w:date="2020-12-08T17:34:00Z"/>
              <w:del w:id="7707" w:author="Marco Petri" w:date="2020-12-22T19:46:00Z"/>
              <w:rFonts w:ascii="Courier New" w:hAnsi="Courier New" w:cs="Courier New"/>
              <w:sz w:val="22"/>
              <w:lang w:val="en-CA"/>
            </w:rPr>
          </w:rPrChange>
        </w:rPr>
      </w:pPr>
      <w:ins w:id="7708" w:author="aa m" w:date="2020-12-08T17:34:00Z">
        <w:del w:id="7709" w:author="Marco Petri" w:date="2020-12-22T19:46:00Z">
          <w:r w:rsidRPr="0042799C" w:rsidDel="00C22A1C">
            <w:rPr>
              <w:rFonts w:ascii="Courier New" w:hAnsi="Courier New" w:cs="Courier New"/>
              <w:sz w:val="18"/>
              <w:szCs w:val="18"/>
              <w:lang w:val="en-CA"/>
              <w:rPrChange w:id="7710" w:author="Marco Petri" w:date="2020-12-22T20:06:00Z">
                <w:rPr>
                  <w:rFonts w:ascii="Courier New" w:hAnsi="Courier New" w:cs="Courier New"/>
                  <w:sz w:val="22"/>
                  <w:lang w:val="en-CA"/>
                </w:rPr>
              </w:rPrChange>
            </w:rPr>
            <w:tab/>
            <w:delText>all disj q1,q2: Queue | all c: Customer | c in q1.queueNumbers.queueNumberTicket.ticketOwner</w:delText>
          </w:r>
        </w:del>
      </w:ins>
    </w:p>
    <w:p w14:paraId="4F5444B1" w14:textId="25AC4D8D" w:rsidR="00637C2C" w:rsidRPr="0042799C" w:rsidDel="00C22A1C" w:rsidRDefault="00637C2C" w:rsidP="00637C2C">
      <w:pPr>
        <w:autoSpaceDE w:val="0"/>
        <w:autoSpaceDN w:val="0"/>
        <w:adjustRightInd w:val="0"/>
        <w:spacing w:line="240" w:lineRule="auto"/>
        <w:jc w:val="left"/>
        <w:rPr>
          <w:ins w:id="7711" w:author="aa m" w:date="2020-12-08T17:34:00Z"/>
          <w:del w:id="7712" w:author="Marco Petri" w:date="2020-12-22T19:46:00Z"/>
          <w:rFonts w:ascii="Courier New" w:hAnsi="Courier New" w:cs="Courier New"/>
          <w:sz w:val="18"/>
          <w:szCs w:val="18"/>
          <w:lang w:val="en-CA"/>
          <w:rPrChange w:id="7713" w:author="Marco Petri" w:date="2020-12-22T20:06:00Z">
            <w:rPr>
              <w:ins w:id="7714" w:author="aa m" w:date="2020-12-08T17:34:00Z"/>
              <w:del w:id="7715" w:author="Marco Petri" w:date="2020-12-22T19:46:00Z"/>
              <w:rFonts w:ascii="Courier New" w:hAnsi="Courier New" w:cs="Courier New"/>
              <w:sz w:val="22"/>
              <w:lang w:val="en-CA"/>
            </w:rPr>
          </w:rPrChange>
        </w:rPr>
      </w:pPr>
      <w:ins w:id="7716" w:author="aa m" w:date="2020-12-08T17:34:00Z">
        <w:del w:id="7717" w:author="Marco Petri" w:date="2020-12-22T19:46:00Z">
          <w:r w:rsidRPr="0042799C" w:rsidDel="00C22A1C">
            <w:rPr>
              <w:rFonts w:ascii="Courier New" w:hAnsi="Courier New" w:cs="Courier New"/>
              <w:sz w:val="18"/>
              <w:szCs w:val="18"/>
              <w:lang w:val="en-CA"/>
              <w:rPrChange w:id="7718" w:author="Marco Petri" w:date="2020-12-22T20:06:00Z">
                <w:rPr>
                  <w:rFonts w:ascii="Courier New" w:hAnsi="Courier New" w:cs="Courier New"/>
                  <w:sz w:val="22"/>
                  <w:lang w:val="en-CA"/>
                </w:rPr>
              </w:rPrChange>
            </w:rPr>
            <w:tab/>
            <w:delText>implies c not in q2.queueNumbers.queueNumberTicket.ticketOwner</w:delText>
          </w:r>
        </w:del>
      </w:ins>
    </w:p>
    <w:p w14:paraId="6EDC230C" w14:textId="3BC852A2" w:rsidR="00637C2C" w:rsidRPr="0042799C" w:rsidDel="00C22A1C" w:rsidRDefault="00637C2C" w:rsidP="00637C2C">
      <w:pPr>
        <w:autoSpaceDE w:val="0"/>
        <w:autoSpaceDN w:val="0"/>
        <w:adjustRightInd w:val="0"/>
        <w:spacing w:line="240" w:lineRule="auto"/>
        <w:jc w:val="left"/>
        <w:rPr>
          <w:ins w:id="7719" w:author="aa m" w:date="2020-12-08T17:34:00Z"/>
          <w:del w:id="7720" w:author="Marco Petri" w:date="2020-12-22T19:46:00Z"/>
          <w:rFonts w:ascii="Courier New" w:hAnsi="Courier New" w:cs="Courier New"/>
          <w:sz w:val="18"/>
          <w:szCs w:val="18"/>
          <w:lang w:val="en-CA"/>
          <w:rPrChange w:id="7721" w:author="Marco Petri" w:date="2020-12-22T20:06:00Z">
            <w:rPr>
              <w:ins w:id="7722" w:author="aa m" w:date="2020-12-08T17:34:00Z"/>
              <w:del w:id="7723" w:author="Marco Petri" w:date="2020-12-22T19:46:00Z"/>
              <w:rFonts w:ascii="Courier New" w:hAnsi="Courier New" w:cs="Courier New"/>
              <w:sz w:val="22"/>
              <w:lang w:val="en-CA"/>
            </w:rPr>
          </w:rPrChange>
        </w:rPr>
      </w:pPr>
      <w:ins w:id="7724" w:author="aa m" w:date="2020-12-08T17:34:00Z">
        <w:del w:id="7725" w:author="Marco Petri" w:date="2020-12-22T19:46:00Z">
          <w:r w:rsidRPr="0042799C" w:rsidDel="00C22A1C">
            <w:rPr>
              <w:rFonts w:ascii="Courier New" w:hAnsi="Courier New" w:cs="Courier New"/>
              <w:sz w:val="18"/>
              <w:szCs w:val="18"/>
              <w:lang w:val="en-CA"/>
              <w:rPrChange w:id="7726" w:author="Marco Petri" w:date="2020-12-22T20:06:00Z">
                <w:rPr>
                  <w:rFonts w:ascii="Courier New" w:hAnsi="Courier New" w:cs="Courier New"/>
                  <w:sz w:val="22"/>
                  <w:lang w:val="en-CA"/>
                </w:rPr>
              </w:rPrChange>
            </w:rPr>
            <w:delText>}</w:delText>
          </w:r>
        </w:del>
      </w:ins>
    </w:p>
    <w:p w14:paraId="0E398104" w14:textId="7E756B9D" w:rsidR="00637C2C" w:rsidRPr="0042799C" w:rsidDel="00C22A1C" w:rsidRDefault="00637C2C" w:rsidP="00637C2C">
      <w:pPr>
        <w:autoSpaceDE w:val="0"/>
        <w:autoSpaceDN w:val="0"/>
        <w:adjustRightInd w:val="0"/>
        <w:spacing w:line="240" w:lineRule="auto"/>
        <w:jc w:val="left"/>
        <w:rPr>
          <w:ins w:id="7727" w:author="aa m" w:date="2020-12-08T17:34:00Z"/>
          <w:del w:id="7728" w:author="Marco Petri" w:date="2020-12-22T19:46:00Z"/>
          <w:rFonts w:ascii="Courier New" w:hAnsi="Courier New" w:cs="Courier New"/>
          <w:sz w:val="18"/>
          <w:szCs w:val="18"/>
          <w:lang w:val="en-CA"/>
          <w:rPrChange w:id="7729" w:author="Marco Petri" w:date="2020-12-22T20:06:00Z">
            <w:rPr>
              <w:ins w:id="7730" w:author="aa m" w:date="2020-12-08T17:34:00Z"/>
              <w:del w:id="7731" w:author="Marco Petri" w:date="2020-12-22T19:46:00Z"/>
              <w:rFonts w:ascii="Courier New" w:hAnsi="Courier New" w:cs="Courier New"/>
              <w:sz w:val="22"/>
              <w:lang w:val="en-CA"/>
            </w:rPr>
          </w:rPrChange>
        </w:rPr>
      </w:pPr>
      <w:ins w:id="7732" w:author="aa m" w:date="2020-12-08T17:34:00Z">
        <w:del w:id="7733" w:author="Marco Petri" w:date="2020-12-22T19:46:00Z">
          <w:r w:rsidRPr="0042799C" w:rsidDel="00C22A1C">
            <w:rPr>
              <w:rFonts w:ascii="Courier New" w:hAnsi="Courier New" w:cs="Courier New"/>
              <w:sz w:val="18"/>
              <w:szCs w:val="18"/>
              <w:lang w:val="en-CA"/>
              <w:rPrChange w:id="7734" w:author="Marco Petri" w:date="2020-12-22T20:06:00Z">
                <w:rPr>
                  <w:rFonts w:ascii="Courier New" w:hAnsi="Courier New" w:cs="Courier New"/>
                  <w:sz w:val="22"/>
                  <w:lang w:val="en-CA"/>
                </w:rPr>
              </w:rPrChange>
            </w:rPr>
            <w:delText>check noCustomerInTwoQueues for 6</w:delText>
          </w:r>
        </w:del>
      </w:ins>
    </w:p>
    <w:p w14:paraId="4F174175" w14:textId="79AE68B5" w:rsidR="00637C2C" w:rsidRPr="0042799C" w:rsidDel="00C22A1C" w:rsidRDefault="00637C2C" w:rsidP="00637C2C">
      <w:pPr>
        <w:autoSpaceDE w:val="0"/>
        <w:autoSpaceDN w:val="0"/>
        <w:adjustRightInd w:val="0"/>
        <w:spacing w:line="240" w:lineRule="auto"/>
        <w:jc w:val="left"/>
        <w:rPr>
          <w:ins w:id="7735" w:author="aa m" w:date="2020-12-08T17:34:00Z"/>
          <w:del w:id="7736" w:author="Marco Petri" w:date="2020-12-22T19:46:00Z"/>
          <w:rFonts w:ascii="Courier New" w:hAnsi="Courier New" w:cs="Courier New"/>
          <w:sz w:val="18"/>
          <w:szCs w:val="18"/>
          <w:lang w:val="en-CA"/>
          <w:rPrChange w:id="7737" w:author="Marco Petri" w:date="2020-12-22T20:06:00Z">
            <w:rPr>
              <w:ins w:id="7738" w:author="aa m" w:date="2020-12-08T17:34:00Z"/>
              <w:del w:id="7739" w:author="Marco Petri" w:date="2020-12-22T19:46:00Z"/>
              <w:rFonts w:ascii="Courier New" w:hAnsi="Courier New" w:cs="Courier New"/>
              <w:sz w:val="22"/>
              <w:lang w:val="en-CA"/>
            </w:rPr>
          </w:rPrChange>
        </w:rPr>
      </w:pPr>
    </w:p>
    <w:p w14:paraId="4A36F886" w14:textId="50D4823C" w:rsidR="00637C2C" w:rsidRPr="0042799C" w:rsidDel="00C22A1C" w:rsidRDefault="00637C2C" w:rsidP="00637C2C">
      <w:pPr>
        <w:autoSpaceDE w:val="0"/>
        <w:autoSpaceDN w:val="0"/>
        <w:adjustRightInd w:val="0"/>
        <w:spacing w:line="240" w:lineRule="auto"/>
        <w:jc w:val="left"/>
        <w:rPr>
          <w:ins w:id="7740" w:author="aa m" w:date="2020-12-08T17:34:00Z"/>
          <w:del w:id="7741" w:author="Marco Petri" w:date="2020-12-22T19:46:00Z"/>
          <w:rFonts w:ascii="Courier New" w:hAnsi="Courier New" w:cs="Courier New"/>
          <w:sz w:val="18"/>
          <w:szCs w:val="18"/>
          <w:lang w:val="en-CA"/>
          <w:rPrChange w:id="7742" w:author="Marco Petri" w:date="2020-12-22T20:06:00Z">
            <w:rPr>
              <w:ins w:id="7743" w:author="aa m" w:date="2020-12-08T17:34:00Z"/>
              <w:del w:id="7744" w:author="Marco Petri" w:date="2020-12-22T19:46:00Z"/>
              <w:rFonts w:ascii="Courier New" w:hAnsi="Courier New" w:cs="Courier New"/>
              <w:sz w:val="22"/>
              <w:lang w:val="en-CA"/>
            </w:rPr>
          </w:rPrChange>
        </w:rPr>
      </w:pPr>
      <w:ins w:id="7745" w:author="aa m" w:date="2020-12-08T17:34:00Z">
        <w:del w:id="7746" w:author="Marco Petri" w:date="2020-12-22T19:46:00Z">
          <w:r w:rsidRPr="0042799C" w:rsidDel="00C22A1C">
            <w:rPr>
              <w:rFonts w:ascii="Courier New" w:hAnsi="Courier New" w:cs="Courier New"/>
              <w:sz w:val="18"/>
              <w:szCs w:val="18"/>
              <w:lang w:val="en-CA"/>
              <w:rPrChange w:id="7747" w:author="Marco Petri" w:date="2020-12-22T20:06:00Z">
                <w:rPr>
                  <w:rFonts w:ascii="Courier New" w:hAnsi="Courier New" w:cs="Courier New"/>
                  <w:sz w:val="22"/>
                  <w:lang w:val="en-CA"/>
                </w:rPr>
              </w:rPrChange>
            </w:rPr>
            <w:delText>//no customer has more than one tickets for the same queue</w:delText>
          </w:r>
        </w:del>
      </w:ins>
    </w:p>
    <w:p w14:paraId="39E91069" w14:textId="09FA7E92" w:rsidR="00637C2C" w:rsidRPr="0042799C" w:rsidDel="00C22A1C" w:rsidRDefault="00637C2C" w:rsidP="00637C2C">
      <w:pPr>
        <w:autoSpaceDE w:val="0"/>
        <w:autoSpaceDN w:val="0"/>
        <w:adjustRightInd w:val="0"/>
        <w:spacing w:line="240" w:lineRule="auto"/>
        <w:jc w:val="left"/>
        <w:rPr>
          <w:ins w:id="7748" w:author="aa m" w:date="2020-12-08T17:34:00Z"/>
          <w:del w:id="7749" w:author="Marco Petri" w:date="2020-12-22T19:46:00Z"/>
          <w:rFonts w:ascii="Courier New" w:hAnsi="Courier New" w:cs="Courier New"/>
          <w:sz w:val="18"/>
          <w:szCs w:val="18"/>
          <w:lang w:val="en-CA"/>
          <w:rPrChange w:id="7750" w:author="Marco Petri" w:date="2020-12-22T20:06:00Z">
            <w:rPr>
              <w:ins w:id="7751" w:author="aa m" w:date="2020-12-08T17:34:00Z"/>
              <w:del w:id="7752" w:author="Marco Petri" w:date="2020-12-22T19:46:00Z"/>
              <w:rFonts w:ascii="Courier New" w:hAnsi="Courier New" w:cs="Courier New"/>
              <w:sz w:val="22"/>
              <w:lang w:val="en-CA"/>
            </w:rPr>
          </w:rPrChange>
        </w:rPr>
      </w:pPr>
      <w:ins w:id="7753" w:author="aa m" w:date="2020-12-08T17:34:00Z">
        <w:del w:id="7754" w:author="Marco Petri" w:date="2020-12-22T19:46:00Z">
          <w:r w:rsidRPr="0042799C" w:rsidDel="00C22A1C">
            <w:rPr>
              <w:rFonts w:ascii="Courier New" w:hAnsi="Courier New" w:cs="Courier New"/>
              <w:sz w:val="18"/>
              <w:szCs w:val="18"/>
              <w:lang w:val="en-CA"/>
              <w:rPrChange w:id="7755" w:author="Marco Petri" w:date="2020-12-22T20:06:00Z">
                <w:rPr>
                  <w:rFonts w:ascii="Courier New" w:hAnsi="Courier New" w:cs="Courier New"/>
                  <w:sz w:val="22"/>
                  <w:lang w:val="en-CA"/>
                </w:rPr>
              </w:rPrChange>
            </w:rPr>
            <w:delText>assert noCustomerTwiceInQueue{</w:delText>
          </w:r>
        </w:del>
      </w:ins>
    </w:p>
    <w:p w14:paraId="3D275CEB" w14:textId="7FB6F0C6" w:rsidR="00637C2C" w:rsidRPr="0042799C" w:rsidDel="00C22A1C" w:rsidRDefault="00637C2C" w:rsidP="00637C2C">
      <w:pPr>
        <w:autoSpaceDE w:val="0"/>
        <w:autoSpaceDN w:val="0"/>
        <w:adjustRightInd w:val="0"/>
        <w:spacing w:line="240" w:lineRule="auto"/>
        <w:jc w:val="left"/>
        <w:rPr>
          <w:ins w:id="7756" w:author="aa m" w:date="2020-12-08T17:34:00Z"/>
          <w:del w:id="7757" w:author="Marco Petri" w:date="2020-12-22T19:46:00Z"/>
          <w:rFonts w:ascii="Courier New" w:hAnsi="Courier New" w:cs="Courier New"/>
          <w:sz w:val="18"/>
          <w:szCs w:val="18"/>
          <w:lang w:val="en-CA"/>
          <w:rPrChange w:id="7758" w:author="Marco Petri" w:date="2020-12-22T20:06:00Z">
            <w:rPr>
              <w:ins w:id="7759" w:author="aa m" w:date="2020-12-08T17:34:00Z"/>
              <w:del w:id="7760" w:author="Marco Petri" w:date="2020-12-22T19:46:00Z"/>
              <w:rFonts w:ascii="Courier New" w:hAnsi="Courier New" w:cs="Courier New"/>
              <w:sz w:val="22"/>
              <w:lang w:val="en-CA"/>
            </w:rPr>
          </w:rPrChange>
        </w:rPr>
      </w:pPr>
      <w:ins w:id="7761" w:author="aa m" w:date="2020-12-08T17:34:00Z">
        <w:del w:id="7762" w:author="Marco Petri" w:date="2020-12-22T19:46:00Z">
          <w:r w:rsidRPr="0042799C" w:rsidDel="00C22A1C">
            <w:rPr>
              <w:rFonts w:ascii="Courier New" w:hAnsi="Courier New" w:cs="Courier New"/>
              <w:sz w:val="18"/>
              <w:szCs w:val="18"/>
              <w:lang w:val="en-CA"/>
              <w:rPrChange w:id="7763" w:author="Marco Petri" w:date="2020-12-22T20:06:00Z">
                <w:rPr>
                  <w:rFonts w:ascii="Courier New" w:hAnsi="Courier New" w:cs="Courier New"/>
                  <w:sz w:val="22"/>
                  <w:lang w:val="en-CA"/>
                </w:rPr>
              </w:rPrChange>
            </w:rPr>
            <w:tab/>
            <w:delText xml:space="preserve">all q: Queue | no disj t1, t2: QueueTicket | t1 in q.queueNumbers.queueNumberTicket </w:delText>
          </w:r>
        </w:del>
      </w:ins>
    </w:p>
    <w:p w14:paraId="2A2475DE" w14:textId="456D5FBA" w:rsidR="00637C2C" w:rsidRPr="0042799C" w:rsidDel="00C22A1C" w:rsidRDefault="00637C2C" w:rsidP="00637C2C">
      <w:pPr>
        <w:autoSpaceDE w:val="0"/>
        <w:autoSpaceDN w:val="0"/>
        <w:adjustRightInd w:val="0"/>
        <w:spacing w:line="240" w:lineRule="auto"/>
        <w:jc w:val="left"/>
        <w:rPr>
          <w:ins w:id="7764" w:author="aa m" w:date="2020-12-08T17:34:00Z"/>
          <w:del w:id="7765" w:author="Marco Petri" w:date="2020-12-22T19:46:00Z"/>
          <w:rFonts w:ascii="Courier New" w:hAnsi="Courier New" w:cs="Courier New"/>
          <w:sz w:val="18"/>
          <w:szCs w:val="18"/>
          <w:lang w:val="en-CA"/>
          <w:rPrChange w:id="7766" w:author="Marco Petri" w:date="2020-12-22T20:06:00Z">
            <w:rPr>
              <w:ins w:id="7767" w:author="aa m" w:date="2020-12-08T17:34:00Z"/>
              <w:del w:id="7768" w:author="Marco Petri" w:date="2020-12-22T19:46:00Z"/>
              <w:rFonts w:ascii="Courier New" w:hAnsi="Courier New" w:cs="Courier New"/>
              <w:sz w:val="22"/>
              <w:lang w:val="en-CA"/>
            </w:rPr>
          </w:rPrChange>
        </w:rPr>
      </w:pPr>
      <w:ins w:id="7769" w:author="aa m" w:date="2020-12-08T17:34:00Z">
        <w:del w:id="7770" w:author="Marco Petri" w:date="2020-12-22T19:46:00Z">
          <w:r w:rsidRPr="0042799C" w:rsidDel="00C22A1C">
            <w:rPr>
              <w:rFonts w:ascii="Courier New" w:hAnsi="Courier New" w:cs="Courier New"/>
              <w:sz w:val="18"/>
              <w:szCs w:val="18"/>
              <w:lang w:val="en-CA"/>
              <w:rPrChange w:id="7771" w:author="Marco Petri" w:date="2020-12-22T20:06:00Z">
                <w:rPr>
                  <w:rFonts w:ascii="Courier New" w:hAnsi="Courier New" w:cs="Courier New"/>
                  <w:sz w:val="22"/>
                  <w:lang w:val="en-CA"/>
                </w:rPr>
              </w:rPrChange>
            </w:rPr>
            <w:tab/>
            <w:delText>and t2 in q.queueNumbers.queueNumberTicket</w:delText>
          </w:r>
        </w:del>
      </w:ins>
    </w:p>
    <w:p w14:paraId="53CA9EF6" w14:textId="285D4E70" w:rsidR="00637C2C" w:rsidRPr="0042799C" w:rsidDel="00C22A1C" w:rsidRDefault="00637C2C" w:rsidP="00637C2C">
      <w:pPr>
        <w:autoSpaceDE w:val="0"/>
        <w:autoSpaceDN w:val="0"/>
        <w:adjustRightInd w:val="0"/>
        <w:spacing w:line="240" w:lineRule="auto"/>
        <w:jc w:val="left"/>
        <w:rPr>
          <w:ins w:id="7772" w:author="aa m" w:date="2020-12-08T17:34:00Z"/>
          <w:del w:id="7773" w:author="Marco Petri" w:date="2020-12-22T19:46:00Z"/>
          <w:rFonts w:ascii="Courier New" w:hAnsi="Courier New" w:cs="Courier New"/>
          <w:sz w:val="18"/>
          <w:szCs w:val="18"/>
          <w:lang w:val="en-CA"/>
          <w:rPrChange w:id="7774" w:author="Marco Petri" w:date="2020-12-22T20:06:00Z">
            <w:rPr>
              <w:ins w:id="7775" w:author="aa m" w:date="2020-12-08T17:34:00Z"/>
              <w:del w:id="7776" w:author="Marco Petri" w:date="2020-12-22T19:46:00Z"/>
              <w:rFonts w:ascii="Courier New" w:hAnsi="Courier New" w:cs="Courier New"/>
              <w:sz w:val="22"/>
              <w:lang w:val="en-CA"/>
            </w:rPr>
          </w:rPrChange>
        </w:rPr>
      </w:pPr>
      <w:ins w:id="7777" w:author="aa m" w:date="2020-12-08T17:34:00Z">
        <w:del w:id="7778" w:author="Marco Petri" w:date="2020-12-22T19:46:00Z">
          <w:r w:rsidRPr="0042799C" w:rsidDel="00C22A1C">
            <w:rPr>
              <w:rFonts w:ascii="Courier New" w:hAnsi="Courier New" w:cs="Courier New"/>
              <w:sz w:val="18"/>
              <w:szCs w:val="18"/>
              <w:lang w:val="en-CA"/>
              <w:rPrChange w:id="7779" w:author="Marco Petri" w:date="2020-12-22T20:06:00Z">
                <w:rPr>
                  <w:rFonts w:ascii="Courier New" w:hAnsi="Courier New" w:cs="Courier New"/>
                  <w:sz w:val="22"/>
                  <w:lang w:val="en-CA"/>
                </w:rPr>
              </w:rPrChange>
            </w:rPr>
            <w:tab/>
            <w:delText>and t1.ticketOwner = t2.ticketOwner</w:delText>
          </w:r>
        </w:del>
      </w:ins>
    </w:p>
    <w:p w14:paraId="1F4130FD" w14:textId="1E1D037F" w:rsidR="00637C2C" w:rsidRPr="0042799C" w:rsidDel="00C22A1C" w:rsidRDefault="00637C2C" w:rsidP="00637C2C">
      <w:pPr>
        <w:autoSpaceDE w:val="0"/>
        <w:autoSpaceDN w:val="0"/>
        <w:adjustRightInd w:val="0"/>
        <w:spacing w:line="240" w:lineRule="auto"/>
        <w:jc w:val="left"/>
        <w:rPr>
          <w:ins w:id="7780" w:author="aa m" w:date="2020-12-08T17:34:00Z"/>
          <w:del w:id="7781" w:author="Marco Petri" w:date="2020-12-22T19:46:00Z"/>
          <w:rFonts w:ascii="Courier New" w:hAnsi="Courier New" w:cs="Courier New"/>
          <w:sz w:val="18"/>
          <w:szCs w:val="18"/>
          <w:lang w:val="en-CA"/>
          <w:rPrChange w:id="7782" w:author="Marco Petri" w:date="2020-12-22T20:06:00Z">
            <w:rPr>
              <w:ins w:id="7783" w:author="aa m" w:date="2020-12-08T17:34:00Z"/>
              <w:del w:id="7784" w:author="Marco Petri" w:date="2020-12-22T19:46:00Z"/>
              <w:rFonts w:ascii="Courier New" w:hAnsi="Courier New" w:cs="Courier New"/>
              <w:sz w:val="22"/>
              <w:lang w:val="en-CA"/>
            </w:rPr>
          </w:rPrChange>
        </w:rPr>
      </w:pPr>
      <w:ins w:id="7785" w:author="aa m" w:date="2020-12-08T17:34:00Z">
        <w:del w:id="7786" w:author="Marco Petri" w:date="2020-12-22T19:46:00Z">
          <w:r w:rsidRPr="0042799C" w:rsidDel="00C22A1C">
            <w:rPr>
              <w:rFonts w:ascii="Courier New" w:hAnsi="Courier New" w:cs="Courier New"/>
              <w:sz w:val="18"/>
              <w:szCs w:val="18"/>
              <w:lang w:val="en-CA"/>
              <w:rPrChange w:id="7787" w:author="Marco Petri" w:date="2020-12-22T20:06:00Z">
                <w:rPr>
                  <w:rFonts w:ascii="Courier New" w:hAnsi="Courier New" w:cs="Courier New"/>
                  <w:sz w:val="22"/>
                  <w:lang w:val="en-CA"/>
                </w:rPr>
              </w:rPrChange>
            </w:rPr>
            <w:delText>}</w:delText>
          </w:r>
        </w:del>
      </w:ins>
    </w:p>
    <w:p w14:paraId="230129C9" w14:textId="7B9BFDFA" w:rsidR="00637C2C" w:rsidRPr="0042799C" w:rsidDel="00C22A1C" w:rsidRDefault="00637C2C" w:rsidP="00637C2C">
      <w:pPr>
        <w:autoSpaceDE w:val="0"/>
        <w:autoSpaceDN w:val="0"/>
        <w:adjustRightInd w:val="0"/>
        <w:spacing w:line="240" w:lineRule="auto"/>
        <w:jc w:val="left"/>
        <w:rPr>
          <w:ins w:id="7788" w:author="aa m" w:date="2020-12-08T17:34:00Z"/>
          <w:del w:id="7789" w:author="Marco Petri" w:date="2020-12-22T19:46:00Z"/>
          <w:rFonts w:ascii="Courier New" w:hAnsi="Courier New" w:cs="Courier New"/>
          <w:sz w:val="18"/>
          <w:szCs w:val="18"/>
          <w:lang w:val="en-CA"/>
          <w:rPrChange w:id="7790" w:author="Marco Petri" w:date="2020-12-22T20:06:00Z">
            <w:rPr>
              <w:ins w:id="7791" w:author="aa m" w:date="2020-12-08T17:34:00Z"/>
              <w:del w:id="7792" w:author="Marco Petri" w:date="2020-12-22T19:46:00Z"/>
              <w:rFonts w:ascii="Courier New" w:hAnsi="Courier New" w:cs="Courier New"/>
              <w:sz w:val="22"/>
              <w:lang w:val="en-CA"/>
            </w:rPr>
          </w:rPrChange>
        </w:rPr>
      </w:pPr>
      <w:ins w:id="7793" w:author="aa m" w:date="2020-12-08T17:34:00Z">
        <w:del w:id="7794" w:author="Marco Petri" w:date="2020-12-22T19:46:00Z">
          <w:r w:rsidRPr="0042799C" w:rsidDel="00C22A1C">
            <w:rPr>
              <w:rFonts w:ascii="Courier New" w:hAnsi="Courier New" w:cs="Courier New"/>
              <w:sz w:val="18"/>
              <w:szCs w:val="18"/>
              <w:lang w:val="en-CA"/>
              <w:rPrChange w:id="7795" w:author="Marco Petri" w:date="2020-12-22T20:06:00Z">
                <w:rPr>
                  <w:rFonts w:ascii="Courier New" w:hAnsi="Courier New" w:cs="Courier New"/>
                  <w:sz w:val="22"/>
                  <w:lang w:val="en-CA"/>
                </w:rPr>
              </w:rPrChange>
            </w:rPr>
            <w:delText>check noCustomerTwiceInQueue for 6</w:delText>
          </w:r>
        </w:del>
      </w:ins>
    </w:p>
    <w:p w14:paraId="7EACCF9E" w14:textId="2A6B4C18" w:rsidR="00637C2C" w:rsidRPr="0042799C" w:rsidDel="00C22A1C" w:rsidRDefault="00637C2C" w:rsidP="00637C2C">
      <w:pPr>
        <w:autoSpaceDE w:val="0"/>
        <w:autoSpaceDN w:val="0"/>
        <w:adjustRightInd w:val="0"/>
        <w:spacing w:line="240" w:lineRule="auto"/>
        <w:jc w:val="left"/>
        <w:rPr>
          <w:ins w:id="7796" w:author="aa m" w:date="2020-12-08T17:34:00Z"/>
          <w:del w:id="7797" w:author="Marco Petri" w:date="2020-12-22T19:46:00Z"/>
          <w:rFonts w:ascii="Courier New" w:hAnsi="Courier New" w:cs="Courier New"/>
          <w:sz w:val="18"/>
          <w:szCs w:val="18"/>
          <w:lang w:val="en-CA"/>
          <w:rPrChange w:id="7798" w:author="Marco Petri" w:date="2020-12-22T20:06:00Z">
            <w:rPr>
              <w:ins w:id="7799" w:author="aa m" w:date="2020-12-08T17:34:00Z"/>
              <w:del w:id="7800" w:author="Marco Petri" w:date="2020-12-22T19:46:00Z"/>
              <w:rFonts w:ascii="Courier New" w:hAnsi="Courier New" w:cs="Courier New"/>
              <w:sz w:val="22"/>
              <w:lang w:val="en-CA"/>
            </w:rPr>
          </w:rPrChange>
        </w:rPr>
      </w:pPr>
    </w:p>
    <w:p w14:paraId="46A5EB2A" w14:textId="7152FA53" w:rsidR="00637C2C" w:rsidRPr="0042799C" w:rsidDel="00C22A1C" w:rsidRDefault="00637C2C" w:rsidP="00637C2C">
      <w:pPr>
        <w:autoSpaceDE w:val="0"/>
        <w:autoSpaceDN w:val="0"/>
        <w:adjustRightInd w:val="0"/>
        <w:spacing w:line="240" w:lineRule="auto"/>
        <w:jc w:val="left"/>
        <w:rPr>
          <w:ins w:id="7801" w:author="aa m" w:date="2020-12-08T17:34:00Z"/>
          <w:del w:id="7802" w:author="Marco Petri" w:date="2020-12-22T19:46:00Z"/>
          <w:rFonts w:ascii="Courier New" w:hAnsi="Courier New" w:cs="Courier New"/>
          <w:sz w:val="18"/>
          <w:szCs w:val="18"/>
          <w:lang w:val="en-CA"/>
          <w:rPrChange w:id="7803" w:author="Marco Petri" w:date="2020-12-22T20:06:00Z">
            <w:rPr>
              <w:ins w:id="7804" w:author="aa m" w:date="2020-12-08T17:34:00Z"/>
              <w:del w:id="7805" w:author="Marco Petri" w:date="2020-12-22T19:46:00Z"/>
              <w:rFonts w:ascii="Courier New" w:hAnsi="Courier New" w:cs="Courier New"/>
              <w:sz w:val="22"/>
              <w:lang w:val="en-CA"/>
            </w:rPr>
          </w:rPrChange>
        </w:rPr>
      </w:pPr>
    </w:p>
    <w:p w14:paraId="663B9361" w14:textId="175A388B" w:rsidR="00637C2C" w:rsidRPr="0042799C" w:rsidDel="00C22A1C" w:rsidRDefault="00637C2C" w:rsidP="00637C2C">
      <w:pPr>
        <w:autoSpaceDE w:val="0"/>
        <w:autoSpaceDN w:val="0"/>
        <w:adjustRightInd w:val="0"/>
        <w:spacing w:line="240" w:lineRule="auto"/>
        <w:jc w:val="left"/>
        <w:rPr>
          <w:ins w:id="7806" w:author="aa m" w:date="2020-12-08T17:34:00Z"/>
          <w:del w:id="7807" w:author="Marco Petri" w:date="2020-12-22T19:46:00Z"/>
          <w:rFonts w:ascii="Courier New" w:hAnsi="Courier New" w:cs="Courier New"/>
          <w:sz w:val="18"/>
          <w:szCs w:val="18"/>
          <w:lang w:val="en-CA"/>
          <w:rPrChange w:id="7808" w:author="Marco Petri" w:date="2020-12-22T20:06:00Z">
            <w:rPr>
              <w:ins w:id="7809" w:author="aa m" w:date="2020-12-08T17:34:00Z"/>
              <w:del w:id="7810" w:author="Marco Petri" w:date="2020-12-22T19:46:00Z"/>
              <w:rFonts w:ascii="Courier New" w:hAnsi="Courier New" w:cs="Courier New"/>
              <w:sz w:val="22"/>
              <w:lang w:val="en-CA"/>
            </w:rPr>
          </w:rPrChange>
        </w:rPr>
      </w:pPr>
    </w:p>
    <w:p w14:paraId="1691EA60" w14:textId="298CA5A6" w:rsidR="00637C2C" w:rsidRPr="0042799C" w:rsidDel="00C22A1C" w:rsidRDefault="00637C2C" w:rsidP="00637C2C">
      <w:pPr>
        <w:autoSpaceDE w:val="0"/>
        <w:autoSpaceDN w:val="0"/>
        <w:adjustRightInd w:val="0"/>
        <w:spacing w:line="240" w:lineRule="auto"/>
        <w:jc w:val="left"/>
        <w:rPr>
          <w:ins w:id="7811" w:author="aa m" w:date="2020-12-08T17:34:00Z"/>
          <w:del w:id="7812" w:author="Marco Petri" w:date="2020-12-22T19:46:00Z"/>
          <w:rFonts w:ascii="Courier New" w:hAnsi="Courier New" w:cs="Courier New"/>
          <w:sz w:val="18"/>
          <w:szCs w:val="18"/>
          <w:lang w:val="en-CA"/>
          <w:rPrChange w:id="7813" w:author="Marco Petri" w:date="2020-12-22T20:06:00Z">
            <w:rPr>
              <w:ins w:id="7814" w:author="aa m" w:date="2020-12-08T17:34:00Z"/>
              <w:del w:id="7815" w:author="Marco Petri" w:date="2020-12-22T19:46:00Z"/>
              <w:rFonts w:ascii="Courier New" w:hAnsi="Courier New" w:cs="Courier New"/>
              <w:sz w:val="22"/>
              <w:lang w:val="en-CA"/>
            </w:rPr>
          </w:rPrChange>
        </w:rPr>
      </w:pPr>
      <w:ins w:id="7816" w:author="aa m" w:date="2020-12-08T17:34:00Z">
        <w:del w:id="7817" w:author="Marco Petri" w:date="2020-12-22T19:46:00Z">
          <w:r w:rsidRPr="0042799C" w:rsidDel="00C22A1C">
            <w:rPr>
              <w:rFonts w:ascii="Courier New" w:hAnsi="Courier New" w:cs="Courier New"/>
              <w:sz w:val="18"/>
              <w:szCs w:val="18"/>
              <w:lang w:val="en-CA"/>
              <w:rPrChange w:id="7818" w:author="Marco Petri" w:date="2020-12-22T20:06:00Z">
                <w:rPr>
                  <w:rFonts w:ascii="Courier New" w:hAnsi="Courier New" w:cs="Courier New"/>
                  <w:sz w:val="22"/>
                  <w:lang w:val="en-CA"/>
                </w:rPr>
              </w:rPrChange>
            </w:rPr>
            <w:delText>// PREDICATES</w:delText>
          </w:r>
        </w:del>
      </w:ins>
    </w:p>
    <w:p w14:paraId="76D91B32" w14:textId="13BB94F8" w:rsidR="00637C2C" w:rsidRPr="0042799C" w:rsidDel="00C22A1C" w:rsidRDefault="00637C2C" w:rsidP="00637C2C">
      <w:pPr>
        <w:autoSpaceDE w:val="0"/>
        <w:autoSpaceDN w:val="0"/>
        <w:adjustRightInd w:val="0"/>
        <w:spacing w:line="240" w:lineRule="auto"/>
        <w:jc w:val="left"/>
        <w:rPr>
          <w:ins w:id="7819" w:author="aa m" w:date="2020-12-08T17:34:00Z"/>
          <w:del w:id="7820" w:author="Marco Petri" w:date="2020-12-22T19:46:00Z"/>
          <w:rFonts w:ascii="Courier New" w:hAnsi="Courier New" w:cs="Courier New"/>
          <w:sz w:val="18"/>
          <w:szCs w:val="18"/>
          <w:lang w:val="en-CA"/>
          <w:rPrChange w:id="7821" w:author="Marco Petri" w:date="2020-12-22T20:06:00Z">
            <w:rPr>
              <w:ins w:id="7822" w:author="aa m" w:date="2020-12-08T17:34:00Z"/>
              <w:del w:id="7823" w:author="Marco Petri" w:date="2020-12-22T19:46:00Z"/>
              <w:rFonts w:ascii="Courier New" w:hAnsi="Courier New" w:cs="Courier New"/>
              <w:sz w:val="22"/>
              <w:lang w:val="en-CA"/>
            </w:rPr>
          </w:rPrChange>
        </w:rPr>
      </w:pPr>
    </w:p>
    <w:p w14:paraId="01F54175" w14:textId="49B8CE4A" w:rsidR="00637C2C" w:rsidRPr="0042799C" w:rsidDel="00C22A1C" w:rsidRDefault="00637C2C" w:rsidP="00637C2C">
      <w:pPr>
        <w:autoSpaceDE w:val="0"/>
        <w:autoSpaceDN w:val="0"/>
        <w:adjustRightInd w:val="0"/>
        <w:spacing w:line="240" w:lineRule="auto"/>
        <w:jc w:val="left"/>
        <w:rPr>
          <w:ins w:id="7824" w:author="aa m" w:date="2020-12-08T17:34:00Z"/>
          <w:del w:id="7825" w:author="Marco Petri" w:date="2020-12-22T19:46:00Z"/>
          <w:rFonts w:ascii="Courier New" w:hAnsi="Courier New" w:cs="Courier New"/>
          <w:sz w:val="18"/>
          <w:szCs w:val="18"/>
          <w:lang w:val="en-CA"/>
          <w:rPrChange w:id="7826" w:author="Marco Petri" w:date="2020-12-22T20:06:00Z">
            <w:rPr>
              <w:ins w:id="7827" w:author="aa m" w:date="2020-12-08T17:34:00Z"/>
              <w:del w:id="7828" w:author="Marco Petri" w:date="2020-12-22T19:46:00Z"/>
              <w:rFonts w:ascii="Courier New" w:hAnsi="Courier New" w:cs="Courier New"/>
              <w:sz w:val="22"/>
              <w:lang w:val="en-CA"/>
            </w:rPr>
          </w:rPrChange>
        </w:rPr>
      </w:pPr>
      <w:ins w:id="7829" w:author="aa m" w:date="2020-12-08T17:34:00Z">
        <w:del w:id="7830" w:author="Marco Petri" w:date="2020-12-22T19:46:00Z">
          <w:r w:rsidRPr="0042799C" w:rsidDel="00C22A1C">
            <w:rPr>
              <w:rFonts w:ascii="Courier New" w:hAnsi="Courier New" w:cs="Courier New"/>
              <w:sz w:val="18"/>
              <w:szCs w:val="18"/>
              <w:lang w:val="en-CA"/>
              <w:rPrChange w:id="7831" w:author="Marco Petri" w:date="2020-12-22T20:06:00Z">
                <w:rPr>
                  <w:rFonts w:ascii="Courier New" w:hAnsi="Courier New" w:cs="Courier New"/>
                  <w:sz w:val="22"/>
                  <w:lang w:val="en-CA"/>
                </w:rPr>
              </w:rPrChange>
            </w:rPr>
            <w:delText>//visite non possono avere stesso date and time</w:delText>
          </w:r>
        </w:del>
      </w:ins>
    </w:p>
    <w:p w14:paraId="38DCD562" w14:textId="51CEBF4E" w:rsidR="00637C2C" w:rsidRPr="0042799C" w:rsidDel="00C22A1C" w:rsidRDefault="00637C2C" w:rsidP="00637C2C">
      <w:pPr>
        <w:autoSpaceDE w:val="0"/>
        <w:autoSpaceDN w:val="0"/>
        <w:adjustRightInd w:val="0"/>
        <w:spacing w:line="240" w:lineRule="auto"/>
        <w:jc w:val="left"/>
        <w:rPr>
          <w:ins w:id="7832" w:author="aa m" w:date="2020-12-08T17:34:00Z"/>
          <w:del w:id="7833" w:author="Marco Petri" w:date="2020-12-22T19:46:00Z"/>
          <w:rFonts w:ascii="Courier New" w:hAnsi="Courier New" w:cs="Courier New"/>
          <w:sz w:val="18"/>
          <w:szCs w:val="18"/>
          <w:lang w:val="en-CA"/>
          <w:rPrChange w:id="7834" w:author="Marco Petri" w:date="2020-12-22T20:06:00Z">
            <w:rPr>
              <w:ins w:id="7835" w:author="aa m" w:date="2020-12-08T17:34:00Z"/>
              <w:del w:id="7836" w:author="Marco Petri" w:date="2020-12-22T19:46:00Z"/>
              <w:rFonts w:ascii="Courier New" w:hAnsi="Courier New" w:cs="Courier New"/>
              <w:sz w:val="22"/>
              <w:lang w:val="en-CA"/>
            </w:rPr>
          </w:rPrChange>
        </w:rPr>
      </w:pPr>
    </w:p>
    <w:p w14:paraId="0AF2ED12" w14:textId="75B135F3" w:rsidR="00637C2C" w:rsidRPr="0042799C" w:rsidDel="00C22A1C" w:rsidRDefault="00637C2C" w:rsidP="00637C2C">
      <w:pPr>
        <w:autoSpaceDE w:val="0"/>
        <w:autoSpaceDN w:val="0"/>
        <w:adjustRightInd w:val="0"/>
        <w:spacing w:line="240" w:lineRule="auto"/>
        <w:jc w:val="left"/>
        <w:rPr>
          <w:ins w:id="7837" w:author="aa m" w:date="2020-12-08T17:34:00Z"/>
          <w:del w:id="7838" w:author="Marco Petri" w:date="2020-12-22T19:46:00Z"/>
          <w:rFonts w:ascii="Courier New" w:hAnsi="Courier New" w:cs="Courier New"/>
          <w:sz w:val="18"/>
          <w:szCs w:val="18"/>
          <w:lang w:val="en-CA"/>
          <w:rPrChange w:id="7839" w:author="Marco Petri" w:date="2020-12-22T20:06:00Z">
            <w:rPr>
              <w:ins w:id="7840" w:author="aa m" w:date="2020-12-08T17:34:00Z"/>
              <w:del w:id="7841" w:author="Marco Petri" w:date="2020-12-22T19:46:00Z"/>
              <w:rFonts w:ascii="Courier New" w:hAnsi="Courier New" w:cs="Courier New"/>
              <w:sz w:val="22"/>
              <w:lang w:val="en-CA"/>
            </w:rPr>
          </w:rPrChange>
        </w:rPr>
      </w:pPr>
      <w:ins w:id="7842" w:author="aa m" w:date="2020-12-08T17:34:00Z">
        <w:del w:id="7843" w:author="Marco Petri" w:date="2020-12-22T19:46:00Z">
          <w:r w:rsidRPr="0042799C" w:rsidDel="00C22A1C">
            <w:rPr>
              <w:rFonts w:ascii="Courier New" w:hAnsi="Courier New" w:cs="Courier New"/>
              <w:sz w:val="18"/>
              <w:szCs w:val="18"/>
              <w:lang w:val="en-CA"/>
              <w:rPrChange w:id="7844" w:author="Marco Petri" w:date="2020-12-22T20:06:00Z">
                <w:rPr>
                  <w:rFonts w:ascii="Courier New" w:hAnsi="Courier New" w:cs="Courier New"/>
                  <w:sz w:val="22"/>
                  <w:lang w:val="en-CA"/>
                </w:rPr>
              </w:rPrChange>
            </w:rPr>
            <w:delText>//</w:delText>
          </w:r>
        </w:del>
      </w:ins>
    </w:p>
    <w:p w14:paraId="247D7534" w14:textId="2A6FA124" w:rsidR="00637C2C" w:rsidRPr="0042799C" w:rsidDel="00C22A1C" w:rsidRDefault="00637C2C" w:rsidP="00637C2C">
      <w:pPr>
        <w:autoSpaceDE w:val="0"/>
        <w:autoSpaceDN w:val="0"/>
        <w:adjustRightInd w:val="0"/>
        <w:spacing w:line="240" w:lineRule="auto"/>
        <w:jc w:val="left"/>
        <w:rPr>
          <w:ins w:id="7845" w:author="aa m" w:date="2020-12-08T17:34:00Z"/>
          <w:del w:id="7846" w:author="Marco Petri" w:date="2020-12-22T19:46:00Z"/>
          <w:rFonts w:ascii="Courier New" w:hAnsi="Courier New" w:cs="Courier New"/>
          <w:sz w:val="18"/>
          <w:szCs w:val="18"/>
          <w:lang w:val="en-CA"/>
          <w:rPrChange w:id="7847" w:author="Marco Petri" w:date="2020-12-22T20:06:00Z">
            <w:rPr>
              <w:ins w:id="7848" w:author="aa m" w:date="2020-12-08T17:34:00Z"/>
              <w:del w:id="7849" w:author="Marco Petri" w:date="2020-12-22T19:46:00Z"/>
              <w:rFonts w:ascii="Courier New" w:hAnsi="Courier New" w:cs="Courier New"/>
              <w:sz w:val="22"/>
              <w:lang w:val="en-CA"/>
            </w:rPr>
          </w:rPrChange>
        </w:rPr>
      </w:pPr>
    </w:p>
    <w:p w14:paraId="7C05FF10" w14:textId="29D7DAEA" w:rsidR="00637C2C" w:rsidRPr="0042799C" w:rsidDel="00C22A1C" w:rsidRDefault="00637C2C" w:rsidP="00637C2C">
      <w:pPr>
        <w:autoSpaceDE w:val="0"/>
        <w:autoSpaceDN w:val="0"/>
        <w:adjustRightInd w:val="0"/>
        <w:spacing w:line="240" w:lineRule="auto"/>
        <w:jc w:val="left"/>
        <w:rPr>
          <w:ins w:id="7850" w:author="aa m" w:date="2020-12-08T17:34:00Z"/>
          <w:del w:id="7851" w:author="Marco Petri" w:date="2020-12-22T19:46:00Z"/>
          <w:rFonts w:ascii="Courier New" w:hAnsi="Courier New" w:cs="Courier New"/>
          <w:sz w:val="18"/>
          <w:szCs w:val="18"/>
          <w:lang w:val="en-CA"/>
          <w:rPrChange w:id="7852" w:author="Marco Petri" w:date="2020-12-22T20:06:00Z">
            <w:rPr>
              <w:ins w:id="7853" w:author="aa m" w:date="2020-12-08T17:34:00Z"/>
              <w:del w:id="7854" w:author="Marco Petri" w:date="2020-12-22T19:46:00Z"/>
              <w:rFonts w:ascii="Courier New" w:hAnsi="Courier New" w:cs="Courier New"/>
              <w:sz w:val="22"/>
              <w:lang w:val="en-CA"/>
            </w:rPr>
          </w:rPrChange>
        </w:rPr>
      </w:pPr>
      <w:ins w:id="7855" w:author="aa m" w:date="2020-12-08T17:34:00Z">
        <w:del w:id="7856" w:author="Marco Petri" w:date="2020-12-22T19:46:00Z">
          <w:r w:rsidRPr="0042799C" w:rsidDel="00C22A1C">
            <w:rPr>
              <w:rFonts w:ascii="Courier New" w:hAnsi="Courier New" w:cs="Courier New"/>
              <w:sz w:val="18"/>
              <w:szCs w:val="18"/>
              <w:lang w:val="en-CA"/>
              <w:rPrChange w:id="7857" w:author="Marco Petri" w:date="2020-12-22T20:06:00Z">
                <w:rPr>
                  <w:rFonts w:ascii="Courier New" w:hAnsi="Courier New" w:cs="Courier New"/>
                  <w:sz w:val="22"/>
                  <w:lang w:val="en-CA"/>
                </w:rPr>
              </w:rPrChange>
            </w:rPr>
            <w:delText>//customers can use the ticket machine to visit the store they want</w:delText>
          </w:r>
        </w:del>
      </w:ins>
    </w:p>
    <w:p w14:paraId="0D170B57" w14:textId="0472CEBE" w:rsidR="00637C2C" w:rsidRPr="0042799C" w:rsidDel="00C22A1C" w:rsidRDefault="00637C2C" w:rsidP="00637C2C">
      <w:pPr>
        <w:autoSpaceDE w:val="0"/>
        <w:autoSpaceDN w:val="0"/>
        <w:adjustRightInd w:val="0"/>
        <w:spacing w:line="240" w:lineRule="auto"/>
        <w:jc w:val="left"/>
        <w:rPr>
          <w:ins w:id="7858" w:author="aa m" w:date="2020-12-08T17:34:00Z"/>
          <w:del w:id="7859" w:author="Marco Petri" w:date="2020-12-22T19:46:00Z"/>
          <w:rFonts w:ascii="Courier New" w:hAnsi="Courier New" w:cs="Courier New"/>
          <w:sz w:val="18"/>
          <w:szCs w:val="18"/>
          <w:lang w:val="en-CA"/>
          <w:rPrChange w:id="7860" w:author="Marco Petri" w:date="2020-12-22T20:06:00Z">
            <w:rPr>
              <w:ins w:id="7861" w:author="aa m" w:date="2020-12-08T17:34:00Z"/>
              <w:del w:id="7862" w:author="Marco Petri" w:date="2020-12-22T19:46:00Z"/>
              <w:rFonts w:ascii="Courier New" w:hAnsi="Courier New" w:cs="Courier New"/>
              <w:sz w:val="22"/>
              <w:lang w:val="en-CA"/>
            </w:rPr>
          </w:rPrChange>
        </w:rPr>
      </w:pPr>
      <w:ins w:id="7863" w:author="aa m" w:date="2020-12-08T17:34:00Z">
        <w:del w:id="7864" w:author="Marco Petri" w:date="2020-12-22T19:46:00Z">
          <w:r w:rsidRPr="0042799C" w:rsidDel="00C22A1C">
            <w:rPr>
              <w:rFonts w:ascii="Courier New" w:hAnsi="Courier New" w:cs="Courier New"/>
              <w:sz w:val="18"/>
              <w:szCs w:val="18"/>
              <w:lang w:val="en-CA"/>
              <w:rPrChange w:id="7865" w:author="Marco Petri" w:date="2020-12-22T20:06:00Z">
                <w:rPr>
                  <w:rFonts w:ascii="Courier New" w:hAnsi="Courier New" w:cs="Courier New"/>
                  <w:sz w:val="22"/>
                  <w:lang w:val="en-CA"/>
                </w:rPr>
              </w:rPrChange>
            </w:rPr>
            <w:delText>pred customersCanUseTicketMachineToVisit{</w:delText>
          </w:r>
        </w:del>
      </w:ins>
    </w:p>
    <w:p w14:paraId="481ACC44" w14:textId="0957E8D9" w:rsidR="00637C2C" w:rsidRPr="0042799C" w:rsidDel="00C22A1C" w:rsidRDefault="00637C2C" w:rsidP="00637C2C">
      <w:pPr>
        <w:autoSpaceDE w:val="0"/>
        <w:autoSpaceDN w:val="0"/>
        <w:adjustRightInd w:val="0"/>
        <w:spacing w:line="240" w:lineRule="auto"/>
        <w:jc w:val="left"/>
        <w:rPr>
          <w:ins w:id="7866" w:author="aa m" w:date="2020-12-08T17:34:00Z"/>
          <w:del w:id="7867" w:author="Marco Petri" w:date="2020-12-22T19:46:00Z"/>
          <w:rFonts w:ascii="Courier New" w:hAnsi="Courier New" w:cs="Courier New"/>
          <w:sz w:val="18"/>
          <w:szCs w:val="18"/>
          <w:lang w:val="en-CA"/>
          <w:rPrChange w:id="7868" w:author="Marco Petri" w:date="2020-12-22T20:06:00Z">
            <w:rPr>
              <w:ins w:id="7869" w:author="aa m" w:date="2020-12-08T17:34:00Z"/>
              <w:del w:id="7870" w:author="Marco Petri" w:date="2020-12-22T19:46:00Z"/>
              <w:rFonts w:ascii="Courier New" w:hAnsi="Courier New" w:cs="Courier New"/>
              <w:sz w:val="22"/>
              <w:lang w:val="en-CA"/>
            </w:rPr>
          </w:rPrChange>
        </w:rPr>
      </w:pPr>
      <w:ins w:id="7871" w:author="aa m" w:date="2020-12-08T17:34:00Z">
        <w:del w:id="7872" w:author="Marco Petri" w:date="2020-12-22T19:46:00Z">
          <w:r w:rsidRPr="0042799C" w:rsidDel="00C22A1C">
            <w:rPr>
              <w:rFonts w:ascii="Courier New" w:hAnsi="Courier New" w:cs="Courier New"/>
              <w:sz w:val="18"/>
              <w:szCs w:val="18"/>
              <w:lang w:val="en-CA"/>
              <w:rPrChange w:id="7873" w:author="Marco Petri" w:date="2020-12-22T20:06:00Z">
                <w:rPr>
                  <w:rFonts w:ascii="Courier New" w:hAnsi="Courier New" w:cs="Courier New"/>
                  <w:sz w:val="22"/>
                  <w:lang w:val="en-CA"/>
                </w:rPr>
              </w:rPrChange>
            </w:rPr>
            <w:tab/>
            <w:delText>#Store&gt;0</w:delText>
          </w:r>
        </w:del>
      </w:ins>
    </w:p>
    <w:p w14:paraId="471B275E" w14:textId="02CD4346" w:rsidR="00637C2C" w:rsidRPr="0042799C" w:rsidDel="00C22A1C" w:rsidRDefault="00637C2C" w:rsidP="00637C2C">
      <w:pPr>
        <w:autoSpaceDE w:val="0"/>
        <w:autoSpaceDN w:val="0"/>
        <w:adjustRightInd w:val="0"/>
        <w:spacing w:line="240" w:lineRule="auto"/>
        <w:jc w:val="left"/>
        <w:rPr>
          <w:ins w:id="7874" w:author="aa m" w:date="2020-12-08T17:34:00Z"/>
          <w:del w:id="7875" w:author="Marco Petri" w:date="2020-12-22T19:46:00Z"/>
          <w:rFonts w:ascii="Courier New" w:hAnsi="Courier New" w:cs="Courier New"/>
          <w:sz w:val="18"/>
          <w:szCs w:val="18"/>
          <w:lang w:val="en-CA"/>
          <w:rPrChange w:id="7876" w:author="Marco Petri" w:date="2020-12-22T20:06:00Z">
            <w:rPr>
              <w:ins w:id="7877" w:author="aa m" w:date="2020-12-08T17:34:00Z"/>
              <w:del w:id="7878" w:author="Marco Petri" w:date="2020-12-22T19:46:00Z"/>
              <w:rFonts w:ascii="Courier New" w:hAnsi="Courier New" w:cs="Courier New"/>
              <w:sz w:val="22"/>
              <w:lang w:val="en-CA"/>
            </w:rPr>
          </w:rPrChange>
        </w:rPr>
      </w:pPr>
      <w:ins w:id="7879" w:author="aa m" w:date="2020-12-08T17:34:00Z">
        <w:del w:id="7880" w:author="Marco Petri" w:date="2020-12-22T19:46:00Z">
          <w:r w:rsidRPr="0042799C" w:rsidDel="00C22A1C">
            <w:rPr>
              <w:rFonts w:ascii="Courier New" w:hAnsi="Courier New" w:cs="Courier New"/>
              <w:sz w:val="18"/>
              <w:szCs w:val="18"/>
              <w:lang w:val="en-CA"/>
              <w:rPrChange w:id="7881" w:author="Marco Petri" w:date="2020-12-22T20:06:00Z">
                <w:rPr>
                  <w:rFonts w:ascii="Courier New" w:hAnsi="Courier New" w:cs="Courier New"/>
                  <w:sz w:val="22"/>
                  <w:lang w:val="en-CA"/>
                </w:rPr>
              </w:rPrChange>
            </w:rPr>
            <w:tab/>
            <w:delText>all s: Store | some v: Visit |</w:delText>
          </w:r>
        </w:del>
      </w:ins>
    </w:p>
    <w:p w14:paraId="77C212BE" w14:textId="20454AF9" w:rsidR="00637C2C" w:rsidRPr="0042799C" w:rsidDel="00C22A1C" w:rsidRDefault="00637C2C" w:rsidP="00637C2C">
      <w:pPr>
        <w:autoSpaceDE w:val="0"/>
        <w:autoSpaceDN w:val="0"/>
        <w:adjustRightInd w:val="0"/>
        <w:spacing w:line="240" w:lineRule="auto"/>
        <w:jc w:val="left"/>
        <w:rPr>
          <w:ins w:id="7882" w:author="aa m" w:date="2020-12-08T17:34:00Z"/>
          <w:del w:id="7883" w:author="Marco Petri" w:date="2020-12-22T19:46:00Z"/>
          <w:rFonts w:ascii="Courier New" w:hAnsi="Courier New" w:cs="Courier New"/>
          <w:sz w:val="18"/>
          <w:szCs w:val="18"/>
          <w:lang w:val="en-CA"/>
          <w:rPrChange w:id="7884" w:author="Marco Petri" w:date="2020-12-22T20:06:00Z">
            <w:rPr>
              <w:ins w:id="7885" w:author="aa m" w:date="2020-12-08T17:34:00Z"/>
              <w:del w:id="7886" w:author="Marco Petri" w:date="2020-12-22T19:46:00Z"/>
              <w:rFonts w:ascii="Courier New" w:hAnsi="Courier New" w:cs="Courier New"/>
              <w:sz w:val="22"/>
              <w:lang w:val="en-CA"/>
            </w:rPr>
          </w:rPrChange>
        </w:rPr>
      </w:pPr>
      <w:ins w:id="7887" w:author="aa m" w:date="2020-12-08T17:34:00Z">
        <w:del w:id="7888" w:author="Marco Petri" w:date="2020-12-22T19:46:00Z">
          <w:r w:rsidRPr="0042799C" w:rsidDel="00C22A1C">
            <w:rPr>
              <w:rFonts w:ascii="Courier New" w:hAnsi="Courier New" w:cs="Courier New"/>
              <w:sz w:val="18"/>
              <w:szCs w:val="18"/>
              <w:lang w:val="en-CA"/>
              <w:rPrChange w:id="7889" w:author="Marco Petri" w:date="2020-12-22T20:06:00Z">
                <w:rPr>
                  <w:rFonts w:ascii="Courier New" w:hAnsi="Courier New" w:cs="Courier New"/>
                  <w:sz w:val="22"/>
                  <w:lang w:val="en-CA"/>
                </w:rPr>
              </w:rPrChange>
            </w:rPr>
            <w:tab/>
            <w:delText>v in s.storeCustomersVisits and</w:delText>
          </w:r>
        </w:del>
      </w:ins>
    </w:p>
    <w:p w14:paraId="6B55FBCE" w14:textId="1EB6DDE7" w:rsidR="00637C2C" w:rsidRPr="0042799C" w:rsidDel="00C22A1C" w:rsidRDefault="00637C2C" w:rsidP="00637C2C">
      <w:pPr>
        <w:autoSpaceDE w:val="0"/>
        <w:autoSpaceDN w:val="0"/>
        <w:adjustRightInd w:val="0"/>
        <w:spacing w:line="240" w:lineRule="auto"/>
        <w:jc w:val="left"/>
        <w:rPr>
          <w:ins w:id="7890" w:author="aa m" w:date="2020-12-08T17:34:00Z"/>
          <w:del w:id="7891" w:author="Marco Petri" w:date="2020-12-22T19:46:00Z"/>
          <w:rFonts w:ascii="Courier New" w:hAnsi="Courier New" w:cs="Courier New"/>
          <w:sz w:val="18"/>
          <w:szCs w:val="18"/>
          <w:lang w:val="en-CA"/>
          <w:rPrChange w:id="7892" w:author="Marco Petri" w:date="2020-12-22T20:06:00Z">
            <w:rPr>
              <w:ins w:id="7893" w:author="aa m" w:date="2020-12-08T17:34:00Z"/>
              <w:del w:id="7894" w:author="Marco Petri" w:date="2020-12-22T19:46:00Z"/>
              <w:rFonts w:ascii="Courier New" w:hAnsi="Courier New" w:cs="Courier New"/>
              <w:sz w:val="22"/>
              <w:lang w:val="en-CA"/>
            </w:rPr>
          </w:rPrChange>
        </w:rPr>
      </w:pPr>
      <w:ins w:id="7895" w:author="aa m" w:date="2020-12-08T17:34:00Z">
        <w:del w:id="7896" w:author="Marco Petri" w:date="2020-12-22T19:46:00Z">
          <w:r w:rsidRPr="0042799C" w:rsidDel="00C22A1C">
            <w:rPr>
              <w:rFonts w:ascii="Courier New" w:hAnsi="Courier New" w:cs="Courier New"/>
              <w:sz w:val="18"/>
              <w:szCs w:val="18"/>
              <w:lang w:val="en-CA"/>
              <w:rPrChange w:id="7897" w:author="Marco Petri" w:date="2020-12-22T20:06:00Z">
                <w:rPr>
                  <w:rFonts w:ascii="Courier New" w:hAnsi="Courier New" w:cs="Courier New"/>
                  <w:sz w:val="22"/>
                  <w:lang w:val="en-CA"/>
                </w:rPr>
              </w:rPrChange>
            </w:rPr>
            <w:tab/>
            <w:delText>v.visitTicket in s.storeTicketMachines.machinePrintedTickets</w:delText>
          </w:r>
        </w:del>
      </w:ins>
    </w:p>
    <w:p w14:paraId="5CAA068B" w14:textId="0356C322" w:rsidR="00637C2C" w:rsidRPr="0042799C" w:rsidDel="00C22A1C" w:rsidRDefault="00637C2C" w:rsidP="00637C2C">
      <w:pPr>
        <w:autoSpaceDE w:val="0"/>
        <w:autoSpaceDN w:val="0"/>
        <w:adjustRightInd w:val="0"/>
        <w:spacing w:line="240" w:lineRule="auto"/>
        <w:jc w:val="left"/>
        <w:rPr>
          <w:ins w:id="7898" w:author="aa m" w:date="2020-12-08T17:34:00Z"/>
          <w:del w:id="7899" w:author="Marco Petri" w:date="2020-12-22T19:46:00Z"/>
          <w:rFonts w:ascii="Courier New" w:hAnsi="Courier New" w:cs="Courier New"/>
          <w:sz w:val="18"/>
          <w:szCs w:val="18"/>
          <w:lang w:val="en-CA"/>
          <w:rPrChange w:id="7900" w:author="Marco Petri" w:date="2020-12-22T20:06:00Z">
            <w:rPr>
              <w:ins w:id="7901" w:author="aa m" w:date="2020-12-08T17:34:00Z"/>
              <w:del w:id="7902" w:author="Marco Petri" w:date="2020-12-22T19:46:00Z"/>
              <w:rFonts w:ascii="Courier New" w:hAnsi="Courier New" w:cs="Courier New"/>
              <w:sz w:val="22"/>
              <w:lang w:val="en-CA"/>
            </w:rPr>
          </w:rPrChange>
        </w:rPr>
      </w:pPr>
      <w:ins w:id="7903" w:author="aa m" w:date="2020-12-08T17:34:00Z">
        <w:del w:id="7904" w:author="Marco Petri" w:date="2020-12-22T19:46:00Z">
          <w:r w:rsidRPr="0042799C" w:rsidDel="00C22A1C">
            <w:rPr>
              <w:rFonts w:ascii="Courier New" w:hAnsi="Courier New" w:cs="Courier New"/>
              <w:sz w:val="18"/>
              <w:szCs w:val="18"/>
              <w:lang w:val="en-CA"/>
              <w:rPrChange w:id="7905" w:author="Marco Petri" w:date="2020-12-22T20:06:00Z">
                <w:rPr>
                  <w:rFonts w:ascii="Courier New" w:hAnsi="Courier New" w:cs="Courier New"/>
                  <w:sz w:val="22"/>
                  <w:lang w:val="en-CA"/>
                </w:rPr>
              </w:rPrChange>
            </w:rPr>
            <w:delText>}</w:delText>
          </w:r>
        </w:del>
      </w:ins>
    </w:p>
    <w:p w14:paraId="01C9F451" w14:textId="48210661" w:rsidR="00637C2C" w:rsidRPr="0042799C" w:rsidDel="00C22A1C" w:rsidRDefault="00637C2C" w:rsidP="00637C2C">
      <w:pPr>
        <w:autoSpaceDE w:val="0"/>
        <w:autoSpaceDN w:val="0"/>
        <w:adjustRightInd w:val="0"/>
        <w:spacing w:line="240" w:lineRule="auto"/>
        <w:jc w:val="left"/>
        <w:rPr>
          <w:ins w:id="7906" w:author="aa m" w:date="2020-12-08T17:34:00Z"/>
          <w:del w:id="7907" w:author="Marco Petri" w:date="2020-12-22T19:46:00Z"/>
          <w:rFonts w:ascii="Courier New" w:hAnsi="Courier New" w:cs="Courier New"/>
          <w:sz w:val="18"/>
          <w:szCs w:val="18"/>
          <w:lang w:val="en-CA"/>
          <w:rPrChange w:id="7908" w:author="Marco Petri" w:date="2020-12-22T20:06:00Z">
            <w:rPr>
              <w:ins w:id="7909" w:author="aa m" w:date="2020-12-08T17:34:00Z"/>
              <w:del w:id="7910" w:author="Marco Petri" w:date="2020-12-22T19:46:00Z"/>
              <w:rFonts w:ascii="Courier New" w:hAnsi="Courier New" w:cs="Courier New"/>
              <w:sz w:val="22"/>
              <w:lang w:val="en-CA"/>
            </w:rPr>
          </w:rPrChange>
        </w:rPr>
      </w:pPr>
      <w:ins w:id="7911" w:author="aa m" w:date="2020-12-08T17:34:00Z">
        <w:del w:id="7912" w:author="Marco Petri" w:date="2020-12-22T19:46:00Z">
          <w:r w:rsidRPr="0042799C" w:rsidDel="00C22A1C">
            <w:rPr>
              <w:rFonts w:ascii="Courier New" w:hAnsi="Courier New" w:cs="Courier New"/>
              <w:sz w:val="18"/>
              <w:szCs w:val="18"/>
              <w:lang w:val="en-CA"/>
              <w:rPrChange w:id="7913" w:author="Marco Petri" w:date="2020-12-22T20:06:00Z">
                <w:rPr>
                  <w:rFonts w:ascii="Courier New" w:hAnsi="Courier New" w:cs="Courier New"/>
                  <w:sz w:val="22"/>
                  <w:lang w:val="en-CA"/>
                </w:rPr>
              </w:rPrChange>
            </w:rPr>
            <w:delText>run customersCanUseTicketMachineToVisit for 6</w:delText>
          </w:r>
        </w:del>
      </w:ins>
    </w:p>
    <w:p w14:paraId="3BAE7788" w14:textId="35FE992C" w:rsidR="00637C2C" w:rsidRPr="0042799C" w:rsidDel="00C22A1C" w:rsidRDefault="00637C2C" w:rsidP="00637C2C">
      <w:pPr>
        <w:autoSpaceDE w:val="0"/>
        <w:autoSpaceDN w:val="0"/>
        <w:adjustRightInd w:val="0"/>
        <w:spacing w:line="240" w:lineRule="auto"/>
        <w:jc w:val="left"/>
        <w:rPr>
          <w:ins w:id="7914" w:author="aa m" w:date="2020-12-08T17:34:00Z"/>
          <w:del w:id="7915" w:author="Marco Petri" w:date="2020-12-22T19:46:00Z"/>
          <w:rFonts w:ascii="Courier New" w:hAnsi="Courier New" w:cs="Courier New"/>
          <w:sz w:val="18"/>
          <w:szCs w:val="18"/>
          <w:lang w:val="en-CA"/>
          <w:rPrChange w:id="7916" w:author="Marco Petri" w:date="2020-12-22T20:06:00Z">
            <w:rPr>
              <w:ins w:id="7917" w:author="aa m" w:date="2020-12-08T17:34:00Z"/>
              <w:del w:id="7918" w:author="Marco Petri" w:date="2020-12-22T19:46:00Z"/>
              <w:rFonts w:ascii="Courier New" w:hAnsi="Courier New" w:cs="Courier New"/>
              <w:sz w:val="22"/>
              <w:lang w:val="en-CA"/>
            </w:rPr>
          </w:rPrChange>
        </w:rPr>
      </w:pPr>
    </w:p>
    <w:p w14:paraId="2F2C676A" w14:textId="2D2B86E5" w:rsidR="00637C2C" w:rsidRPr="0042799C" w:rsidDel="00C22A1C" w:rsidRDefault="00637C2C" w:rsidP="00637C2C">
      <w:pPr>
        <w:autoSpaceDE w:val="0"/>
        <w:autoSpaceDN w:val="0"/>
        <w:adjustRightInd w:val="0"/>
        <w:spacing w:line="240" w:lineRule="auto"/>
        <w:jc w:val="left"/>
        <w:rPr>
          <w:ins w:id="7919" w:author="aa m" w:date="2020-12-08T17:34:00Z"/>
          <w:del w:id="7920" w:author="Marco Petri" w:date="2020-12-22T19:46:00Z"/>
          <w:rFonts w:ascii="Courier New" w:hAnsi="Courier New" w:cs="Courier New"/>
          <w:sz w:val="18"/>
          <w:szCs w:val="18"/>
          <w:lang w:val="en-CA"/>
          <w:rPrChange w:id="7921" w:author="Marco Petri" w:date="2020-12-22T20:06:00Z">
            <w:rPr>
              <w:ins w:id="7922" w:author="aa m" w:date="2020-12-08T17:34:00Z"/>
              <w:del w:id="7923" w:author="Marco Petri" w:date="2020-12-22T19:46:00Z"/>
              <w:rFonts w:ascii="Courier New" w:hAnsi="Courier New" w:cs="Courier New"/>
              <w:sz w:val="22"/>
              <w:lang w:val="en-CA"/>
            </w:rPr>
          </w:rPrChange>
        </w:rPr>
      </w:pPr>
      <w:ins w:id="7924" w:author="aa m" w:date="2020-12-08T17:34:00Z">
        <w:del w:id="7925" w:author="Marco Petri" w:date="2020-12-22T19:46:00Z">
          <w:r w:rsidRPr="0042799C" w:rsidDel="00C22A1C">
            <w:rPr>
              <w:rFonts w:ascii="Courier New" w:hAnsi="Courier New" w:cs="Courier New"/>
              <w:sz w:val="18"/>
              <w:szCs w:val="18"/>
              <w:lang w:val="en-CA"/>
              <w:rPrChange w:id="7926" w:author="Marco Petri" w:date="2020-12-22T20:06:00Z">
                <w:rPr>
                  <w:rFonts w:ascii="Courier New" w:hAnsi="Courier New" w:cs="Courier New"/>
                  <w:sz w:val="22"/>
                  <w:lang w:val="en-CA"/>
                </w:rPr>
              </w:rPrChange>
            </w:rPr>
            <w:delText>//customers can use online queue to visit the store they want</w:delText>
          </w:r>
        </w:del>
      </w:ins>
    </w:p>
    <w:p w14:paraId="5588112B" w14:textId="0AC1A6B7" w:rsidR="00637C2C" w:rsidRPr="0042799C" w:rsidDel="00C22A1C" w:rsidRDefault="00637C2C" w:rsidP="00637C2C">
      <w:pPr>
        <w:autoSpaceDE w:val="0"/>
        <w:autoSpaceDN w:val="0"/>
        <w:adjustRightInd w:val="0"/>
        <w:spacing w:line="240" w:lineRule="auto"/>
        <w:jc w:val="left"/>
        <w:rPr>
          <w:ins w:id="7927" w:author="aa m" w:date="2020-12-08T17:34:00Z"/>
          <w:del w:id="7928" w:author="Marco Petri" w:date="2020-12-22T19:46:00Z"/>
          <w:rFonts w:ascii="Courier New" w:hAnsi="Courier New" w:cs="Courier New"/>
          <w:sz w:val="18"/>
          <w:szCs w:val="18"/>
          <w:lang w:val="en-CA"/>
          <w:rPrChange w:id="7929" w:author="Marco Petri" w:date="2020-12-22T20:06:00Z">
            <w:rPr>
              <w:ins w:id="7930" w:author="aa m" w:date="2020-12-08T17:34:00Z"/>
              <w:del w:id="7931" w:author="Marco Petri" w:date="2020-12-22T19:46:00Z"/>
              <w:rFonts w:ascii="Courier New" w:hAnsi="Courier New" w:cs="Courier New"/>
              <w:sz w:val="22"/>
              <w:lang w:val="en-CA"/>
            </w:rPr>
          </w:rPrChange>
        </w:rPr>
      </w:pPr>
      <w:ins w:id="7932" w:author="aa m" w:date="2020-12-08T17:34:00Z">
        <w:del w:id="7933" w:author="Marco Petri" w:date="2020-12-22T19:46:00Z">
          <w:r w:rsidRPr="0042799C" w:rsidDel="00C22A1C">
            <w:rPr>
              <w:rFonts w:ascii="Courier New" w:hAnsi="Courier New" w:cs="Courier New"/>
              <w:sz w:val="18"/>
              <w:szCs w:val="18"/>
              <w:lang w:val="en-CA"/>
              <w:rPrChange w:id="7934" w:author="Marco Petri" w:date="2020-12-22T20:06:00Z">
                <w:rPr>
                  <w:rFonts w:ascii="Courier New" w:hAnsi="Courier New" w:cs="Courier New"/>
                  <w:sz w:val="22"/>
                  <w:lang w:val="en-CA"/>
                </w:rPr>
              </w:rPrChange>
            </w:rPr>
            <w:delText>pred customersCanUseOnlineQueueToVisit{</w:delText>
          </w:r>
        </w:del>
      </w:ins>
    </w:p>
    <w:p w14:paraId="60077948" w14:textId="33BB41DD" w:rsidR="00637C2C" w:rsidRPr="0042799C" w:rsidDel="00C22A1C" w:rsidRDefault="00637C2C" w:rsidP="00637C2C">
      <w:pPr>
        <w:autoSpaceDE w:val="0"/>
        <w:autoSpaceDN w:val="0"/>
        <w:adjustRightInd w:val="0"/>
        <w:spacing w:line="240" w:lineRule="auto"/>
        <w:jc w:val="left"/>
        <w:rPr>
          <w:ins w:id="7935" w:author="aa m" w:date="2020-12-08T17:34:00Z"/>
          <w:del w:id="7936" w:author="Marco Petri" w:date="2020-12-22T19:46:00Z"/>
          <w:rFonts w:ascii="Courier New" w:hAnsi="Courier New" w:cs="Courier New"/>
          <w:sz w:val="18"/>
          <w:szCs w:val="18"/>
          <w:lang w:val="en-CA"/>
          <w:rPrChange w:id="7937" w:author="Marco Petri" w:date="2020-12-22T20:06:00Z">
            <w:rPr>
              <w:ins w:id="7938" w:author="aa m" w:date="2020-12-08T17:34:00Z"/>
              <w:del w:id="7939" w:author="Marco Petri" w:date="2020-12-22T19:46:00Z"/>
              <w:rFonts w:ascii="Courier New" w:hAnsi="Courier New" w:cs="Courier New"/>
              <w:sz w:val="22"/>
              <w:lang w:val="en-CA"/>
            </w:rPr>
          </w:rPrChange>
        </w:rPr>
      </w:pPr>
      <w:ins w:id="7940" w:author="aa m" w:date="2020-12-08T17:34:00Z">
        <w:del w:id="7941" w:author="Marco Petri" w:date="2020-12-22T19:46:00Z">
          <w:r w:rsidRPr="0042799C" w:rsidDel="00C22A1C">
            <w:rPr>
              <w:rFonts w:ascii="Courier New" w:hAnsi="Courier New" w:cs="Courier New"/>
              <w:sz w:val="18"/>
              <w:szCs w:val="18"/>
              <w:lang w:val="en-CA"/>
              <w:rPrChange w:id="7942" w:author="Marco Petri" w:date="2020-12-22T20:06:00Z">
                <w:rPr>
                  <w:rFonts w:ascii="Courier New" w:hAnsi="Courier New" w:cs="Courier New"/>
                  <w:sz w:val="22"/>
                  <w:lang w:val="en-CA"/>
                </w:rPr>
              </w:rPrChange>
            </w:rPr>
            <w:tab/>
            <w:delText>#Store&gt;0</w:delText>
          </w:r>
        </w:del>
      </w:ins>
    </w:p>
    <w:p w14:paraId="19C4B71E" w14:textId="2713DB45" w:rsidR="00637C2C" w:rsidRPr="0042799C" w:rsidDel="00C22A1C" w:rsidRDefault="00637C2C" w:rsidP="00637C2C">
      <w:pPr>
        <w:autoSpaceDE w:val="0"/>
        <w:autoSpaceDN w:val="0"/>
        <w:adjustRightInd w:val="0"/>
        <w:spacing w:line="240" w:lineRule="auto"/>
        <w:jc w:val="left"/>
        <w:rPr>
          <w:ins w:id="7943" w:author="aa m" w:date="2020-12-08T17:34:00Z"/>
          <w:del w:id="7944" w:author="Marco Petri" w:date="2020-12-22T19:46:00Z"/>
          <w:rFonts w:ascii="Courier New" w:hAnsi="Courier New" w:cs="Courier New"/>
          <w:sz w:val="18"/>
          <w:szCs w:val="18"/>
          <w:lang w:val="en-CA"/>
          <w:rPrChange w:id="7945" w:author="Marco Petri" w:date="2020-12-22T20:06:00Z">
            <w:rPr>
              <w:ins w:id="7946" w:author="aa m" w:date="2020-12-08T17:34:00Z"/>
              <w:del w:id="7947" w:author="Marco Petri" w:date="2020-12-22T19:46:00Z"/>
              <w:rFonts w:ascii="Courier New" w:hAnsi="Courier New" w:cs="Courier New"/>
              <w:sz w:val="22"/>
              <w:lang w:val="en-CA"/>
            </w:rPr>
          </w:rPrChange>
        </w:rPr>
      </w:pPr>
      <w:ins w:id="7948" w:author="aa m" w:date="2020-12-08T17:34:00Z">
        <w:del w:id="7949" w:author="Marco Petri" w:date="2020-12-22T19:46:00Z">
          <w:r w:rsidRPr="0042799C" w:rsidDel="00C22A1C">
            <w:rPr>
              <w:rFonts w:ascii="Courier New" w:hAnsi="Courier New" w:cs="Courier New"/>
              <w:sz w:val="18"/>
              <w:szCs w:val="18"/>
              <w:lang w:val="en-CA"/>
              <w:rPrChange w:id="7950" w:author="Marco Petri" w:date="2020-12-22T20:06:00Z">
                <w:rPr>
                  <w:rFonts w:ascii="Courier New" w:hAnsi="Courier New" w:cs="Courier New"/>
                  <w:sz w:val="22"/>
                  <w:lang w:val="en-CA"/>
                </w:rPr>
              </w:rPrChange>
            </w:rPr>
            <w:tab/>
            <w:delText>all s: Store | some v: Visit | some qt: QueueTicket |</w:delText>
          </w:r>
        </w:del>
      </w:ins>
    </w:p>
    <w:p w14:paraId="2AB1CC52" w14:textId="1A8CF7CF" w:rsidR="00637C2C" w:rsidRPr="0042799C" w:rsidDel="00C22A1C" w:rsidRDefault="00637C2C" w:rsidP="00637C2C">
      <w:pPr>
        <w:autoSpaceDE w:val="0"/>
        <w:autoSpaceDN w:val="0"/>
        <w:adjustRightInd w:val="0"/>
        <w:spacing w:line="240" w:lineRule="auto"/>
        <w:jc w:val="left"/>
        <w:rPr>
          <w:ins w:id="7951" w:author="aa m" w:date="2020-12-08T17:34:00Z"/>
          <w:del w:id="7952" w:author="Marco Petri" w:date="2020-12-22T19:46:00Z"/>
          <w:rFonts w:ascii="Courier New" w:hAnsi="Courier New" w:cs="Courier New"/>
          <w:sz w:val="18"/>
          <w:szCs w:val="18"/>
          <w:lang w:val="en-CA"/>
          <w:rPrChange w:id="7953" w:author="Marco Petri" w:date="2020-12-22T20:06:00Z">
            <w:rPr>
              <w:ins w:id="7954" w:author="aa m" w:date="2020-12-08T17:34:00Z"/>
              <w:del w:id="7955" w:author="Marco Petri" w:date="2020-12-22T19:46:00Z"/>
              <w:rFonts w:ascii="Courier New" w:hAnsi="Courier New" w:cs="Courier New"/>
              <w:sz w:val="22"/>
              <w:lang w:val="en-CA"/>
            </w:rPr>
          </w:rPrChange>
        </w:rPr>
      </w:pPr>
      <w:ins w:id="7956" w:author="aa m" w:date="2020-12-08T17:34:00Z">
        <w:del w:id="7957" w:author="Marco Petri" w:date="2020-12-22T19:46:00Z">
          <w:r w:rsidRPr="0042799C" w:rsidDel="00C22A1C">
            <w:rPr>
              <w:rFonts w:ascii="Courier New" w:hAnsi="Courier New" w:cs="Courier New"/>
              <w:sz w:val="18"/>
              <w:szCs w:val="18"/>
              <w:lang w:val="en-CA"/>
              <w:rPrChange w:id="7958" w:author="Marco Petri" w:date="2020-12-22T20:06:00Z">
                <w:rPr>
                  <w:rFonts w:ascii="Courier New" w:hAnsi="Courier New" w:cs="Courier New"/>
                  <w:sz w:val="22"/>
                  <w:lang w:val="en-CA"/>
                </w:rPr>
              </w:rPrChange>
            </w:rPr>
            <w:tab/>
            <w:delText>v in s.storeCustomersVisits and</w:delText>
          </w:r>
        </w:del>
      </w:ins>
    </w:p>
    <w:p w14:paraId="01F83824" w14:textId="2C80F897" w:rsidR="00637C2C" w:rsidRPr="0042799C" w:rsidDel="00C22A1C" w:rsidRDefault="00637C2C" w:rsidP="00637C2C">
      <w:pPr>
        <w:autoSpaceDE w:val="0"/>
        <w:autoSpaceDN w:val="0"/>
        <w:adjustRightInd w:val="0"/>
        <w:spacing w:line="240" w:lineRule="auto"/>
        <w:jc w:val="left"/>
        <w:rPr>
          <w:ins w:id="7959" w:author="aa m" w:date="2020-12-08T17:34:00Z"/>
          <w:del w:id="7960" w:author="Marco Petri" w:date="2020-12-22T19:46:00Z"/>
          <w:rFonts w:ascii="Courier New" w:hAnsi="Courier New" w:cs="Courier New"/>
          <w:sz w:val="18"/>
          <w:szCs w:val="18"/>
          <w:lang w:val="en-CA"/>
          <w:rPrChange w:id="7961" w:author="Marco Petri" w:date="2020-12-22T20:06:00Z">
            <w:rPr>
              <w:ins w:id="7962" w:author="aa m" w:date="2020-12-08T17:34:00Z"/>
              <w:del w:id="7963" w:author="Marco Petri" w:date="2020-12-22T19:46:00Z"/>
              <w:rFonts w:ascii="Courier New" w:hAnsi="Courier New" w:cs="Courier New"/>
              <w:sz w:val="22"/>
              <w:lang w:val="en-CA"/>
            </w:rPr>
          </w:rPrChange>
        </w:rPr>
      </w:pPr>
      <w:ins w:id="7964" w:author="aa m" w:date="2020-12-08T17:34:00Z">
        <w:del w:id="7965" w:author="Marco Petri" w:date="2020-12-22T19:46:00Z">
          <w:r w:rsidRPr="0042799C" w:rsidDel="00C22A1C">
            <w:rPr>
              <w:rFonts w:ascii="Courier New" w:hAnsi="Courier New" w:cs="Courier New"/>
              <w:sz w:val="18"/>
              <w:szCs w:val="18"/>
              <w:lang w:val="en-CA"/>
              <w:rPrChange w:id="7966" w:author="Marco Petri" w:date="2020-12-22T20:06:00Z">
                <w:rPr>
                  <w:rFonts w:ascii="Courier New" w:hAnsi="Courier New" w:cs="Courier New"/>
                  <w:sz w:val="22"/>
                  <w:lang w:val="en-CA"/>
                </w:rPr>
              </w:rPrChange>
            </w:rPr>
            <w:tab/>
            <w:delText>v.visitTicket = qt and</w:delText>
          </w:r>
        </w:del>
      </w:ins>
    </w:p>
    <w:p w14:paraId="2A8E6218" w14:textId="1D2C7AD7" w:rsidR="00637C2C" w:rsidRPr="0042799C" w:rsidDel="00C22A1C" w:rsidRDefault="00637C2C" w:rsidP="00637C2C">
      <w:pPr>
        <w:autoSpaceDE w:val="0"/>
        <w:autoSpaceDN w:val="0"/>
        <w:adjustRightInd w:val="0"/>
        <w:spacing w:line="240" w:lineRule="auto"/>
        <w:jc w:val="left"/>
        <w:rPr>
          <w:ins w:id="7967" w:author="aa m" w:date="2020-12-08T17:34:00Z"/>
          <w:del w:id="7968" w:author="Marco Petri" w:date="2020-12-22T19:46:00Z"/>
          <w:rFonts w:ascii="Courier New" w:hAnsi="Courier New" w:cs="Courier New"/>
          <w:sz w:val="18"/>
          <w:szCs w:val="18"/>
          <w:lang w:val="en-CA"/>
          <w:rPrChange w:id="7969" w:author="Marco Petri" w:date="2020-12-22T20:06:00Z">
            <w:rPr>
              <w:ins w:id="7970" w:author="aa m" w:date="2020-12-08T17:34:00Z"/>
              <w:del w:id="7971" w:author="Marco Petri" w:date="2020-12-22T19:46:00Z"/>
              <w:rFonts w:ascii="Courier New" w:hAnsi="Courier New" w:cs="Courier New"/>
              <w:sz w:val="22"/>
              <w:lang w:val="en-CA"/>
            </w:rPr>
          </w:rPrChange>
        </w:rPr>
      </w:pPr>
      <w:ins w:id="7972" w:author="aa m" w:date="2020-12-08T17:34:00Z">
        <w:del w:id="7973" w:author="Marco Petri" w:date="2020-12-22T19:46:00Z">
          <w:r w:rsidRPr="0042799C" w:rsidDel="00C22A1C">
            <w:rPr>
              <w:rFonts w:ascii="Courier New" w:hAnsi="Courier New" w:cs="Courier New"/>
              <w:sz w:val="18"/>
              <w:szCs w:val="18"/>
              <w:lang w:val="en-CA"/>
              <w:rPrChange w:id="7974" w:author="Marco Petri" w:date="2020-12-22T20:06:00Z">
                <w:rPr>
                  <w:rFonts w:ascii="Courier New" w:hAnsi="Courier New" w:cs="Courier New"/>
                  <w:sz w:val="22"/>
                  <w:lang w:val="en-CA"/>
                </w:rPr>
              </w:rPrChange>
            </w:rPr>
            <w:tab/>
            <w:delText>v.visitTicket not in s.storeTicketMachines.machinePrintedTickets</w:delText>
          </w:r>
        </w:del>
      </w:ins>
    </w:p>
    <w:p w14:paraId="33560239" w14:textId="68E9F395" w:rsidR="00637C2C" w:rsidRPr="0042799C" w:rsidDel="00C22A1C" w:rsidRDefault="00637C2C" w:rsidP="00637C2C">
      <w:pPr>
        <w:autoSpaceDE w:val="0"/>
        <w:autoSpaceDN w:val="0"/>
        <w:adjustRightInd w:val="0"/>
        <w:spacing w:line="240" w:lineRule="auto"/>
        <w:jc w:val="left"/>
        <w:rPr>
          <w:ins w:id="7975" w:author="aa m" w:date="2020-12-08T17:34:00Z"/>
          <w:del w:id="7976" w:author="Marco Petri" w:date="2020-12-22T19:46:00Z"/>
          <w:rFonts w:ascii="Courier New" w:hAnsi="Courier New" w:cs="Courier New"/>
          <w:sz w:val="18"/>
          <w:szCs w:val="18"/>
          <w:lang w:val="en-CA"/>
          <w:rPrChange w:id="7977" w:author="Marco Petri" w:date="2020-12-22T20:06:00Z">
            <w:rPr>
              <w:ins w:id="7978" w:author="aa m" w:date="2020-12-08T17:34:00Z"/>
              <w:del w:id="7979" w:author="Marco Petri" w:date="2020-12-22T19:46:00Z"/>
              <w:rFonts w:ascii="Courier New" w:hAnsi="Courier New" w:cs="Courier New"/>
              <w:sz w:val="22"/>
              <w:lang w:val="en-CA"/>
            </w:rPr>
          </w:rPrChange>
        </w:rPr>
      </w:pPr>
      <w:ins w:id="7980" w:author="aa m" w:date="2020-12-08T17:34:00Z">
        <w:del w:id="7981" w:author="Marco Petri" w:date="2020-12-22T19:46:00Z">
          <w:r w:rsidRPr="0042799C" w:rsidDel="00C22A1C">
            <w:rPr>
              <w:rFonts w:ascii="Courier New" w:hAnsi="Courier New" w:cs="Courier New"/>
              <w:sz w:val="18"/>
              <w:szCs w:val="18"/>
              <w:lang w:val="en-CA"/>
              <w:rPrChange w:id="7982" w:author="Marco Petri" w:date="2020-12-22T20:06:00Z">
                <w:rPr>
                  <w:rFonts w:ascii="Courier New" w:hAnsi="Courier New" w:cs="Courier New"/>
                  <w:sz w:val="22"/>
                  <w:lang w:val="en-CA"/>
                </w:rPr>
              </w:rPrChange>
            </w:rPr>
            <w:delText>}</w:delText>
          </w:r>
        </w:del>
      </w:ins>
    </w:p>
    <w:p w14:paraId="05A0047A" w14:textId="1A474003" w:rsidR="00637C2C" w:rsidRPr="0042799C" w:rsidDel="00C22A1C" w:rsidRDefault="00637C2C" w:rsidP="00637C2C">
      <w:pPr>
        <w:autoSpaceDE w:val="0"/>
        <w:autoSpaceDN w:val="0"/>
        <w:adjustRightInd w:val="0"/>
        <w:spacing w:line="240" w:lineRule="auto"/>
        <w:jc w:val="left"/>
        <w:rPr>
          <w:ins w:id="7983" w:author="aa m" w:date="2020-12-08T17:34:00Z"/>
          <w:del w:id="7984" w:author="Marco Petri" w:date="2020-12-22T19:46:00Z"/>
          <w:rFonts w:ascii="Courier New" w:hAnsi="Courier New" w:cs="Courier New"/>
          <w:sz w:val="18"/>
          <w:szCs w:val="18"/>
          <w:lang w:val="en-CA"/>
          <w:rPrChange w:id="7985" w:author="Marco Petri" w:date="2020-12-22T20:06:00Z">
            <w:rPr>
              <w:ins w:id="7986" w:author="aa m" w:date="2020-12-08T17:34:00Z"/>
              <w:del w:id="7987" w:author="Marco Petri" w:date="2020-12-22T19:46:00Z"/>
              <w:rFonts w:ascii="Courier New" w:hAnsi="Courier New" w:cs="Courier New"/>
              <w:sz w:val="22"/>
              <w:lang w:val="en-CA"/>
            </w:rPr>
          </w:rPrChange>
        </w:rPr>
      </w:pPr>
      <w:ins w:id="7988" w:author="aa m" w:date="2020-12-08T17:34:00Z">
        <w:del w:id="7989" w:author="Marco Petri" w:date="2020-12-22T19:46:00Z">
          <w:r w:rsidRPr="0042799C" w:rsidDel="00C22A1C">
            <w:rPr>
              <w:rFonts w:ascii="Courier New" w:hAnsi="Courier New" w:cs="Courier New"/>
              <w:sz w:val="18"/>
              <w:szCs w:val="18"/>
              <w:lang w:val="en-CA"/>
              <w:rPrChange w:id="7990" w:author="Marco Petri" w:date="2020-12-22T20:06:00Z">
                <w:rPr>
                  <w:rFonts w:ascii="Courier New" w:hAnsi="Courier New" w:cs="Courier New"/>
                  <w:sz w:val="22"/>
                  <w:lang w:val="en-CA"/>
                </w:rPr>
              </w:rPrChange>
            </w:rPr>
            <w:delText>run customersCanUseOnlineQueueToVisit for 6</w:delText>
          </w:r>
        </w:del>
      </w:ins>
    </w:p>
    <w:p w14:paraId="66D85F89" w14:textId="3A6F67C4" w:rsidR="00637C2C" w:rsidRPr="0042799C" w:rsidDel="00C22A1C" w:rsidRDefault="00637C2C" w:rsidP="00637C2C">
      <w:pPr>
        <w:autoSpaceDE w:val="0"/>
        <w:autoSpaceDN w:val="0"/>
        <w:adjustRightInd w:val="0"/>
        <w:spacing w:line="240" w:lineRule="auto"/>
        <w:jc w:val="left"/>
        <w:rPr>
          <w:ins w:id="7991" w:author="aa m" w:date="2020-12-08T17:34:00Z"/>
          <w:del w:id="7992" w:author="Marco Petri" w:date="2020-12-22T19:46:00Z"/>
          <w:rFonts w:ascii="Courier New" w:hAnsi="Courier New" w:cs="Courier New"/>
          <w:sz w:val="18"/>
          <w:szCs w:val="18"/>
          <w:lang w:val="en-CA"/>
          <w:rPrChange w:id="7993" w:author="Marco Petri" w:date="2020-12-22T20:06:00Z">
            <w:rPr>
              <w:ins w:id="7994" w:author="aa m" w:date="2020-12-08T17:34:00Z"/>
              <w:del w:id="7995" w:author="Marco Petri" w:date="2020-12-22T19:46:00Z"/>
              <w:rFonts w:ascii="Courier New" w:hAnsi="Courier New" w:cs="Courier New"/>
              <w:sz w:val="22"/>
              <w:lang w:val="en-CA"/>
            </w:rPr>
          </w:rPrChange>
        </w:rPr>
      </w:pPr>
    </w:p>
    <w:p w14:paraId="15D5F2D9" w14:textId="359ABFF9" w:rsidR="00637C2C" w:rsidRPr="0042799C" w:rsidDel="00C22A1C" w:rsidRDefault="00637C2C" w:rsidP="00637C2C">
      <w:pPr>
        <w:autoSpaceDE w:val="0"/>
        <w:autoSpaceDN w:val="0"/>
        <w:adjustRightInd w:val="0"/>
        <w:spacing w:line="240" w:lineRule="auto"/>
        <w:jc w:val="left"/>
        <w:rPr>
          <w:ins w:id="7996" w:author="aa m" w:date="2020-12-08T17:34:00Z"/>
          <w:del w:id="7997" w:author="Marco Petri" w:date="2020-12-22T19:46:00Z"/>
          <w:rFonts w:ascii="Courier New" w:hAnsi="Courier New" w:cs="Courier New"/>
          <w:sz w:val="18"/>
          <w:szCs w:val="18"/>
          <w:lang w:val="en-CA"/>
          <w:rPrChange w:id="7998" w:author="Marco Petri" w:date="2020-12-22T20:06:00Z">
            <w:rPr>
              <w:ins w:id="7999" w:author="aa m" w:date="2020-12-08T17:34:00Z"/>
              <w:del w:id="8000" w:author="Marco Petri" w:date="2020-12-22T19:46:00Z"/>
              <w:rFonts w:ascii="Courier New" w:hAnsi="Courier New" w:cs="Courier New"/>
              <w:sz w:val="22"/>
              <w:lang w:val="en-CA"/>
            </w:rPr>
          </w:rPrChange>
        </w:rPr>
      </w:pPr>
      <w:ins w:id="8001" w:author="aa m" w:date="2020-12-08T17:34:00Z">
        <w:del w:id="8002" w:author="Marco Petri" w:date="2020-12-22T19:46:00Z">
          <w:r w:rsidRPr="0042799C" w:rsidDel="00C22A1C">
            <w:rPr>
              <w:rFonts w:ascii="Courier New" w:hAnsi="Courier New" w:cs="Courier New"/>
              <w:sz w:val="18"/>
              <w:szCs w:val="18"/>
              <w:lang w:val="en-CA"/>
              <w:rPrChange w:id="8003" w:author="Marco Petri" w:date="2020-12-22T20:06:00Z">
                <w:rPr>
                  <w:rFonts w:ascii="Courier New" w:hAnsi="Courier New" w:cs="Courier New"/>
                  <w:sz w:val="22"/>
                  <w:lang w:val="en-CA"/>
                </w:rPr>
              </w:rPrChange>
            </w:rPr>
            <w:delText>//customers can use online booking to visit the store they want</w:delText>
          </w:r>
        </w:del>
      </w:ins>
    </w:p>
    <w:p w14:paraId="4BD22DC5" w14:textId="4438D7FB" w:rsidR="00637C2C" w:rsidRPr="0042799C" w:rsidDel="00C22A1C" w:rsidRDefault="00637C2C" w:rsidP="00637C2C">
      <w:pPr>
        <w:autoSpaceDE w:val="0"/>
        <w:autoSpaceDN w:val="0"/>
        <w:adjustRightInd w:val="0"/>
        <w:spacing w:line="240" w:lineRule="auto"/>
        <w:jc w:val="left"/>
        <w:rPr>
          <w:ins w:id="8004" w:author="aa m" w:date="2020-12-08T17:34:00Z"/>
          <w:del w:id="8005" w:author="Marco Petri" w:date="2020-12-22T19:46:00Z"/>
          <w:rFonts w:ascii="Courier New" w:hAnsi="Courier New" w:cs="Courier New"/>
          <w:sz w:val="18"/>
          <w:szCs w:val="18"/>
          <w:lang w:val="en-CA"/>
          <w:rPrChange w:id="8006" w:author="Marco Petri" w:date="2020-12-22T20:06:00Z">
            <w:rPr>
              <w:ins w:id="8007" w:author="aa m" w:date="2020-12-08T17:34:00Z"/>
              <w:del w:id="8008" w:author="Marco Petri" w:date="2020-12-22T19:46:00Z"/>
              <w:rFonts w:ascii="Courier New" w:hAnsi="Courier New" w:cs="Courier New"/>
              <w:sz w:val="22"/>
              <w:lang w:val="en-CA"/>
            </w:rPr>
          </w:rPrChange>
        </w:rPr>
      </w:pPr>
      <w:ins w:id="8009" w:author="aa m" w:date="2020-12-08T17:34:00Z">
        <w:del w:id="8010" w:author="Marco Petri" w:date="2020-12-22T19:46:00Z">
          <w:r w:rsidRPr="0042799C" w:rsidDel="00C22A1C">
            <w:rPr>
              <w:rFonts w:ascii="Courier New" w:hAnsi="Courier New" w:cs="Courier New"/>
              <w:sz w:val="18"/>
              <w:szCs w:val="18"/>
              <w:lang w:val="en-CA"/>
              <w:rPrChange w:id="8011" w:author="Marco Petri" w:date="2020-12-22T20:06:00Z">
                <w:rPr>
                  <w:rFonts w:ascii="Courier New" w:hAnsi="Courier New" w:cs="Courier New"/>
                  <w:sz w:val="22"/>
                  <w:lang w:val="en-CA"/>
                </w:rPr>
              </w:rPrChange>
            </w:rPr>
            <w:delText>pred customersCanUseOnlineBookingToVisit{</w:delText>
          </w:r>
        </w:del>
      </w:ins>
    </w:p>
    <w:p w14:paraId="5932CE95" w14:textId="6AAADEE0" w:rsidR="00637C2C" w:rsidRPr="0042799C" w:rsidDel="00C22A1C" w:rsidRDefault="00637C2C" w:rsidP="00637C2C">
      <w:pPr>
        <w:autoSpaceDE w:val="0"/>
        <w:autoSpaceDN w:val="0"/>
        <w:adjustRightInd w:val="0"/>
        <w:spacing w:line="240" w:lineRule="auto"/>
        <w:jc w:val="left"/>
        <w:rPr>
          <w:ins w:id="8012" w:author="aa m" w:date="2020-12-08T17:34:00Z"/>
          <w:del w:id="8013" w:author="Marco Petri" w:date="2020-12-22T19:46:00Z"/>
          <w:rFonts w:ascii="Courier New" w:hAnsi="Courier New" w:cs="Courier New"/>
          <w:sz w:val="18"/>
          <w:szCs w:val="18"/>
          <w:lang w:val="en-CA"/>
          <w:rPrChange w:id="8014" w:author="Marco Petri" w:date="2020-12-22T20:06:00Z">
            <w:rPr>
              <w:ins w:id="8015" w:author="aa m" w:date="2020-12-08T17:34:00Z"/>
              <w:del w:id="8016" w:author="Marco Petri" w:date="2020-12-22T19:46:00Z"/>
              <w:rFonts w:ascii="Courier New" w:hAnsi="Courier New" w:cs="Courier New"/>
              <w:sz w:val="22"/>
              <w:lang w:val="en-CA"/>
            </w:rPr>
          </w:rPrChange>
        </w:rPr>
      </w:pPr>
      <w:ins w:id="8017" w:author="aa m" w:date="2020-12-08T17:34:00Z">
        <w:del w:id="8018" w:author="Marco Petri" w:date="2020-12-22T19:46:00Z">
          <w:r w:rsidRPr="0042799C" w:rsidDel="00C22A1C">
            <w:rPr>
              <w:rFonts w:ascii="Courier New" w:hAnsi="Courier New" w:cs="Courier New"/>
              <w:sz w:val="18"/>
              <w:szCs w:val="18"/>
              <w:lang w:val="en-CA"/>
              <w:rPrChange w:id="8019" w:author="Marco Petri" w:date="2020-12-22T20:06:00Z">
                <w:rPr>
                  <w:rFonts w:ascii="Courier New" w:hAnsi="Courier New" w:cs="Courier New"/>
                  <w:sz w:val="22"/>
                  <w:lang w:val="en-CA"/>
                </w:rPr>
              </w:rPrChange>
            </w:rPr>
            <w:tab/>
            <w:delText>#Store&gt;0</w:delText>
          </w:r>
        </w:del>
      </w:ins>
    </w:p>
    <w:p w14:paraId="0D2C192D" w14:textId="37214916" w:rsidR="00637C2C" w:rsidRPr="0042799C" w:rsidDel="00C22A1C" w:rsidRDefault="00637C2C" w:rsidP="00637C2C">
      <w:pPr>
        <w:autoSpaceDE w:val="0"/>
        <w:autoSpaceDN w:val="0"/>
        <w:adjustRightInd w:val="0"/>
        <w:spacing w:line="240" w:lineRule="auto"/>
        <w:jc w:val="left"/>
        <w:rPr>
          <w:ins w:id="8020" w:author="aa m" w:date="2020-12-08T17:34:00Z"/>
          <w:del w:id="8021" w:author="Marco Petri" w:date="2020-12-22T19:46:00Z"/>
          <w:rFonts w:ascii="Courier New" w:hAnsi="Courier New" w:cs="Courier New"/>
          <w:sz w:val="18"/>
          <w:szCs w:val="18"/>
          <w:lang w:val="en-CA"/>
          <w:rPrChange w:id="8022" w:author="Marco Petri" w:date="2020-12-22T20:06:00Z">
            <w:rPr>
              <w:ins w:id="8023" w:author="aa m" w:date="2020-12-08T17:34:00Z"/>
              <w:del w:id="8024" w:author="Marco Petri" w:date="2020-12-22T19:46:00Z"/>
              <w:rFonts w:ascii="Courier New" w:hAnsi="Courier New" w:cs="Courier New"/>
              <w:sz w:val="22"/>
              <w:lang w:val="en-CA"/>
            </w:rPr>
          </w:rPrChange>
        </w:rPr>
      </w:pPr>
      <w:ins w:id="8025" w:author="aa m" w:date="2020-12-08T17:34:00Z">
        <w:del w:id="8026" w:author="Marco Petri" w:date="2020-12-22T19:46:00Z">
          <w:r w:rsidRPr="0042799C" w:rsidDel="00C22A1C">
            <w:rPr>
              <w:rFonts w:ascii="Courier New" w:hAnsi="Courier New" w:cs="Courier New"/>
              <w:sz w:val="18"/>
              <w:szCs w:val="18"/>
              <w:lang w:val="en-CA"/>
              <w:rPrChange w:id="8027" w:author="Marco Petri" w:date="2020-12-22T20:06:00Z">
                <w:rPr>
                  <w:rFonts w:ascii="Courier New" w:hAnsi="Courier New" w:cs="Courier New"/>
                  <w:sz w:val="22"/>
                  <w:lang w:val="en-CA"/>
                </w:rPr>
              </w:rPrChange>
            </w:rPr>
            <w:tab/>
            <w:delText>all s: Store | some v: Visit | some bt: BookingTicket |</w:delText>
          </w:r>
        </w:del>
      </w:ins>
    </w:p>
    <w:p w14:paraId="6FCE8E2A" w14:textId="7B5E8B20" w:rsidR="00637C2C" w:rsidRPr="0042799C" w:rsidDel="00C22A1C" w:rsidRDefault="00637C2C" w:rsidP="00637C2C">
      <w:pPr>
        <w:autoSpaceDE w:val="0"/>
        <w:autoSpaceDN w:val="0"/>
        <w:adjustRightInd w:val="0"/>
        <w:spacing w:line="240" w:lineRule="auto"/>
        <w:jc w:val="left"/>
        <w:rPr>
          <w:ins w:id="8028" w:author="aa m" w:date="2020-12-08T17:34:00Z"/>
          <w:del w:id="8029" w:author="Marco Petri" w:date="2020-12-22T19:46:00Z"/>
          <w:rFonts w:ascii="Courier New" w:hAnsi="Courier New" w:cs="Courier New"/>
          <w:sz w:val="18"/>
          <w:szCs w:val="18"/>
          <w:lang w:val="en-CA"/>
          <w:rPrChange w:id="8030" w:author="Marco Petri" w:date="2020-12-22T20:06:00Z">
            <w:rPr>
              <w:ins w:id="8031" w:author="aa m" w:date="2020-12-08T17:34:00Z"/>
              <w:del w:id="8032" w:author="Marco Petri" w:date="2020-12-22T19:46:00Z"/>
              <w:rFonts w:ascii="Courier New" w:hAnsi="Courier New" w:cs="Courier New"/>
              <w:sz w:val="22"/>
              <w:lang w:val="en-CA"/>
            </w:rPr>
          </w:rPrChange>
        </w:rPr>
      </w:pPr>
      <w:ins w:id="8033" w:author="aa m" w:date="2020-12-08T17:34:00Z">
        <w:del w:id="8034" w:author="Marco Petri" w:date="2020-12-22T19:46:00Z">
          <w:r w:rsidRPr="0042799C" w:rsidDel="00C22A1C">
            <w:rPr>
              <w:rFonts w:ascii="Courier New" w:hAnsi="Courier New" w:cs="Courier New"/>
              <w:sz w:val="18"/>
              <w:szCs w:val="18"/>
              <w:lang w:val="en-CA"/>
              <w:rPrChange w:id="8035" w:author="Marco Petri" w:date="2020-12-22T20:06:00Z">
                <w:rPr>
                  <w:rFonts w:ascii="Courier New" w:hAnsi="Courier New" w:cs="Courier New"/>
                  <w:sz w:val="22"/>
                  <w:lang w:val="en-CA"/>
                </w:rPr>
              </w:rPrChange>
            </w:rPr>
            <w:tab/>
            <w:delText>v in s.storeCustomersVisits and</w:delText>
          </w:r>
        </w:del>
      </w:ins>
    </w:p>
    <w:p w14:paraId="6230D1A6" w14:textId="745490B0" w:rsidR="00637C2C" w:rsidRPr="0042799C" w:rsidDel="00C22A1C" w:rsidRDefault="00637C2C" w:rsidP="00637C2C">
      <w:pPr>
        <w:autoSpaceDE w:val="0"/>
        <w:autoSpaceDN w:val="0"/>
        <w:adjustRightInd w:val="0"/>
        <w:spacing w:line="240" w:lineRule="auto"/>
        <w:jc w:val="left"/>
        <w:rPr>
          <w:ins w:id="8036" w:author="aa m" w:date="2020-12-08T17:34:00Z"/>
          <w:del w:id="8037" w:author="Marco Petri" w:date="2020-12-22T19:46:00Z"/>
          <w:rFonts w:ascii="Courier New" w:hAnsi="Courier New" w:cs="Courier New"/>
          <w:sz w:val="18"/>
          <w:szCs w:val="18"/>
          <w:lang w:val="en-CA"/>
          <w:rPrChange w:id="8038" w:author="Marco Petri" w:date="2020-12-22T20:06:00Z">
            <w:rPr>
              <w:ins w:id="8039" w:author="aa m" w:date="2020-12-08T17:34:00Z"/>
              <w:del w:id="8040" w:author="Marco Petri" w:date="2020-12-22T19:46:00Z"/>
              <w:rFonts w:ascii="Courier New" w:hAnsi="Courier New" w:cs="Courier New"/>
              <w:sz w:val="22"/>
              <w:lang w:val="en-CA"/>
            </w:rPr>
          </w:rPrChange>
        </w:rPr>
      </w:pPr>
      <w:ins w:id="8041" w:author="aa m" w:date="2020-12-08T17:34:00Z">
        <w:del w:id="8042" w:author="Marco Petri" w:date="2020-12-22T19:46:00Z">
          <w:r w:rsidRPr="0042799C" w:rsidDel="00C22A1C">
            <w:rPr>
              <w:rFonts w:ascii="Courier New" w:hAnsi="Courier New" w:cs="Courier New"/>
              <w:sz w:val="18"/>
              <w:szCs w:val="18"/>
              <w:lang w:val="en-CA"/>
              <w:rPrChange w:id="8043" w:author="Marco Petri" w:date="2020-12-22T20:06:00Z">
                <w:rPr>
                  <w:rFonts w:ascii="Courier New" w:hAnsi="Courier New" w:cs="Courier New"/>
                  <w:sz w:val="22"/>
                  <w:lang w:val="en-CA"/>
                </w:rPr>
              </w:rPrChange>
            </w:rPr>
            <w:tab/>
            <w:delText>v.visitTicket = bt</w:delText>
          </w:r>
        </w:del>
      </w:ins>
    </w:p>
    <w:p w14:paraId="05E7B8D5" w14:textId="02F3C23F" w:rsidR="00637C2C" w:rsidRPr="0042799C" w:rsidDel="00C22A1C" w:rsidRDefault="00637C2C" w:rsidP="00637C2C">
      <w:pPr>
        <w:autoSpaceDE w:val="0"/>
        <w:autoSpaceDN w:val="0"/>
        <w:adjustRightInd w:val="0"/>
        <w:spacing w:line="240" w:lineRule="auto"/>
        <w:jc w:val="left"/>
        <w:rPr>
          <w:ins w:id="8044" w:author="aa m" w:date="2020-12-08T17:34:00Z"/>
          <w:del w:id="8045" w:author="Marco Petri" w:date="2020-12-22T19:46:00Z"/>
          <w:rFonts w:ascii="Courier New" w:hAnsi="Courier New" w:cs="Courier New"/>
          <w:sz w:val="18"/>
          <w:szCs w:val="18"/>
          <w:lang w:val="en-CA"/>
          <w:rPrChange w:id="8046" w:author="Marco Petri" w:date="2020-12-22T20:06:00Z">
            <w:rPr>
              <w:ins w:id="8047" w:author="aa m" w:date="2020-12-08T17:34:00Z"/>
              <w:del w:id="8048" w:author="Marco Petri" w:date="2020-12-22T19:46:00Z"/>
              <w:rFonts w:ascii="Courier New" w:hAnsi="Courier New" w:cs="Courier New"/>
              <w:sz w:val="22"/>
              <w:lang w:val="en-CA"/>
            </w:rPr>
          </w:rPrChange>
        </w:rPr>
      </w:pPr>
      <w:ins w:id="8049" w:author="aa m" w:date="2020-12-08T17:34:00Z">
        <w:del w:id="8050" w:author="Marco Petri" w:date="2020-12-22T19:46:00Z">
          <w:r w:rsidRPr="0042799C" w:rsidDel="00C22A1C">
            <w:rPr>
              <w:rFonts w:ascii="Courier New" w:hAnsi="Courier New" w:cs="Courier New"/>
              <w:sz w:val="18"/>
              <w:szCs w:val="18"/>
              <w:lang w:val="en-CA"/>
              <w:rPrChange w:id="8051" w:author="Marco Petri" w:date="2020-12-22T20:06:00Z">
                <w:rPr>
                  <w:rFonts w:ascii="Courier New" w:hAnsi="Courier New" w:cs="Courier New"/>
                  <w:sz w:val="22"/>
                  <w:lang w:val="en-CA"/>
                </w:rPr>
              </w:rPrChange>
            </w:rPr>
            <w:delText>}</w:delText>
          </w:r>
        </w:del>
      </w:ins>
    </w:p>
    <w:p w14:paraId="25AA6998" w14:textId="40CAAB15" w:rsidR="00637C2C" w:rsidRPr="0042799C" w:rsidDel="00C22A1C" w:rsidRDefault="00637C2C" w:rsidP="00637C2C">
      <w:pPr>
        <w:autoSpaceDE w:val="0"/>
        <w:autoSpaceDN w:val="0"/>
        <w:adjustRightInd w:val="0"/>
        <w:spacing w:line="240" w:lineRule="auto"/>
        <w:jc w:val="left"/>
        <w:rPr>
          <w:ins w:id="8052" w:author="aa m" w:date="2020-12-08T17:34:00Z"/>
          <w:del w:id="8053" w:author="Marco Petri" w:date="2020-12-22T19:46:00Z"/>
          <w:rFonts w:ascii="Courier New" w:hAnsi="Courier New" w:cs="Courier New"/>
          <w:sz w:val="18"/>
          <w:szCs w:val="18"/>
          <w:lang w:val="en-CA"/>
          <w:rPrChange w:id="8054" w:author="Marco Petri" w:date="2020-12-22T20:06:00Z">
            <w:rPr>
              <w:ins w:id="8055" w:author="aa m" w:date="2020-12-08T17:34:00Z"/>
              <w:del w:id="8056" w:author="Marco Petri" w:date="2020-12-22T19:46:00Z"/>
              <w:rFonts w:ascii="Courier New" w:hAnsi="Courier New" w:cs="Courier New"/>
              <w:sz w:val="22"/>
              <w:lang w:val="en-CA"/>
            </w:rPr>
          </w:rPrChange>
        </w:rPr>
      </w:pPr>
      <w:ins w:id="8057" w:author="aa m" w:date="2020-12-08T17:34:00Z">
        <w:del w:id="8058" w:author="Marco Petri" w:date="2020-12-22T19:46:00Z">
          <w:r w:rsidRPr="0042799C" w:rsidDel="00C22A1C">
            <w:rPr>
              <w:rFonts w:ascii="Courier New" w:hAnsi="Courier New" w:cs="Courier New"/>
              <w:sz w:val="18"/>
              <w:szCs w:val="18"/>
              <w:lang w:val="en-CA"/>
              <w:rPrChange w:id="8059" w:author="Marco Petri" w:date="2020-12-22T20:06:00Z">
                <w:rPr>
                  <w:rFonts w:ascii="Courier New" w:hAnsi="Courier New" w:cs="Courier New"/>
                  <w:sz w:val="22"/>
                  <w:lang w:val="en-CA"/>
                </w:rPr>
              </w:rPrChange>
            </w:rPr>
            <w:delText>run customersCanUseOnlineBookingToVisit for 6</w:delText>
          </w:r>
        </w:del>
      </w:ins>
    </w:p>
    <w:p w14:paraId="15A1B820" w14:textId="3A120EF5" w:rsidR="00637C2C" w:rsidRPr="0042799C" w:rsidDel="00C22A1C" w:rsidRDefault="00637C2C" w:rsidP="00637C2C">
      <w:pPr>
        <w:autoSpaceDE w:val="0"/>
        <w:autoSpaceDN w:val="0"/>
        <w:adjustRightInd w:val="0"/>
        <w:spacing w:line="240" w:lineRule="auto"/>
        <w:jc w:val="left"/>
        <w:rPr>
          <w:ins w:id="8060" w:author="aa m" w:date="2020-12-08T17:34:00Z"/>
          <w:del w:id="8061" w:author="Marco Petri" w:date="2020-12-22T19:46:00Z"/>
          <w:rFonts w:ascii="Courier New" w:hAnsi="Courier New" w:cs="Courier New"/>
          <w:sz w:val="18"/>
          <w:szCs w:val="18"/>
          <w:lang w:val="en-CA"/>
          <w:rPrChange w:id="8062" w:author="Marco Petri" w:date="2020-12-22T20:06:00Z">
            <w:rPr>
              <w:ins w:id="8063" w:author="aa m" w:date="2020-12-08T17:34:00Z"/>
              <w:del w:id="8064" w:author="Marco Petri" w:date="2020-12-22T19:46:00Z"/>
              <w:rFonts w:ascii="Courier New" w:hAnsi="Courier New" w:cs="Courier New"/>
              <w:sz w:val="22"/>
              <w:lang w:val="en-CA"/>
            </w:rPr>
          </w:rPrChange>
        </w:rPr>
      </w:pPr>
    </w:p>
    <w:p w14:paraId="7821572C" w14:textId="372571BA" w:rsidR="00637C2C" w:rsidRPr="0042799C" w:rsidDel="00C22A1C" w:rsidRDefault="00637C2C" w:rsidP="00637C2C">
      <w:pPr>
        <w:autoSpaceDE w:val="0"/>
        <w:autoSpaceDN w:val="0"/>
        <w:adjustRightInd w:val="0"/>
        <w:spacing w:line="240" w:lineRule="auto"/>
        <w:jc w:val="left"/>
        <w:rPr>
          <w:ins w:id="8065" w:author="aa m" w:date="2020-12-08T17:34:00Z"/>
          <w:del w:id="8066" w:author="Marco Petri" w:date="2020-12-22T19:46:00Z"/>
          <w:rFonts w:ascii="Courier New" w:hAnsi="Courier New" w:cs="Courier New"/>
          <w:sz w:val="18"/>
          <w:szCs w:val="18"/>
          <w:lang w:val="en-CA"/>
          <w:rPrChange w:id="8067" w:author="Marco Petri" w:date="2020-12-22T20:06:00Z">
            <w:rPr>
              <w:ins w:id="8068" w:author="aa m" w:date="2020-12-08T17:34:00Z"/>
              <w:del w:id="8069" w:author="Marco Petri" w:date="2020-12-22T19:46:00Z"/>
              <w:rFonts w:ascii="Courier New" w:hAnsi="Courier New" w:cs="Courier New"/>
              <w:sz w:val="22"/>
              <w:lang w:val="en-CA"/>
            </w:rPr>
          </w:rPrChange>
        </w:rPr>
      </w:pPr>
      <w:ins w:id="8070" w:author="aa m" w:date="2020-12-08T17:34:00Z">
        <w:del w:id="8071" w:author="Marco Petri" w:date="2020-12-22T19:46:00Z">
          <w:r w:rsidRPr="0042799C" w:rsidDel="00C22A1C">
            <w:rPr>
              <w:rFonts w:ascii="Courier New" w:hAnsi="Courier New" w:cs="Courier New"/>
              <w:sz w:val="18"/>
              <w:szCs w:val="18"/>
              <w:lang w:val="en-CA"/>
              <w:rPrChange w:id="8072" w:author="Marco Petri" w:date="2020-12-22T20:06:00Z">
                <w:rPr>
                  <w:rFonts w:ascii="Courier New" w:hAnsi="Courier New" w:cs="Courier New"/>
                  <w:sz w:val="22"/>
                  <w:lang w:val="en-CA"/>
                </w:rPr>
              </w:rPrChange>
            </w:rPr>
            <w:delText>pred show {}</w:delText>
          </w:r>
        </w:del>
      </w:ins>
    </w:p>
    <w:p w14:paraId="321A31FD" w14:textId="3288B9F9" w:rsidR="00637C2C" w:rsidRPr="0042799C" w:rsidDel="00C22A1C" w:rsidRDefault="00637C2C" w:rsidP="00637C2C">
      <w:pPr>
        <w:autoSpaceDE w:val="0"/>
        <w:autoSpaceDN w:val="0"/>
        <w:adjustRightInd w:val="0"/>
        <w:spacing w:line="240" w:lineRule="auto"/>
        <w:jc w:val="left"/>
        <w:rPr>
          <w:ins w:id="8073" w:author="aa m" w:date="2020-12-08T17:34:00Z"/>
          <w:del w:id="8074" w:author="Marco Petri" w:date="2020-12-22T19:46:00Z"/>
          <w:rFonts w:ascii="Courier New" w:hAnsi="Courier New" w:cs="Courier New"/>
          <w:sz w:val="18"/>
          <w:szCs w:val="18"/>
          <w:lang w:val="en-CA"/>
          <w:rPrChange w:id="8075" w:author="Marco Petri" w:date="2020-12-22T20:06:00Z">
            <w:rPr>
              <w:ins w:id="8076" w:author="aa m" w:date="2020-12-08T17:34:00Z"/>
              <w:del w:id="8077" w:author="Marco Petri" w:date="2020-12-22T19:46:00Z"/>
              <w:rFonts w:ascii="Courier New" w:hAnsi="Courier New" w:cs="Courier New"/>
              <w:sz w:val="22"/>
              <w:lang w:val="en-CA"/>
            </w:rPr>
          </w:rPrChange>
        </w:rPr>
      </w:pPr>
    </w:p>
    <w:p w14:paraId="31FC8C41" w14:textId="11623078" w:rsidR="00637C2C" w:rsidRPr="0042799C" w:rsidDel="00C22A1C" w:rsidRDefault="00637C2C" w:rsidP="00637C2C">
      <w:pPr>
        <w:autoSpaceDE w:val="0"/>
        <w:autoSpaceDN w:val="0"/>
        <w:adjustRightInd w:val="0"/>
        <w:spacing w:line="240" w:lineRule="auto"/>
        <w:jc w:val="left"/>
        <w:rPr>
          <w:ins w:id="8078" w:author="aa m" w:date="2020-12-08T17:34:00Z"/>
          <w:del w:id="8079" w:author="Marco Petri" w:date="2020-12-22T19:46:00Z"/>
          <w:rFonts w:ascii="Courier New" w:hAnsi="Courier New" w:cs="Courier New"/>
          <w:sz w:val="18"/>
          <w:szCs w:val="18"/>
          <w:lang w:val="en-CA"/>
          <w:rPrChange w:id="8080" w:author="Marco Petri" w:date="2020-12-22T20:06:00Z">
            <w:rPr>
              <w:ins w:id="8081" w:author="aa m" w:date="2020-12-08T17:34:00Z"/>
              <w:del w:id="8082" w:author="Marco Petri" w:date="2020-12-22T19:46:00Z"/>
              <w:rFonts w:ascii="Courier New" w:hAnsi="Courier New" w:cs="Courier New"/>
              <w:sz w:val="22"/>
              <w:lang w:val="en-CA"/>
            </w:rPr>
          </w:rPrChange>
        </w:rPr>
      </w:pPr>
      <w:ins w:id="8083" w:author="aa m" w:date="2020-12-08T17:34:00Z">
        <w:del w:id="8084" w:author="Marco Petri" w:date="2020-12-22T19:46:00Z">
          <w:r w:rsidRPr="0042799C" w:rsidDel="00C22A1C">
            <w:rPr>
              <w:rFonts w:ascii="Courier New" w:hAnsi="Courier New" w:cs="Courier New"/>
              <w:sz w:val="18"/>
              <w:szCs w:val="18"/>
              <w:lang w:val="en-CA"/>
              <w:rPrChange w:id="8085" w:author="Marco Petri" w:date="2020-12-22T20:06:00Z">
                <w:rPr>
                  <w:rFonts w:ascii="Courier New" w:hAnsi="Courier New" w:cs="Courier New"/>
                  <w:sz w:val="22"/>
                  <w:lang w:val="en-CA"/>
                </w:rPr>
              </w:rPrChange>
            </w:rPr>
            <w:delText>/*run {</w:delText>
          </w:r>
        </w:del>
      </w:ins>
    </w:p>
    <w:p w14:paraId="409D6F2F" w14:textId="7726E22A" w:rsidR="00637C2C" w:rsidRPr="0042799C" w:rsidDel="00C22A1C" w:rsidRDefault="00637C2C" w:rsidP="00637C2C">
      <w:pPr>
        <w:autoSpaceDE w:val="0"/>
        <w:autoSpaceDN w:val="0"/>
        <w:adjustRightInd w:val="0"/>
        <w:spacing w:line="240" w:lineRule="auto"/>
        <w:jc w:val="left"/>
        <w:rPr>
          <w:ins w:id="8086" w:author="aa m" w:date="2020-12-08T17:34:00Z"/>
          <w:del w:id="8087" w:author="Marco Petri" w:date="2020-12-22T19:46:00Z"/>
          <w:rFonts w:ascii="Courier New" w:hAnsi="Courier New" w:cs="Courier New"/>
          <w:sz w:val="18"/>
          <w:szCs w:val="18"/>
          <w:lang w:val="en-CA"/>
          <w:rPrChange w:id="8088" w:author="Marco Petri" w:date="2020-12-22T20:06:00Z">
            <w:rPr>
              <w:ins w:id="8089" w:author="aa m" w:date="2020-12-08T17:34:00Z"/>
              <w:del w:id="8090" w:author="Marco Petri" w:date="2020-12-22T19:46:00Z"/>
              <w:rFonts w:ascii="Courier New" w:hAnsi="Courier New" w:cs="Courier New"/>
              <w:sz w:val="22"/>
              <w:lang w:val="en-CA"/>
            </w:rPr>
          </w:rPrChange>
        </w:rPr>
      </w:pPr>
      <w:ins w:id="8091" w:author="aa m" w:date="2020-12-08T17:34:00Z">
        <w:del w:id="8092" w:author="Marco Petri" w:date="2020-12-22T19:46:00Z">
          <w:r w:rsidRPr="0042799C" w:rsidDel="00C22A1C">
            <w:rPr>
              <w:rFonts w:ascii="Courier New" w:hAnsi="Courier New" w:cs="Courier New"/>
              <w:sz w:val="18"/>
              <w:szCs w:val="18"/>
              <w:lang w:val="en-CA"/>
              <w:rPrChange w:id="8093" w:author="Marco Petri" w:date="2020-12-22T20:06:00Z">
                <w:rPr>
                  <w:rFonts w:ascii="Courier New" w:hAnsi="Courier New" w:cs="Courier New"/>
                  <w:sz w:val="22"/>
                  <w:lang w:val="en-CA"/>
                </w:rPr>
              </w:rPrChange>
            </w:rPr>
            <w:tab/>
            <w:delText>#Store = 2</w:delText>
          </w:r>
        </w:del>
      </w:ins>
    </w:p>
    <w:p w14:paraId="72BF222E" w14:textId="2D7EFECF" w:rsidR="00637C2C" w:rsidRPr="0042799C" w:rsidDel="00C22A1C" w:rsidRDefault="00637C2C" w:rsidP="00637C2C">
      <w:pPr>
        <w:autoSpaceDE w:val="0"/>
        <w:autoSpaceDN w:val="0"/>
        <w:adjustRightInd w:val="0"/>
        <w:spacing w:line="240" w:lineRule="auto"/>
        <w:jc w:val="left"/>
        <w:rPr>
          <w:ins w:id="8094" w:author="aa m" w:date="2020-12-08T17:34:00Z"/>
          <w:del w:id="8095" w:author="Marco Petri" w:date="2020-12-22T19:46:00Z"/>
          <w:rFonts w:ascii="Courier New" w:hAnsi="Courier New" w:cs="Courier New"/>
          <w:sz w:val="18"/>
          <w:szCs w:val="18"/>
          <w:lang w:val="en-CA"/>
          <w:rPrChange w:id="8096" w:author="Marco Petri" w:date="2020-12-22T20:06:00Z">
            <w:rPr>
              <w:ins w:id="8097" w:author="aa m" w:date="2020-12-08T17:34:00Z"/>
              <w:del w:id="8098" w:author="Marco Petri" w:date="2020-12-22T19:46:00Z"/>
              <w:rFonts w:ascii="Courier New" w:hAnsi="Courier New" w:cs="Courier New"/>
              <w:sz w:val="22"/>
              <w:lang w:val="en-CA"/>
            </w:rPr>
          </w:rPrChange>
        </w:rPr>
      </w:pPr>
      <w:ins w:id="8099" w:author="aa m" w:date="2020-12-08T17:34:00Z">
        <w:del w:id="8100" w:author="Marco Petri" w:date="2020-12-22T19:46:00Z">
          <w:r w:rsidRPr="0042799C" w:rsidDel="00C22A1C">
            <w:rPr>
              <w:rFonts w:ascii="Courier New" w:hAnsi="Courier New" w:cs="Courier New"/>
              <w:sz w:val="18"/>
              <w:szCs w:val="18"/>
              <w:lang w:val="en-CA"/>
              <w:rPrChange w:id="8101" w:author="Marco Petri" w:date="2020-12-22T20:06:00Z">
                <w:rPr>
                  <w:rFonts w:ascii="Courier New" w:hAnsi="Courier New" w:cs="Courier New"/>
                  <w:sz w:val="22"/>
                  <w:lang w:val="en-CA"/>
                </w:rPr>
              </w:rPrChange>
            </w:rPr>
            <w:tab/>
            <w:delText>#Date = 4</w:delText>
          </w:r>
        </w:del>
      </w:ins>
    </w:p>
    <w:p w14:paraId="298F4330" w14:textId="744EDC1C" w:rsidR="00637C2C" w:rsidRPr="0042799C" w:rsidDel="00C22A1C" w:rsidRDefault="00637C2C" w:rsidP="00637C2C">
      <w:pPr>
        <w:autoSpaceDE w:val="0"/>
        <w:autoSpaceDN w:val="0"/>
        <w:adjustRightInd w:val="0"/>
        <w:spacing w:line="240" w:lineRule="auto"/>
        <w:jc w:val="left"/>
        <w:rPr>
          <w:ins w:id="8102" w:author="aa m" w:date="2020-12-08T17:34:00Z"/>
          <w:del w:id="8103" w:author="Marco Petri" w:date="2020-12-22T19:46:00Z"/>
          <w:rFonts w:ascii="Courier New" w:hAnsi="Courier New" w:cs="Courier New"/>
          <w:sz w:val="18"/>
          <w:szCs w:val="18"/>
          <w:lang w:val="en-CA"/>
          <w:rPrChange w:id="8104" w:author="Marco Petri" w:date="2020-12-22T20:06:00Z">
            <w:rPr>
              <w:ins w:id="8105" w:author="aa m" w:date="2020-12-08T17:34:00Z"/>
              <w:del w:id="8106" w:author="Marco Petri" w:date="2020-12-22T19:46:00Z"/>
              <w:rFonts w:ascii="Courier New" w:hAnsi="Courier New" w:cs="Courier New"/>
              <w:sz w:val="22"/>
              <w:lang w:val="en-CA"/>
            </w:rPr>
          </w:rPrChange>
        </w:rPr>
      </w:pPr>
      <w:ins w:id="8107" w:author="aa m" w:date="2020-12-08T17:34:00Z">
        <w:del w:id="8108" w:author="Marco Petri" w:date="2020-12-22T19:46:00Z">
          <w:r w:rsidRPr="0042799C" w:rsidDel="00C22A1C">
            <w:rPr>
              <w:rFonts w:ascii="Courier New" w:hAnsi="Courier New" w:cs="Courier New"/>
              <w:sz w:val="18"/>
              <w:szCs w:val="18"/>
              <w:lang w:val="en-CA"/>
              <w:rPrChange w:id="8109" w:author="Marco Petri" w:date="2020-12-22T20:06:00Z">
                <w:rPr>
                  <w:rFonts w:ascii="Courier New" w:hAnsi="Courier New" w:cs="Courier New"/>
                  <w:sz w:val="22"/>
                  <w:lang w:val="en-CA"/>
                </w:rPr>
              </w:rPrChange>
            </w:rPr>
            <w:tab/>
            <w:delText>#Item = 2</w:delText>
          </w:r>
        </w:del>
      </w:ins>
    </w:p>
    <w:p w14:paraId="7811414E" w14:textId="2C289A1B" w:rsidR="00637C2C" w:rsidRPr="0042799C" w:rsidDel="00C22A1C" w:rsidRDefault="00637C2C" w:rsidP="00637C2C">
      <w:pPr>
        <w:autoSpaceDE w:val="0"/>
        <w:autoSpaceDN w:val="0"/>
        <w:adjustRightInd w:val="0"/>
        <w:spacing w:line="240" w:lineRule="auto"/>
        <w:jc w:val="left"/>
        <w:rPr>
          <w:ins w:id="8110" w:author="aa m" w:date="2020-12-08T17:34:00Z"/>
          <w:del w:id="8111" w:author="Marco Petri" w:date="2020-12-22T19:46:00Z"/>
          <w:rFonts w:ascii="Courier New" w:hAnsi="Courier New" w:cs="Courier New"/>
          <w:sz w:val="18"/>
          <w:szCs w:val="18"/>
          <w:lang w:val="en-CA"/>
          <w:rPrChange w:id="8112" w:author="Marco Petri" w:date="2020-12-22T20:06:00Z">
            <w:rPr>
              <w:ins w:id="8113" w:author="aa m" w:date="2020-12-08T17:34:00Z"/>
              <w:del w:id="8114" w:author="Marco Petri" w:date="2020-12-22T19:46:00Z"/>
              <w:rFonts w:ascii="Courier New" w:hAnsi="Courier New" w:cs="Courier New"/>
              <w:sz w:val="22"/>
              <w:lang w:val="en-CA"/>
            </w:rPr>
          </w:rPrChange>
        </w:rPr>
      </w:pPr>
      <w:ins w:id="8115" w:author="aa m" w:date="2020-12-08T17:34:00Z">
        <w:del w:id="8116" w:author="Marco Petri" w:date="2020-12-22T19:46:00Z">
          <w:r w:rsidRPr="0042799C" w:rsidDel="00C22A1C">
            <w:rPr>
              <w:rFonts w:ascii="Courier New" w:hAnsi="Courier New" w:cs="Courier New"/>
              <w:sz w:val="18"/>
              <w:szCs w:val="18"/>
              <w:lang w:val="en-CA"/>
              <w:rPrChange w:id="8117" w:author="Marco Petri" w:date="2020-12-22T20:06:00Z">
                <w:rPr>
                  <w:rFonts w:ascii="Courier New" w:hAnsi="Courier New" w:cs="Courier New"/>
                  <w:sz w:val="22"/>
                  <w:lang w:val="en-CA"/>
                </w:rPr>
              </w:rPrChange>
            </w:rPr>
            <w:tab/>
            <w:delText>#Category = 1</w:delText>
          </w:r>
        </w:del>
      </w:ins>
    </w:p>
    <w:p w14:paraId="4903485E" w14:textId="7C5B7E2C" w:rsidR="00637C2C" w:rsidRPr="0042799C" w:rsidDel="00C22A1C" w:rsidRDefault="00637C2C" w:rsidP="00637C2C">
      <w:pPr>
        <w:autoSpaceDE w:val="0"/>
        <w:autoSpaceDN w:val="0"/>
        <w:adjustRightInd w:val="0"/>
        <w:spacing w:line="240" w:lineRule="auto"/>
        <w:jc w:val="left"/>
        <w:rPr>
          <w:ins w:id="8118" w:author="aa m" w:date="2020-12-08T17:34:00Z"/>
          <w:del w:id="8119" w:author="Marco Petri" w:date="2020-12-22T19:46:00Z"/>
          <w:rFonts w:ascii="Courier New" w:hAnsi="Courier New" w:cs="Courier New"/>
          <w:sz w:val="18"/>
          <w:szCs w:val="18"/>
          <w:lang w:val="en-CA"/>
          <w:rPrChange w:id="8120" w:author="Marco Petri" w:date="2020-12-22T20:06:00Z">
            <w:rPr>
              <w:ins w:id="8121" w:author="aa m" w:date="2020-12-08T17:34:00Z"/>
              <w:del w:id="8122" w:author="Marco Petri" w:date="2020-12-22T19:46:00Z"/>
              <w:rFonts w:ascii="Courier New" w:hAnsi="Courier New" w:cs="Courier New"/>
              <w:sz w:val="22"/>
              <w:lang w:val="en-CA"/>
            </w:rPr>
          </w:rPrChange>
        </w:rPr>
      </w:pPr>
      <w:ins w:id="8123" w:author="aa m" w:date="2020-12-08T17:34:00Z">
        <w:del w:id="8124" w:author="Marco Petri" w:date="2020-12-22T19:46:00Z">
          <w:r w:rsidRPr="0042799C" w:rsidDel="00C22A1C">
            <w:rPr>
              <w:rFonts w:ascii="Courier New" w:hAnsi="Courier New" w:cs="Courier New"/>
              <w:sz w:val="18"/>
              <w:szCs w:val="18"/>
              <w:lang w:val="en-CA"/>
              <w:rPrChange w:id="8125" w:author="Marco Petri" w:date="2020-12-22T20:06:00Z">
                <w:rPr>
                  <w:rFonts w:ascii="Courier New" w:hAnsi="Courier New" w:cs="Courier New"/>
                  <w:sz w:val="22"/>
                  <w:lang w:val="en-CA"/>
                </w:rPr>
              </w:rPrChange>
            </w:rPr>
            <w:tab/>
            <w:delText>#Queue = 2</w:delText>
          </w:r>
        </w:del>
      </w:ins>
    </w:p>
    <w:p w14:paraId="1DFC21E1" w14:textId="0D3376E1" w:rsidR="00637C2C" w:rsidRPr="0042799C" w:rsidDel="00C22A1C" w:rsidRDefault="00637C2C" w:rsidP="00637C2C">
      <w:pPr>
        <w:autoSpaceDE w:val="0"/>
        <w:autoSpaceDN w:val="0"/>
        <w:adjustRightInd w:val="0"/>
        <w:spacing w:line="240" w:lineRule="auto"/>
        <w:jc w:val="left"/>
        <w:rPr>
          <w:ins w:id="8126" w:author="aa m" w:date="2020-12-08T17:34:00Z"/>
          <w:del w:id="8127" w:author="Marco Petri" w:date="2020-12-22T19:46:00Z"/>
          <w:rFonts w:ascii="Courier New" w:hAnsi="Courier New" w:cs="Courier New"/>
          <w:sz w:val="18"/>
          <w:szCs w:val="18"/>
          <w:lang w:val="en-CA"/>
          <w:rPrChange w:id="8128" w:author="Marco Petri" w:date="2020-12-22T20:06:00Z">
            <w:rPr>
              <w:ins w:id="8129" w:author="aa m" w:date="2020-12-08T17:34:00Z"/>
              <w:del w:id="8130" w:author="Marco Petri" w:date="2020-12-22T19:46:00Z"/>
              <w:rFonts w:ascii="Courier New" w:hAnsi="Courier New" w:cs="Courier New"/>
              <w:sz w:val="22"/>
              <w:lang w:val="en-CA"/>
            </w:rPr>
          </w:rPrChange>
        </w:rPr>
      </w:pPr>
      <w:ins w:id="8131" w:author="aa m" w:date="2020-12-08T17:34:00Z">
        <w:del w:id="8132" w:author="Marco Petri" w:date="2020-12-22T19:46:00Z">
          <w:r w:rsidRPr="0042799C" w:rsidDel="00C22A1C">
            <w:rPr>
              <w:rFonts w:ascii="Courier New" w:hAnsi="Courier New" w:cs="Courier New"/>
              <w:sz w:val="18"/>
              <w:szCs w:val="18"/>
              <w:lang w:val="en-CA"/>
              <w:rPrChange w:id="8133" w:author="Marco Petri" w:date="2020-12-22T20:06:00Z">
                <w:rPr>
                  <w:rFonts w:ascii="Courier New" w:hAnsi="Courier New" w:cs="Courier New"/>
                  <w:sz w:val="22"/>
                  <w:lang w:val="en-CA"/>
                </w:rPr>
              </w:rPrChange>
            </w:rPr>
            <w:tab/>
            <w:delText>#Booking = 1</w:delText>
          </w:r>
        </w:del>
      </w:ins>
    </w:p>
    <w:p w14:paraId="6CAC8582" w14:textId="4370BF21" w:rsidR="00637C2C" w:rsidRPr="0042799C" w:rsidDel="00C22A1C" w:rsidRDefault="00637C2C" w:rsidP="00637C2C">
      <w:pPr>
        <w:autoSpaceDE w:val="0"/>
        <w:autoSpaceDN w:val="0"/>
        <w:adjustRightInd w:val="0"/>
        <w:spacing w:line="240" w:lineRule="auto"/>
        <w:jc w:val="left"/>
        <w:rPr>
          <w:ins w:id="8134" w:author="aa m" w:date="2020-12-08T17:34:00Z"/>
          <w:del w:id="8135" w:author="Marco Petri" w:date="2020-12-22T19:46:00Z"/>
          <w:rFonts w:ascii="Courier New" w:hAnsi="Courier New" w:cs="Courier New"/>
          <w:sz w:val="18"/>
          <w:szCs w:val="18"/>
          <w:lang w:val="en-CA"/>
          <w:rPrChange w:id="8136" w:author="Marco Petri" w:date="2020-12-22T20:06:00Z">
            <w:rPr>
              <w:ins w:id="8137" w:author="aa m" w:date="2020-12-08T17:34:00Z"/>
              <w:del w:id="8138" w:author="Marco Petri" w:date="2020-12-22T19:46:00Z"/>
              <w:rFonts w:ascii="Courier New" w:hAnsi="Courier New" w:cs="Courier New"/>
              <w:sz w:val="22"/>
              <w:lang w:val="en-CA"/>
            </w:rPr>
          </w:rPrChange>
        </w:rPr>
      </w:pPr>
      <w:ins w:id="8139" w:author="aa m" w:date="2020-12-08T17:34:00Z">
        <w:del w:id="8140" w:author="Marco Petri" w:date="2020-12-22T19:46:00Z">
          <w:r w:rsidRPr="0042799C" w:rsidDel="00C22A1C">
            <w:rPr>
              <w:rFonts w:ascii="Courier New" w:hAnsi="Courier New" w:cs="Courier New"/>
              <w:sz w:val="18"/>
              <w:szCs w:val="18"/>
              <w:lang w:val="en-CA"/>
              <w:rPrChange w:id="8141" w:author="Marco Petri" w:date="2020-12-22T20:06:00Z">
                <w:rPr>
                  <w:rFonts w:ascii="Courier New" w:hAnsi="Courier New" w:cs="Courier New"/>
                  <w:sz w:val="22"/>
                  <w:lang w:val="en-CA"/>
                </w:rPr>
              </w:rPrChange>
            </w:rPr>
            <w:tab/>
            <w:delText>#TicketMachine = 3</w:delText>
          </w:r>
        </w:del>
      </w:ins>
    </w:p>
    <w:p w14:paraId="318AC516" w14:textId="44854140" w:rsidR="00637C2C" w:rsidRPr="0042799C" w:rsidDel="00C22A1C" w:rsidRDefault="00637C2C" w:rsidP="00637C2C">
      <w:pPr>
        <w:autoSpaceDE w:val="0"/>
        <w:autoSpaceDN w:val="0"/>
        <w:adjustRightInd w:val="0"/>
        <w:spacing w:line="240" w:lineRule="auto"/>
        <w:jc w:val="left"/>
        <w:rPr>
          <w:ins w:id="8142" w:author="aa m" w:date="2020-12-08T17:34:00Z"/>
          <w:del w:id="8143" w:author="Marco Petri" w:date="2020-12-22T19:46:00Z"/>
          <w:rFonts w:ascii="Courier New" w:hAnsi="Courier New" w:cs="Courier New"/>
          <w:sz w:val="18"/>
          <w:szCs w:val="18"/>
          <w:lang w:val="en-CA"/>
          <w:rPrChange w:id="8144" w:author="Marco Petri" w:date="2020-12-22T20:06:00Z">
            <w:rPr>
              <w:ins w:id="8145" w:author="aa m" w:date="2020-12-08T17:34:00Z"/>
              <w:del w:id="8146" w:author="Marco Petri" w:date="2020-12-22T19:46:00Z"/>
              <w:rFonts w:ascii="Courier New" w:hAnsi="Courier New" w:cs="Courier New"/>
              <w:sz w:val="22"/>
              <w:lang w:val="en-CA"/>
            </w:rPr>
          </w:rPrChange>
        </w:rPr>
      </w:pPr>
      <w:ins w:id="8147" w:author="aa m" w:date="2020-12-08T17:34:00Z">
        <w:del w:id="8148" w:author="Marco Petri" w:date="2020-12-22T19:46:00Z">
          <w:r w:rsidRPr="0042799C" w:rsidDel="00C22A1C">
            <w:rPr>
              <w:rFonts w:ascii="Courier New" w:hAnsi="Courier New" w:cs="Courier New"/>
              <w:sz w:val="18"/>
              <w:szCs w:val="18"/>
              <w:lang w:val="en-CA"/>
              <w:rPrChange w:id="8149" w:author="Marco Petri" w:date="2020-12-22T20:06:00Z">
                <w:rPr>
                  <w:rFonts w:ascii="Courier New" w:hAnsi="Courier New" w:cs="Courier New"/>
                  <w:sz w:val="22"/>
                  <w:lang w:val="en-CA"/>
                </w:rPr>
              </w:rPrChange>
            </w:rPr>
            <w:tab/>
            <w:delText>#Customer = 3</w:delText>
          </w:r>
        </w:del>
      </w:ins>
    </w:p>
    <w:p w14:paraId="33B7B662" w14:textId="171D121C" w:rsidR="00637C2C" w:rsidRPr="0042799C" w:rsidDel="00C22A1C" w:rsidRDefault="00637C2C" w:rsidP="00637C2C">
      <w:pPr>
        <w:autoSpaceDE w:val="0"/>
        <w:autoSpaceDN w:val="0"/>
        <w:adjustRightInd w:val="0"/>
        <w:spacing w:line="240" w:lineRule="auto"/>
        <w:jc w:val="left"/>
        <w:rPr>
          <w:ins w:id="8150" w:author="aa m" w:date="2020-12-08T17:34:00Z"/>
          <w:del w:id="8151" w:author="Marco Petri" w:date="2020-12-22T19:46:00Z"/>
          <w:rFonts w:ascii="Courier New" w:hAnsi="Courier New" w:cs="Courier New"/>
          <w:sz w:val="18"/>
          <w:szCs w:val="18"/>
          <w:lang w:val="en-CA"/>
          <w:rPrChange w:id="8152" w:author="Marco Petri" w:date="2020-12-22T20:06:00Z">
            <w:rPr>
              <w:ins w:id="8153" w:author="aa m" w:date="2020-12-08T17:34:00Z"/>
              <w:del w:id="8154" w:author="Marco Petri" w:date="2020-12-22T19:46:00Z"/>
              <w:rFonts w:ascii="Courier New" w:hAnsi="Courier New" w:cs="Courier New"/>
              <w:sz w:val="22"/>
              <w:lang w:val="en-CA"/>
            </w:rPr>
          </w:rPrChange>
        </w:rPr>
      </w:pPr>
      <w:ins w:id="8155" w:author="aa m" w:date="2020-12-08T17:34:00Z">
        <w:del w:id="8156" w:author="Marco Petri" w:date="2020-12-22T19:46:00Z">
          <w:r w:rsidRPr="0042799C" w:rsidDel="00C22A1C">
            <w:rPr>
              <w:rFonts w:ascii="Courier New" w:hAnsi="Courier New" w:cs="Courier New"/>
              <w:sz w:val="18"/>
              <w:szCs w:val="18"/>
              <w:lang w:val="en-CA"/>
              <w:rPrChange w:id="8157" w:author="Marco Petri" w:date="2020-12-22T20:06:00Z">
                <w:rPr>
                  <w:rFonts w:ascii="Courier New" w:hAnsi="Courier New" w:cs="Courier New"/>
                  <w:sz w:val="22"/>
                  <w:lang w:val="en-CA"/>
                </w:rPr>
              </w:rPrChange>
            </w:rPr>
            <w:tab/>
            <w:delText>#QueueTicket = 2</w:delText>
          </w:r>
        </w:del>
      </w:ins>
    </w:p>
    <w:p w14:paraId="29DC9BD4" w14:textId="514C7125" w:rsidR="00637C2C" w:rsidRPr="0042799C" w:rsidDel="00C22A1C" w:rsidRDefault="00637C2C" w:rsidP="00637C2C">
      <w:pPr>
        <w:autoSpaceDE w:val="0"/>
        <w:autoSpaceDN w:val="0"/>
        <w:adjustRightInd w:val="0"/>
        <w:spacing w:line="240" w:lineRule="auto"/>
        <w:jc w:val="left"/>
        <w:rPr>
          <w:ins w:id="8158" w:author="aa m" w:date="2020-12-08T17:34:00Z"/>
          <w:del w:id="8159" w:author="Marco Petri" w:date="2020-12-22T19:46:00Z"/>
          <w:rFonts w:ascii="Courier New" w:hAnsi="Courier New" w:cs="Courier New"/>
          <w:sz w:val="18"/>
          <w:szCs w:val="18"/>
          <w:lang w:val="en-CA"/>
          <w:rPrChange w:id="8160" w:author="Marco Petri" w:date="2020-12-22T20:06:00Z">
            <w:rPr>
              <w:ins w:id="8161" w:author="aa m" w:date="2020-12-08T17:34:00Z"/>
              <w:del w:id="8162" w:author="Marco Petri" w:date="2020-12-22T19:46:00Z"/>
              <w:rFonts w:ascii="Courier New" w:hAnsi="Courier New" w:cs="Courier New"/>
              <w:sz w:val="22"/>
              <w:lang w:val="en-CA"/>
            </w:rPr>
          </w:rPrChange>
        </w:rPr>
      </w:pPr>
    </w:p>
    <w:p w14:paraId="0F52DFC5" w14:textId="33AD5DF9" w:rsidR="00637C2C" w:rsidRPr="0042799C" w:rsidDel="00C22A1C" w:rsidRDefault="00637C2C" w:rsidP="00637C2C">
      <w:pPr>
        <w:autoSpaceDE w:val="0"/>
        <w:autoSpaceDN w:val="0"/>
        <w:adjustRightInd w:val="0"/>
        <w:spacing w:line="240" w:lineRule="auto"/>
        <w:jc w:val="left"/>
        <w:rPr>
          <w:ins w:id="8163" w:author="aa m" w:date="2020-12-08T17:34:00Z"/>
          <w:del w:id="8164" w:author="Marco Petri" w:date="2020-12-22T19:46:00Z"/>
          <w:rFonts w:ascii="Courier New" w:hAnsi="Courier New" w:cs="Courier New"/>
          <w:sz w:val="18"/>
          <w:szCs w:val="18"/>
          <w:lang w:val="en-CA"/>
          <w:rPrChange w:id="8165" w:author="Marco Petri" w:date="2020-12-22T20:06:00Z">
            <w:rPr>
              <w:ins w:id="8166" w:author="aa m" w:date="2020-12-08T17:34:00Z"/>
              <w:del w:id="8167" w:author="Marco Petri" w:date="2020-12-22T19:46:00Z"/>
              <w:rFonts w:ascii="Courier New" w:hAnsi="Courier New" w:cs="Courier New"/>
              <w:sz w:val="22"/>
              <w:lang w:val="en-CA"/>
            </w:rPr>
          </w:rPrChange>
        </w:rPr>
      </w:pPr>
      <w:ins w:id="8168" w:author="aa m" w:date="2020-12-08T17:34:00Z">
        <w:del w:id="8169" w:author="Marco Petri" w:date="2020-12-22T19:46:00Z">
          <w:r w:rsidRPr="0042799C" w:rsidDel="00C22A1C">
            <w:rPr>
              <w:rFonts w:ascii="Courier New" w:hAnsi="Courier New" w:cs="Courier New"/>
              <w:sz w:val="18"/>
              <w:szCs w:val="18"/>
              <w:lang w:val="en-CA"/>
              <w:rPrChange w:id="8170" w:author="Marco Petri" w:date="2020-12-22T20:06:00Z">
                <w:rPr>
                  <w:rFonts w:ascii="Courier New" w:hAnsi="Courier New" w:cs="Courier New"/>
                  <w:sz w:val="22"/>
                  <w:lang w:val="en-CA"/>
                </w:rPr>
              </w:rPrChange>
            </w:rPr>
            <w:delText>} for 5*/</w:delText>
          </w:r>
        </w:del>
      </w:ins>
    </w:p>
    <w:p w14:paraId="795F548A" w14:textId="1CFAF279" w:rsidR="00637C2C" w:rsidRPr="0042799C" w:rsidDel="00C22A1C" w:rsidRDefault="00637C2C" w:rsidP="00637C2C">
      <w:pPr>
        <w:autoSpaceDE w:val="0"/>
        <w:autoSpaceDN w:val="0"/>
        <w:adjustRightInd w:val="0"/>
        <w:spacing w:line="240" w:lineRule="auto"/>
        <w:jc w:val="left"/>
        <w:rPr>
          <w:ins w:id="8171" w:author="aa m" w:date="2020-12-08T17:34:00Z"/>
          <w:del w:id="8172" w:author="Marco Petri" w:date="2020-12-22T19:46:00Z"/>
          <w:rFonts w:ascii="Courier New" w:hAnsi="Courier New" w:cs="Courier New"/>
          <w:sz w:val="18"/>
          <w:szCs w:val="18"/>
          <w:lang w:val="en-CA"/>
          <w:rPrChange w:id="8173" w:author="Marco Petri" w:date="2020-12-22T20:06:00Z">
            <w:rPr>
              <w:ins w:id="8174" w:author="aa m" w:date="2020-12-08T17:34:00Z"/>
              <w:del w:id="8175" w:author="Marco Petri" w:date="2020-12-22T19:46:00Z"/>
              <w:rFonts w:ascii="Courier New" w:hAnsi="Courier New" w:cs="Courier New"/>
              <w:sz w:val="22"/>
              <w:lang w:val="en-CA"/>
            </w:rPr>
          </w:rPrChange>
        </w:rPr>
      </w:pPr>
    </w:p>
    <w:p w14:paraId="593B3961" w14:textId="6234DDB4" w:rsidR="00637C2C" w:rsidRPr="0042799C" w:rsidDel="00C22A1C" w:rsidRDefault="00637C2C" w:rsidP="00637C2C">
      <w:pPr>
        <w:autoSpaceDE w:val="0"/>
        <w:autoSpaceDN w:val="0"/>
        <w:adjustRightInd w:val="0"/>
        <w:spacing w:line="240" w:lineRule="auto"/>
        <w:jc w:val="left"/>
        <w:rPr>
          <w:ins w:id="8176" w:author="aa m" w:date="2020-12-08T17:34:00Z"/>
          <w:del w:id="8177" w:author="Marco Petri" w:date="2020-12-22T19:46:00Z"/>
          <w:rFonts w:ascii="Courier New" w:hAnsi="Courier New" w:cs="Courier New"/>
          <w:sz w:val="18"/>
          <w:szCs w:val="18"/>
          <w:lang w:val="en-CA"/>
          <w:rPrChange w:id="8178" w:author="Marco Petri" w:date="2020-12-22T20:06:00Z">
            <w:rPr>
              <w:ins w:id="8179" w:author="aa m" w:date="2020-12-08T17:34:00Z"/>
              <w:del w:id="8180" w:author="Marco Petri" w:date="2020-12-22T19:46:00Z"/>
              <w:rFonts w:ascii="Courier New" w:hAnsi="Courier New" w:cs="Courier New"/>
              <w:sz w:val="22"/>
              <w:lang w:val="en-CA"/>
            </w:rPr>
          </w:rPrChange>
        </w:rPr>
      </w:pPr>
    </w:p>
    <w:p w14:paraId="501512D5" w14:textId="6883E9DA" w:rsidR="00637C2C" w:rsidRPr="0042799C" w:rsidDel="00C22A1C" w:rsidRDefault="00637C2C" w:rsidP="00637C2C">
      <w:pPr>
        <w:autoSpaceDE w:val="0"/>
        <w:autoSpaceDN w:val="0"/>
        <w:adjustRightInd w:val="0"/>
        <w:spacing w:line="240" w:lineRule="auto"/>
        <w:jc w:val="left"/>
        <w:rPr>
          <w:ins w:id="8181" w:author="aa m" w:date="2020-12-08T17:34:00Z"/>
          <w:del w:id="8182" w:author="Marco Petri" w:date="2020-12-22T19:46:00Z"/>
          <w:rFonts w:ascii="Courier New" w:hAnsi="Courier New" w:cs="Courier New"/>
          <w:sz w:val="18"/>
          <w:szCs w:val="18"/>
          <w:lang w:val="en-CA"/>
          <w:rPrChange w:id="8183" w:author="Marco Petri" w:date="2020-12-22T20:06:00Z">
            <w:rPr>
              <w:ins w:id="8184" w:author="aa m" w:date="2020-12-08T17:34:00Z"/>
              <w:del w:id="8185" w:author="Marco Petri" w:date="2020-12-22T19:46:00Z"/>
              <w:rFonts w:ascii="Courier New" w:hAnsi="Courier New" w:cs="Courier New"/>
              <w:sz w:val="22"/>
              <w:lang w:val="en-CA"/>
            </w:rPr>
          </w:rPrChange>
        </w:rPr>
      </w:pPr>
      <w:ins w:id="8186" w:author="aa m" w:date="2020-12-08T17:34:00Z">
        <w:del w:id="8187" w:author="Marco Petri" w:date="2020-12-22T19:46:00Z">
          <w:r w:rsidRPr="0042799C" w:rsidDel="00C22A1C">
            <w:rPr>
              <w:rFonts w:ascii="Courier New" w:hAnsi="Courier New" w:cs="Courier New"/>
              <w:sz w:val="18"/>
              <w:szCs w:val="18"/>
              <w:lang w:val="en-CA"/>
              <w:rPrChange w:id="8188" w:author="Marco Petri" w:date="2020-12-22T20:06:00Z">
                <w:rPr>
                  <w:rFonts w:ascii="Courier New" w:hAnsi="Courier New" w:cs="Courier New"/>
                  <w:sz w:val="22"/>
                  <w:lang w:val="en-CA"/>
                </w:rPr>
              </w:rPrChange>
            </w:rPr>
            <w:delText>run show</w:delText>
          </w:r>
        </w:del>
      </w:ins>
    </w:p>
    <w:p w14:paraId="538051FD" w14:textId="27AF42B0" w:rsidR="00637C2C" w:rsidRPr="0042799C" w:rsidDel="00C22A1C" w:rsidRDefault="00637C2C" w:rsidP="00637C2C">
      <w:pPr>
        <w:autoSpaceDE w:val="0"/>
        <w:autoSpaceDN w:val="0"/>
        <w:adjustRightInd w:val="0"/>
        <w:spacing w:line="240" w:lineRule="auto"/>
        <w:jc w:val="left"/>
        <w:rPr>
          <w:ins w:id="8189" w:author="aa m" w:date="2020-12-08T17:34:00Z"/>
          <w:del w:id="8190" w:author="Marco Petri" w:date="2020-12-22T19:46:00Z"/>
          <w:rFonts w:ascii="Courier New" w:hAnsi="Courier New" w:cs="Courier New"/>
          <w:sz w:val="18"/>
          <w:szCs w:val="18"/>
          <w:lang w:val="en-CA"/>
          <w:rPrChange w:id="8191" w:author="Marco Petri" w:date="2020-12-22T20:06:00Z">
            <w:rPr>
              <w:ins w:id="8192" w:author="aa m" w:date="2020-12-08T17:34:00Z"/>
              <w:del w:id="8193" w:author="Marco Petri" w:date="2020-12-22T19:46:00Z"/>
              <w:rFonts w:ascii="Courier New" w:hAnsi="Courier New" w:cs="Courier New"/>
              <w:sz w:val="22"/>
              <w:lang w:val="en-CA"/>
            </w:rPr>
          </w:rPrChange>
        </w:rPr>
      </w:pPr>
    </w:p>
    <w:p w14:paraId="7CD6443A" w14:textId="129A48F9" w:rsidR="00637C2C" w:rsidRPr="0042799C" w:rsidDel="00C22A1C" w:rsidRDefault="00637C2C" w:rsidP="00637C2C">
      <w:pPr>
        <w:autoSpaceDE w:val="0"/>
        <w:autoSpaceDN w:val="0"/>
        <w:adjustRightInd w:val="0"/>
        <w:spacing w:line="240" w:lineRule="auto"/>
        <w:jc w:val="left"/>
        <w:rPr>
          <w:ins w:id="8194" w:author="aa m" w:date="2020-12-08T17:34:00Z"/>
          <w:del w:id="8195" w:author="Marco Petri" w:date="2020-12-22T19:46:00Z"/>
          <w:rFonts w:ascii="Courier New" w:hAnsi="Courier New" w:cs="Courier New"/>
          <w:sz w:val="18"/>
          <w:szCs w:val="18"/>
          <w:lang w:val="en-CA"/>
          <w:rPrChange w:id="8196" w:author="Marco Petri" w:date="2020-12-22T20:06:00Z">
            <w:rPr>
              <w:ins w:id="8197" w:author="aa m" w:date="2020-12-08T17:34:00Z"/>
              <w:del w:id="8198" w:author="Marco Petri" w:date="2020-12-22T19:46:00Z"/>
              <w:rFonts w:ascii="Courier New" w:hAnsi="Courier New" w:cs="Courier New"/>
              <w:sz w:val="22"/>
              <w:lang w:val="en-CA"/>
            </w:rPr>
          </w:rPrChange>
        </w:rPr>
      </w:pPr>
      <w:ins w:id="8199" w:author="aa m" w:date="2020-12-08T17:34:00Z">
        <w:del w:id="8200" w:author="Marco Petri" w:date="2020-12-22T19:46:00Z">
          <w:r w:rsidRPr="0042799C" w:rsidDel="00C22A1C">
            <w:rPr>
              <w:rFonts w:ascii="Courier New" w:hAnsi="Courier New" w:cs="Courier New"/>
              <w:sz w:val="18"/>
              <w:szCs w:val="18"/>
              <w:lang w:val="en-CA"/>
              <w:rPrChange w:id="8201" w:author="Marco Petri" w:date="2020-12-22T20:06:00Z">
                <w:rPr>
                  <w:rFonts w:ascii="Courier New" w:hAnsi="Courier New" w:cs="Courier New"/>
                  <w:sz w:val="22"/>
                  <w:lang w:val="en-CA"/>
                </w:rPr>
              </w:rPrChange>
            </w:rPr>
            <w:delText>//run show for exactly 2 Store, 4 Person, 2 TicketMachine, 2 Category,</w:delText>
          </w:r>
        </w:del>
      </w:ins>
    </w:p>
    <w:p w14:paraId="430465CC" w14:textId="22940772" w:rsidR="00637C2C" w:rsidRPr="0042799C" w:rsidDel="00C22A1C" w:rsidRDefault="00637C2C" w:rsidP="00637C2C">
      <w:pPr>
        <w:autoSpaceDE w:val="0"/>
        <w:autoSpaceDN w:val="0"/>
        <w:adjustRightInd w:val="0"/>
        <w:spacing w:line="240" w:lineRule="auto"/>
        <w:jc w:val="left"/>
        <w:rPr>
          <w:ins w:id="8202" w:author="aa m" w:date="2020-12-08T17:34:00Z"/>
          <w:del w:id="8203" w:author="Marco Petri" w:date="2020-12-22T19:46:00Z"/>
          <w:rFonts w:ascii="Courier New" w:hAnsi="Courier New" w:cs="Courier New"/>
          <w:sz w:val="18"/>
          <w:szCs w:val="18"/>
          <w:lang w:val="en-CA"/>
          <w:rPrChange w:id="8204" w:author="Marco Petri" w:date="2020-12-22T20:06:00Z">
            <w:rPr>
              <w:ins w:id="8205" w:author="aa m" w:date="2020-12-08T17:34:00Z"/>
              <w:del w:id="8206" w:author="Marco Petri" w:date="2020-12-22T19:46:00Z"/>
              <w:rFonts w:ascii="Courier New" w:hAnsi="Courier New" w:cs="Courier New"/>
              <w:sz w:val="22"/>
              <w:lang w:val="en-CA"/>
            </w:rPr>
          </w:rPrChange>
        </w:rPr>
      </w:pPr>
      <w:ins w:id="8207" w:author="aa m" w:date="2020-12-08T17:34:00Z">
        <w:del w:id="8208" w:author="Marco Petri" w:date="2020-12-22T19:46:00Z">
          <w:r w:rsidRPr="0042799C" w:rsidDel="00C22A1C">
            <w:rPr>
              <w:rFonts w:ascii="Courier New" w:hAnsi="Courier New" w:cs="Courier New"/>
              <w:sz w:val="18"/>
              <w:szCs w:val="18"/>
              <w:lang w:val="en-CA"/>
              <w:rPrChange w:id="8209" w:author="Marco Petri" w:date="2020-12-22T20:06:00Z">
                <w:rPr>
                  <w:rFonts w:ascii="Courier New" w:hAnsi="Courier New" w:cs="Courier New"/>
                  <w:sz w:val="22"/>
                  <w:lang w:val="en-CA"/>
                </w:rPr>
              </w:rPrChange>
            </w:rPr>
            <w:delText>//2 Item, 15 Ticket, 1 Booking, 5 Queue, 5 TicketNumber, 15 QRCode, 1 Date</w:delText>
          </w:r>
        </w:del>
      </w:ins>
    </w:p>
    <w:p w14:paraId="1AC21F59" w14:textId="23EE778F" w:rsidR="00637C2C" w:rsidRPr="0042799C" w:rsidDel="00C22A1C" w:rsidRDefault="00637C2C" w:rsidP="00637C2C">
      <w:pPr>
        <w:autoSpaceDE w:val="0"/>
        <w:autoSpaceDN w:val="0"/>
        <w:adjustRightInd w:val="0"/>
        <w:spacing w:line="240" w:lineRule="auto"/>
        <w:jc w:val="left"/>
        <w:rPr>
          <w:ins w:id="8210" w:author="aa m" w:date="2020-12-08T17:34:00Z"/>
          <w:del w:id="8211" w:author="Marco Petri" w:date="2020-12-22T19:46:00Z"/>
          <w:rFonts w:ascii="Courier New" w:hAnsi="Courier New" w:cs="Courier New"/>
          <w:sz w:val="18"/>
          <w:szCs w:val="18"/>
          <w:lang w:val="en-CA"/>
          <w:rPrChange w:id="8212" w:author="Marco Petri" w:date="2020-12-22T20:06:00Z">
            <w:rPr>
              <w:ins w:id="8213" w:author="aa m" w:date="2020-12-08T17:34:00Z"/>
              <w:del w:id="8214" w:author="Marco Petri" w:date="2020-12-22T19:46:00Z"/>
              <w:rFonts w:ascii="Courier New" w:hAnsi="Courier New" w:cs="Courier New"/>
              <w:sz w:val="22"/>
              <w:lang w:val="en-CA"/>
            </w:rPr>
          </w:rPrChange>
        </w:rPr>
      </w:pPr>
    </w:p>
    <w:p w14:paraId="243963D0" w14:textId="15ECA2D9" w:rsidR="00637C2C" w:rsidRPr="0042799C" w:rsidDel="00C22A1C" w:rsidRDefault="00637C2C" w:rsidP="00637C2C">
      <w:pPr>
        <w:autoSpaceDE w:val="0"/>
        <w:autoSpaceDN w:val="0"/>
        <w:adjustRightInd w:val="0"/>
        <w:spacing w:line="240" w:lineRule="auto"/>
        <w:jc w:val="left"/>
        <w:rPr>
          <w:ins w:id="8215" w:author="aa m" w:date="2020-12-08T17:34:00Z"/>
          <w:del w:id="8216" w:author="Marco Petri" w:date="2020-12-22T19:46:00Z"/>
          <w:rFonts w:ascii="Courier New" w:hAnsi="Courier New" w:cs="Courier New"/>
          <w:sz w:val="18"/>
          <w:szCs w:val="18"/>
          <w:lang w:val="en-CA"/>
          <w:rPrChange w:id="8217" w:author="Marco Petri" w:date="2020-12-22T20:06:00Z">
            <w:rPr>
              <w:ins w:id="8218" w:author="aa m" w:date="2020-12-08T17:34:00Z"/>
              <w:del w:id="8219" w:author="Marco Petri" w:date="2020-12-22T19:46:00Z"/>
              <w:rFonts w:ascii="Courier New" w:hAnsi="Courier New" w:cs="Courier New"/>
              <w:sz w:val="22"/>
              <w:lang w:val="en-CA"/>
            </w:rPr>
          </w:rPrChange>
        </w:rPr>
      </w:pPr>
      <w:ins w:id="8220" w:author="aa m" w:date="2020-12-08T17:34:00Z">
        <w:del w:id="8221" w:author="Marco Petri" w:date="2020-12-22T19:46:00Z">
          <w:r w:rsidRPr="0042799C" w:rsidDel="00C22A1C">
            <w:rPr>
              <w:rFonts w:ascii="Courier New" w:hAnsi="Courier New" w:cs="Courier New"/>
              <w:sz w:val="18"/>
              <w:szCs w:val="18"/>
              <w:lang w:val="en-CA"/>
              <w:rPrChange w:id="8222" w:author="Marco Petri" w:date="2020-12-22T20:06:00Z">
                <w:rPr>
                  <w:rFonts w:ascii="Courier New" w:hAnsi="Courier New" w:cs="Courier New"/>
                  <w:sz w:val="22"/>
                  <w:lang w:val="en-CA"/>
                </w:rPr>
              </w:rPrChange>
            </w:rPr>
            <w:delText>//run show for 11 but 3 Date, 3 Item, 3 Customer, 4 CheckpointController, 3 Booking</w:delText>
          </w:r>
        </w:del>
      </w:ins>
    </w:p>
    <w:p w14:paraId="48B6EB2B" w14:textId="77777777" w:rsidR="00637C2C" w:rsidRPr="0042799C" w:rsidDel="00C22A1C" w:rsidRDefault="00637C2C" w:rsidP="00637C2C">
      <w:pPr>
        <w:autoSpaceDE w:val="0"/>
        <w:autoSpaceDN w:val="0"/>
        <w:adjustRightInd w:val="0"/>
        <w:spacing w:line="240" w:lineRule="auto"/>
        <w:jc w:val="left"/>
        <w:rPr>
          <w:ins w:id="8223" w:author="aa m" w:date="2020-12-08T17:34:00Z"/>
          <w:del w:id="8224" w:author="Marco Petri" w:date="2020-12-22T19:46:00Z"/>
          <w:rFonts w:ascii="Courier New" w:hAnsi="Courier New" w:cs="Courier New"/>
          <w:sz w:val="18"/>
          <w:szCs w:val="18"/>
          <w:lang w:val="en-CA"/>
          <w:rPrChange w:id="8225" w:author="Marco Petri" w:date="2020-12-22T20:06:00Z">
            <w:rPr>
              <w:ins w:id="8226" w:author="aa m" w:date="2020-12-08T17:34:00Z"/>
              <w:del w:id="8227" w:author="Marco Petri" w:date="2020-12-22T19:46:00Z"/>
              <w:rFonts w:ascii="Courier New" w:hAnsi="Courier New" w:cs="Courier New"/>
              <w:sz w:val="22"/>
              <w:lang w:val="en-CA"/>
            </w:rPr>
          </w:rPrChange>
        </w:rPr>
      </w:pPr>
    </w:p>
    <w:p w14:paraId="0055C578" w14:textId="616E00CC" w:rsidR="008176E3" w:rsidRPr="0042799C" w:rsidDel="0042799C" w:rsidRDefault="008176E3" w:rsidP="008176E3">
      <w:pPr>
        <w:rPr>
          <w:del w:id="8228" w:author="Marco Petri" w:date="2020-12-22T20:06:00Z"/>
          <w:rFonts w:ascii="Courier New" w:hAnsi="Courier New" w:cs="Courier New"/>
          <w:sz w:val="18"/>
          <w:szCs w:val="18"/>
          <w:lang w:val="en-GB"/>
        </w:rPr>
      </w:pPr>
    </w:p>
    <w:p w14:paraId="24F8D92D" w14:textId="0BFD016D" w:rsidR="008610E7" w:rsidRDefault="008610E7">
      <w:pPr>
        <w:autoSpaceDE w:val="0"/>
        <w:autoSpaceDN w:val="0"/>
        <w:adjustRightInd w:val="0"/>
        <w:spacing w:line="240" w:lineRule="auto"/>
        <w:jc w:val="left"/>
        <w:rPr>
          <w:lang w:val="en-GB"/>
        </w:rPr>
        <w:pPrChange w:id="8229" w:author="Marco Petri" w:date="2020-12-22T19:46:00Z">
          <w:pPr/>
        </w:pPrChange>
      </w:pPr>
      <w:r>
        <w:rPr>
          <w:lang w:val="en-GB"/>
        </w:rPr>
        <w:br w:type="page"/>
      </w:r>
    </w:p>
    <w:p w14:paraId="19BFFD03" w14:textId="5123C8D3"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58" behindDoc="0" locked="0" layoutInCell="1" allowOverlap="1" wp14:anchorId="1A8A058F" wp14:editId="3C03F81F">
                <wp:simplePos x="0" y="0"/>
                <wp:positionH relativeFrom="column">
                  <wp:posOffset>-661035</wp:posOffset>
                </wp:positionH>
                <wp:positionV relativeFrom="page">
                  <wp:posOffset>2667000</wp:posOffset>
                </wp:positionV>
                <wp:extent cx="1066800" cy="1038225"/>
                <wp:effectExtent l="0" t="0" r="19050" b="28575"/>
                <wp:wrapSquare wrapText="bothSides"/>
                <wp:docPr id="24" name="Rectangle 24"/>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058F" id="Rectangle 24" o:spid="_x0000_s1030" style="position:absolute;left:0;text-align:left;margin-left:-52.05pt;margin-top:210pt;width:84pt;height:81.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K+ckbqcAgAAwQUAAA4AAAAAAAAAAAAAAAAALgIAAGRy&#10;cy9lMm9Eb2MueG1sUEsBAi0AFAAGAAgAAAAhAEeg2wThAAAACwEAAA8AAAAAAAAAAAAAAAAA9gQA&#10;AGRycy9kb3ducmV2LnhtbFBLBQYAAAAABAAEAPMAAAAEBgAAAAA=&#10;" fillcolor="white [3212]" strokecolor="white [3212]" strokeweight="1pt">
                <v:textbo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9" behindDoc="0" locked="0" layoutInCell="1" allowOverlap="1" wp14:anchorId="7F528770" wp14:editId="1C22CD26">
                <wp:simplePos x="0" y="0"/>
                <wp:positionH relativeFrom="column">
                  <wp:posOffset>-1070610</wp:posOffset>
                </wp:positionH>
                <wp:positionV relativeFrom="page">
                  <wp:posOffset>1800225</wp:posOffset>
                </wp:positionV>
                <wp:extent cx="7581900" cy="24765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2CE2C6D" id="Rectangle 25" o:spid="_x0000_s1026" style="position:absolute;margin-left:-84.3pt;margin-top:141.75pt;width:597pt;height:1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KfqGn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0" behindDoc="0" locked="0" layoutInCell="1" allowOverlap="1" wp14:anchorId="7E24EF36" wp14:editId="69F9E499">
                <wp:simplePos x="0" y="0"/>
                <wp:positionH relativeFrom="column">
                  <wp:posOffset>-1070610</wp:posOffset>
                </wp:positionH>
                <wp:positionV relativeFrom="page">
                  <wp:posOffset>2543175</wp:posOffset>
                </wp:positionV>
                <wp:extent cx="7534275" cy="2952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0E2E317" id="Rectangle 26" o:spid="_x0000_s1026" style="position:absolute;margin-left:-84.3pt;margin-top:200.25pt;width:593.2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E4vCUm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8230" w:name="_Toc56547570"/>
      <w:bookmarkStart w:id="8231" w:name="_Toc59565411"/>
      <w:bookmarkStart w:id="8232" w:name="_Toc59567850"/>
      <w:r>
        <w:rPr>
          <w:lang w:val="en-GB"/>
        </w:rPr>
        <w:instrText>Part</w:instrText>
      </w:r>
      <w:r w:rsidRPr="00B206BC">
        <w:rPr>
          <w:lang w:val="en-GB"/>
        </w:rPr>
        <w:instrText xml:space="preserve"> </w:instrText>
      </w:r>
      <w:r w:rsidR="009D2A98">
        <w:rPr>
          <w:lang w:val="en-GB"/>
        </w:rPr>
        <w:instrText>5</w:instrText>
      </w:r>
      <w:r w:rsidRPr="00B206BC">
        <w:rPr>
          <w:lang w:val="en-GB"/>
        </w:rPr>
        <w:instrText xml:space="preserve">: </w:instrText>
      </w:r>
      <w:r w:rsidR="009D2A98">
        <w:rPr>
          <w:lang w:val="en-GB"/>
        </w:rPr>
        <w:instrText>Effort spent</w:instrText>
      </w:r>
      <w:bookmarkEnd w:id="8230"/>
      <w:bookmarkEnd w:id="8231"/>
      <w:bookmarkEnd w:id="8232"/>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7" behindDoc="0" locked="0" layoutInCell="1" allowOverlap="1" wp14:anchorId="32C3B6B2" wp14:editId="1944A0D6">
                <wp:simplePos x="0" y="0"/>
                <wp:positionH relativeFrom="column">
                  <wp:posOffset>-1070610</wp:posOffset>
                </wp:positionH>
                <wp:positionV relativeFrom="page">
                  <wp:posOffset>28575</wp:posOffset>
                </wp:positionV>
                <wp:extent cx="7534275" cy="1771650"/>
                <wp:effectExtent l="0" t="0" r="9525" b="0"/>
                <wp:wrapSquare wrapText="bothSides"/>
                <wp:docPr id="27" name="Rectangle 27"/>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611E2BB" id="Rectangle 27" o:spid="_x0000_s1026" style="position:absolute;margin-left:-84.3pt;margin-top:2.25pt;width:593.25pt;height:139.5pt;z-index:25165825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WabUPZ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Effort spent</w:t>
      </w:r>
    </w:p>
    <w:p w14:paraId="698F0B21" w14:textId="0D286930" w:rsidR="00CF27D2" w:rsidRDefault="00D4723E" w:rsidP="00CF27D2">
      <w:pPr>
        <w:rPr>
          <w:lang w:val="en-GB"/>
        </w:rPr>
      </w:pPr>
      <w:r>
        <w:rPr>
          <w:lang w:val="en-GB"/>
        </w:rPr>
        <w:t xml:space="preserve">This part is the part which summarize the </w:t>
      </w:r>
      <w:r w:rsidR="00FF3B02">
        <w:rPr>
          <w:lang w:val="en-GB"/>
        </w:rPr>
        <w:t>effort spent by each member of the team in the documentation building process.</w:t>
      </w:r>
    </w:p>
    <w:p w14:paraId="7E0D701A" w14:textId="74499EDF" w:rsidR="00FF3B02" w:rsidRDefault="00FF3B02" w:rsidP="00CF27D2">
      <w:pPr>
        <w:rPr>
          <w:lang w:val="en-GB"/>
        </w:rPr>
      </w:pPr>
    </w:p>
    <w:p w14:paraId="4760BB09" w14:textId="2E9446CB" w:rsidR="00517F32" w:rsidRDefault="00517F32" w:rsidP="00CF27D2">
      <w:pPr>
        <w:rPr>
          <w:lang w:val="en-GB"/>
        </w:rPr>
      </w:pPr>
    </w:p>
    <w:p w14:paraId="096C9565" w14:textId="13C825C1" w:rsidR="00517F32" w:rsidRDefault="00517F32" w:rsidP="00CF27D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17F32" w14:paraId="0F0B1B58" w14:textId="77777777" w:rsidTr="000B07E8">
        <w:trPr>
          <w:trHeight w:val="340"/>
        </w:trPr>
        <w:tc>
          <w:tcPr>
            <w:tcW w:w="8495" w:type="dxa"/>
            <w:gridSpan w:val="2"/>
            <w:tcBorders>
              <w:bottom w:val="single" w:sz="4" w:space="0" w:color="auto"/>
            </w:tcBorders>
            <w:vAlign w:val="center"/>
          </w:tcPr>
          <w:p w14:paraId="1EF09830" w14:textId="60246F37" w:rsidR="00517F32" w:rsidRPr="000B07E8" w:rsidRDefault="000B07E8" w:rsidP="000B07E8">
            <w:pPr>
              <w:pStyle w:val="NoSpacing"/>
              <w:jc w:val="left"/>
              <w:rPr>
                <w:b/>
                <w:bCs/>
                <w:lang w:val="en-GB"/>
              </w:rPr>
            </w:pPr>
            <w:r w:rsidRPr="000B07E8">
              <w:rPr>
                <w:b/>
                <w:bCs/>
                <w:lang w:val="en-GB"/>
              </w:rPr>
              <w:t>Davide Li Calsi</w:t>
            </w:r>
          </w:p>
        </w:tc>
      </w:tr>
      <w:tr w:rsidR="00517F32" w14:paraId="579707E9" w14:textId="77777777" w:rsidTr="000B07E8">
        <w:trPr>
          <w:trHeight w:val="340"/>
        </w:trPr>
        <w:tc>
          <w:tcPr>
            <w:tcW w:w="5240" w:type="dxa"/>
            <w:tcBorders>
              <w:top w:val="single" w:sz="4" w:space="0" w:color="auto"/>
            </w:tcBorders>
            <w:vAlign w:val="center"/>
          </w:tcPr>
          <w:p w14:paraId="3824B165" w14:textId="7BE01BBC" w:rsidR="00517F32" w:rsidRDefault="00822969"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2B652E5" w14:textId="168A8622" w:rsidR="00517F32" w:rsidRDefault="0075275C" w:rsidP="000B07E8">
            <w:pPr>
              <w:pStyle w:val="NoSpacing"/>
              <w:jc w:val="left"/>
              <w:rPr>
                <w:lang w:val="en-GB"/>
              </w:rPr>
            </w:pPr>
            <w:r>
              <w:rPr>
                <w:lang w:val="en-GB"/>
              </w:rPr>
              <w:t>2</w:t>
            </w:r>
            <w:r w:rsidR="00B24917">
              <w:rPr>
                <w:lang w:val="en-GB"/>
              </w:rPr>
              <w:t>hrs</w:t>
            </w:r>
          </w:p>
        </w:tc>
      </w:tr>
      <w:tr w:rsidR="00517F32" w14:paraId="7E8BA1BE" w14:textId="77777777" w:rsidTr="000B07E8">
        <w:trPr>
          <w:trHeight w:val="340"/>
        </w:trPr>
        <w:tc>
          <w:tcPr>
            <w:tcW w:w="5240" w:type="dxa"/>
            <w:vAlign w:val="center"/>
          </w:tcPr>
          <w:p w14:paraId="58176510" w14:textId="1E30D775" w:rsidR="00517F32" w:rsidRDefault="00822969" w:rsidP="000B07E8">
            <w:pPr>
              <w:pStyle w:val="NoSpacing"/>
              <w:ind w:left="321"/>
              <w:jc w:val="left"/>
              <w:rPr>
                <w:lang w:val="en-GB"/>
              </w:rPr>
            </w:pPr>
            <w:r>
              <w:rPr>
                <w:lang w:val="en-GB"/>
              </w:rPr>
              <w:t>Overall description</w:t>
            </w:r>
          </w:p>
        </w:tc>
        <w:tc>
          <w:tcPr>
            <w:tcW w:w="3255" w:type="dxa"/>
            <w:vAlign w:val="center"/>
          </w:tcPr>
          <w:p w14:paraId="148CF47A" w14:textId="5B474C28" w:rsidR="00517F32" w:rsidRDefault="00DE65CA" w:rsidP="000B07E8">
            <w:pPr>
              <w:pStyle w:val="NoSpacing"/>
              <w:jc w:val="left"/>
              <w:rPr>
                <w:lang w:val="en-GB"/>
              </w:rPr>
            </w:pPr>
            <w:r>
              <w:rPr>
                <w:lang w:val="en-GB"/>
              </w:rPr>
              <w:t>5</w:t>
            </w:r>
            <w:r w:rsidR="001C2B14">
              <w:rPr>
                <w:lang w:val="en-GB"/>
              </w:rPr>
              <w:t>.5</w:t>
            </w:r>
            <w:r w:rsidR="00212998">
              <w:rPr>
                <w:lang w:val="en-GB"/>
              </w:rPr>
              <w:t>hrs</w:t>
            </w:r>
          </w:p>
        </w:tc>
      </w:tr>
      <w:tr w:rsidR="00517F32" w14:paraId="7EA2DFDA" w14:textId="77777777" w:rsidTr="000B07E8">
        <w:trPr>
          <w:trHeight w:val="340"/>
        </w:trPr>
        <w:tc>
          <w:tcPr>
            <w:tcW w:w="5240" w:type="dxa"/>
            <w:vAlign w:val="center"/>
          </w:tcPr>
          <w:p w14:paraId="4DC8E36B" w14:textId="0CFDA65B" w:rsidR="00517F32" w:rsidRDefault="00B24917" w:rsidP="000B07E8">
            <w:pPr>
              <w:pStyle w:val="NoSpacing"/>
              <w:ind w:left="321"/>
              <w:jc w:val="left"/>
              <w:rPr>
                <w:lang w:val="en-GB"/>
              </w:rPr>
            </w:pPr>
            <w:r>
              <w:rPr>
                <w:lang w:val="en-GB"/>
              </w:rPr>
              <w:t>Requirements</w:t>
            </w:r>
          </w:p>
        </w:tc>
        <w:tc>
          <w:tcPr>
            <w:tcW w:w="3255" w:type="dxa"/>
            <w:vAlign w:val="center"/>
          </w:tcPr>
          <w:p w14:paraId="2EC96134" w14:textId="59417D83" w:rsidR="00517F32" w:rsidRDefault="001C2B14" w:rsidP="000B07E8">
            <w:pPr>
              <w:pStyle w:val="NoSpacing"/>
              <w:jc w:val="left"/>
              <w:rPr>
                <w:lang w:val="en-GB"/>
              </w:rPr>
            </w:pPr>
            <w:r>
              <w:rPr>
                <w:lang w:val="en-GB"/>
              </w:rPr>
              <w:t>13</w:t>
            </w:r>
            <w:r w:rsidR="00B24917">
              <w:rPr>
                <w:lang w:val="en-GB"/>
              </w:rPr>
              <w:t>hrs</w:t>
            </w:r>
          </w:p>
        </w:tc>
      </w:tr>
      <w:tr w:rsidR="00517F32" w14:paraId="0E65C70F" w14:textId="77777777" w:rsidTr="000B07E8">
        <w:trPr>
          <w:trHeight w:val="340"/>
        </w:trPr>
        <w:tc>
          <w:tcPr>
            <w:tcW w:w="5240" w:type="dxa"/>
            <w:vAlign w:val="center"/>
          </w:tcPr>
          <w:p w14:paraId="4972B7D7" w14:textId="1BD0C823" w:rsidR="00517F32" w:rsidRDefault="00B24917" w:rsidP="000B07E8">
            <w:pPr>
              <w:pStyle w:val="NoSpacing"/>
              <w:ind w:left="321"/>
              <w:jc w:val="left"/>
              <w:rPr>
                <w:lang w:val="en-GB"/>
              </w:rPr>
            </w:pPr>
            <w:r>
              <w:rPr>
                <w:lang w:val="en-GB"/>
              </w:rPr>
              <w:t>Alloy</w:t>
            </w:r>
          </w:p>
        </w:tc>
        <w:tc>
          <w:tcPr>
            <w:tcW w:w="3255" w:type="dxa"/>
            <w:vAlign w:val="center"/>
          </w:tcPr>
          <w:p w14:paraId="51038081" w14:textId="79D494F4" w:rsidR="00517F32" w:rsidRDefault="003A3759" w:rsidP="000B07E8">
            <w:pPr>
              <w:pStyle w:val="NoSpacing"/>
              <w:jc w:val="left"/>
              <w:rPr>
                <w:lang w:val="en-GB"/>
              </w:rPr>
            </w:pPr>
            <w:ins w:id="8233" w:author="asus" w:date="2020-12-22T20:44:00Z">
              <w:del w:id="8234" w:author="Marco Petri" w:date="2020-12-22T22:22:00Z">
                <w:r w:rsidDel="0080605A">
                  <w:rPr>
                    <w:lang w:val="en-GB"/>
                  </w:rPr>
                  <w:delText>31</w:delText>
                </w:r>
              </w:del>
            </w:ins>
            <w:ins w:id="8235" w:author="asus" w:date="2020-12-19T12:38:00Z">
              <w:del w:id="8236" w:author="Marco Petri" w:date="2020-12-22T18:55:00Z">
                <w:r w:rsidR="00C35B08" w:rsidDel="00103228">
                  <w:rPr>
                    <w:lang w:val="en-GB"/>
                  </w:rPr>
                  <w:delText>1.</w:delText>
                </w:r>
              </w:del>
            </w:ins>
            <w:ins w:id="8237" w:author="Marco Petri" w:date="2020-12-22T22:22:00Z">
              <w:r w:rsidR="0080605A">
                <w:rPr>
                  <w:lang w:val="en-GB"/>
                </w:rPr>
                <w:t>5</w:t>
              </w:r>
            </w:ins>
            <w:ins w:id="8238" w:author="asus" w:date="2020-12-19T12:38:00Z">
              <w:del w:id="8239" w:author="Marco Petri" w:date="2020-12-22T18:55:00Z">
                <w:r w:rsidR="00C35B08" w:rsidDel="00103228">
                  <w:rPr>
                    <w:lang w:val="en-GB"/>
                  </w:rPr>
                  <w:delText>5</w:delText>
                </w:r>
              </w:del>
            </w:ins>
            <w:del w:id="8240" w:author="asus" w:date="2020-12-19T12:38:00Z">
              <w:r w:rsidR="00B24917">
                <w:rPr>
                  <w:lang w:val="en-GB"/>
                </w:rPr>
                <w:delText>0</w:delText>
              </w:r>
            </w:del>
            <w:r w:rsidR="00B24917">
              <w:rPr>
                <w:lang w:val="en-GB"/>
              </w:rPr>
              <w:t>hrs</w:t>
            </w:r>
          </w:p>
        </w:tc>
      </w:tr>
      <w:tr w:rsidR="004D707F" w14:paraId="1373224E" w14:textId="77777777" w:rsidTr="000B07E8">
        <w:trPr>
          <w:trHeight w:val="340"/>
        </w:trPr>
        <w:tc>
          <w:tcPr>
            <w:tcW w:w="5240" w:type="dxa"/>
            <w:vAlign w:val="center"/>
          </w:tcPr>
          <w:p w14:paraId="3CC5FD1A" w14:textId="1B3DAA9B" w:rsidR="004D707F" w:rsidRDefault="004D707F" w:rsidP="000B07E8">
            <w:pPr>
              <w:pStyle w:val="NoSpacing"/>
              <w:ind w:left="321"/>
              <w:jc w:val="left"/>
              <w:rPr>
                <w:lang w:val="en-GB"/>
              </w:rPr>
            </w:pPr>
            <w:r>
              <w:rPr>
                <w:lang w:val="en-GB"/>
              </w:rPr>
              <w:t>Revision</w:t>
            </w:r>
          </w:p>
        </w:tc>
        <w:tc>
          <w:tcPr>
            <w:tcW w:w="3255" w:type="dxa"/>
            <w:vAlign w:val="center"/>
          </w:tcPr>
          <w:p w14:paraId="128BACDC" w14:textId="21B936EF" w:rsidR="004D707F" w:rsidRDefault="00C35B08" w:rsidP="000B07E8">
            <w:pPr>
              <w:pStyle w:val="NoSpacing"/>
              <w:jc w:val="left"/>
              <w:rPr>
                <w:lang w:val="en-GB"/>
              </w:rPr>
            </w:pPr>
            <w:ins w:id="8241" w:author="asus" w:date="2020-12-19T12:37:00Z">
              <w:r>
                <w:rPr>
                  <w:lang w:val="en-GB"/>
                </w:rPr>
                <w:t>4</w:t>
              </w:r>
            </w:ins>
            <w:del w:id="8242" w:author="asus" w:date="2020-12-19T12:37:00Z">
              <w:r w:rsidR="001C2B14">
                <w:rPr>
                  <w:lang w:val="en-GB"/>
                </w:rPr>
                <w:delText>1</w:delText>
              </w:r>
            </w:del>
            <w:r w:rsidR="004D707F">
              <w:rPr>
                <w:lang w:val="en-GB"/>
              </w:rPr>
              <w:t>hrs</w:t>
            </w:r>
          </w:p>
        </w:tc>
      </w:tr>
    </w:tbl>
    <w:p w14:paraId="005D2653" w14:textId="10034DC0" w:rsidR="00517F32" w:rsidRDefault="00517F32"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730C45DB" w14:textId="77777777" w:rsidTr="000B07E8">
        <w:trPr>
          <w:trHeight w:val="340"/>
        </w:trPr>
        <w:tc>
          <w:tcPr>
            <w:tcW w:w="8495" w:type="dxa"/>
            <w:gridSpan w:val="2"/>
            <w:tcBorders>
              <w:bottom w:val="single" w:sz="4" w:space="0" w:color="auto"/>
            </w:tcBorders>
            <w:vAlign w:val="center"/>
          </w:tcPr>
          <w:p w14:paraId="57D07458" w14:textId="5FED2D68" w:rsidR="00B24917" w:rsidRPr="000B07E8" w:rsidRDefault="000B07E8" w:rsidP="000B07E8">
            <w:pPr>
              <w:pStyle w:val="NoSpacing"/>
              <w:jc w:val="left"/>
              <w:rPr>
                <w:b/>
                <w:bCs/>
                <w:lang w:val="en-GB"/>
              </w:rPr>
            </w:pPr>
            <w:r w:rsidRPr="000B07E8">
              <w:rPr>
                <w:b/>
                <w:bCs/>
                <w:lang w:val="en-GB"/>
              </w:rPr>
              <w:t>Andrea Alberto Marchesi</w:t>
            </w:r>
          </w:p>
        </w:tc>
      </w:tr>
      <w:tr w:rsidR="00B24917" w14:paraId="3184499A" w14:textId="77777777" w:rsidTr="000B07E8">
        <w:trPr>
          <w:trHeight w:val="340"/>
        </w:trPr>
        <w:tc>
          <w:tcPr>
            <w:tcW w:w="5240" w:type="dxa"/>
            <w:tcBorders>
              <w:top w:val="single" w:sz="4" w:space="0" w:color="auto"/>
            </w:tcBorders>
            <w:vAlign w:val="center"/>
          </w:tcPr>
          <w:p w14:paraId="38E0E65C"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26F21E61" w14:textId="7892851F" w:rsidR="00B24917" w:rsidRDefault="001C426C" w:rsidP="000B07E8">
            <w:pPr>
              <w:pStyle w:val="NoSpacing"/>
              <w:jc w:val="left"/>
              <w:rPr>
                <w:lang w:val="en-GB"/>
              </w:rPr>
            </w:pPr>
            <w:r>
              <w:rPr>
                <w:lang w:val="en-GB"/>
              </w:rPr>
              <w:t>2</w:t>
            </w:r>
            <w:r w:rsidR="00B24917">
              <w:rPr>
                <w:lang w:val="en-GB"/>
              </w:rPr>
              <w:t>hrs</w:t>
            </w:r>
          </w:p>
        </w:tc>
      </w:tr>
      <w:tr w:rsidR="00B24917" w14:paraId="696C7A68" w14:textId="77777777" w:rsidTr="000B07E8">
        <w:trPr>
          <w:trHeight w:val="340"/>
        </w:trPr>
        <w:tc>
          <w:tcPr>
            <w:tcW w:w="5240" w:type="dxa"/>
            <w:vAlign w:val="center"/>
          </w:tcPr>
          <w:p w14:paraId="3B087508"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4E7E96D0" w14:textId="2809F232" w:rsidR="00B24917" w:rsidRDefault="00F651B7" w:rsidP="000B07E8">
            <w:pPr>
              <w:pStyle w:val="NoSpacing"/>
              <w:jc w:val="left"/>
              <w:rPr>
                <w:lang w:val="en-GB"/>
              </w:rPr>
            </w:pPr>
            <w:r>
              <w:rPr>
                <w:lang w:val="en-GB"/>
              </w:rPr>
              <w:t>7</w:t>
            </w:r>
            <w:r w:rsidR="00B24917">
              <w:rPr>
                <w:lang w:val="en-GB"/>
              </w:rPr>
              <w:t>hrs</w:t>
            </w:r>
          </w:p>
        </w:tc>
      </w:tr>
      <w:tr w:rsidR="00B24917" w14:paraId="4213AC48" w14:textId="77777777" w:rsidTr="000B07E8">
        <w:trPr>
          <w:trHeight w:val="340"/>
        </w:trPr>
        <w:tc>
          <w:tcPr>
            <w:tcW w:w="5240" w:type="dxa"/>
            <w:vAlign w:val="center"/>
          </w:tcPr>
          <w:p w14:paraId="01A0E79D" w14:textId="77777777" w:rsidR="00B24917" w:rsidRDefault="00B24917" w:rsidP="000B07E8">
            <w:pPr>
              <w:pStyle w:val="NoSpacing"/>
              <w:ind w:left="321"/>
              <w:jc w:val="left"/>
              <w:rPr>
                <w:lang w:val="en-GB"/>
              </w:rPr>
            </w:pPr>
            <w:r>
              <w:rPr>
                <w:lang w:val="en-GB"/>
              </w:rPr>
              <w:t>Requirements</w:t>
            </w:r>
          </w:p>
        </w:tc>
        <w:tc>
          <w:tcPr>
            <w:tcW w:w="3255" w:type="dxa"/>
            <w:vAlign w:val="center"/>
          </w:tcPr>
          <w:p w14:paraId="14E220DE" w14:textId="209D2C6D" w:rsidR="00B24917" w:rsidRDefault="00B76F99" w:rsidP="000B07E8">
            <w:pPr>
              <w:pStyle w:val="NoSpacing"/>
              <w:jc w:val="left"/>
              <w:rPr>
                <w:lang w:val="en-GB"/>
              </w:rPr>
            </w:pPr>
            <w:r>
              <w:rPr>
                <w:lang w:val="en-GB"/>
              </w:rPr>
              <w:t>13</w:t>
            </w:r>
            <w:r w:rsidR="00B24917">
              <w:rPr>
                <w:lang w:val="en-GB"/>
              </w:rPr>
              <w:t>hrs</w:t>
            </w:r>
          </w:p>
        </w:tc>
      </w:tr>
      <w:tr w:rsidR="00B24917" w14:paraId="683268EB" w14:textId="77777777" w:rsidTr="000B07E8">
        <w:trPr>
          <w:trHeight w:val="340"/>
        </w:trPr>
        <w:tc>
          <w:tcPr>
            <w:tcW w:w="5240" w:type="dxa"/>
            <w:vAlign w:val="center"/>
          </w:tcPr>
          <w:p w14:paraId="07C51E03" w14:textId="77777777" w:rsidR="00B24917" w:rsidRDefault="00B24917" w:rsidP="000B07E8">
            <w:pPr>
              <w:pStyle w:val="NoSpacing"/>
              <w:ind w:left="321"/>
              <w:jc w:val="left"/>
              <w:rPr>
                <w:lang w:val="en-GB"/>
              </w:rPr>
            </w:pPr>
            <w:r>
              <w:rPr>
                <w:lang w:val="en-GB"/>
              </w:rPr>
              <w:t>Alloy</w:t>
            </w:r>
          </w:p>
        </w:tc>
        <w:tc>
          <w:tcPr>
            <w:tcW w:w="3255" w:type="dxa"/>
            <w:vAlign w:val="center"/>
          </w:tcPr>
          <w:p w14:paraId="301D1EC6" w14:textId="00E40EEE" w:rsidR="00B24917" w:rsidRDefault="007A0FA4" w:rsidP="000B07E8">
            <w:pPr>
              <w:pStyle w:val="NoSpacing"/>
              <w:jc w:val="left"/>
              <w:rPr>
                <w:lang w:val="en-GB"/>
              </w:rPr>
            </w:pPr>
            <w:ins w:id="8243" w:author="Marco Petri" w:date="2020-12-22T18:55:00Z">
              <w:r>
                <w:rPr>
                  <w:lang w:val="en-GB"/>
                </w:rPr>
                <w:t>3</w:t>
              </w:r>
              <w:r w:rsidR="009B0151">
                <w:rPr>
                  <w:lang w:val="en-GB"/>
                </w:rPr>
                <w:t>0</w:t>
              </w:r>
            </w:ins>
            <w:del w:id="8244" w:author="Marco Petri" w:date="2020-12-22T18:55:00Z">
              <w:r w:rsidR="00C80ED4" w:rsidDel="007A0FA4">
                <w:rPr>
                  <w:lang w:val="en-GB"/>
                </w:rPr>
                <w:delText>2</w:delText>
              </w:r>
            </w:del>
            <w:r w:rsidR="00B24917">
              <w:rPr>
                <w:lang w:val="en-GB"/>
              </w:rPr>
              <w:t>hrs</w:t>
            </w:r>
          </w:p>
        </w:tc>
      </w:tr>
      <w:tr w:rsidR="004D707F" w14:paraId="451EE612" w14:textId="77777777" w:rsidTr="000B07E8">
        <w:trPr>
          <w:trHeight w:val="340"/>
        </w:trPr>
        <w:tc>
          <w:tcPr>
            <w:tcW w:w="5240" w:type="dxa"/>
            <w:vAlign w:val="center"/>
          </w:tcPr>
          <w:p w14:paraId="0CB8D98A" w14:textId="37E7D6F7" w:rsidR="004D707F" w:rsidRDefault="004D707F" w:rsidP="000B07E8">
            <w:pPr>
              <w:pStyle w:val="NoSpacing"/>
              <w:ind w:left="321"/>
              <w:jc w:val="left"/>
              <w:rPr>
                <w:lang w:val="en-GB"/>
              </w:rPr>
            </w:pPr>
            <w:r>
              <w:rPr>
                <w:lang w:val="en-GB"/>
              </w:rPr>
              <w:t>Revision</w:t>
            </w:r>
          </w:p>
        </w:tc>
        <w:tc>
          <w:tcPr>
            <w:tcW w:w="3255" w:type="dxa"/>
            <w:vAlign w:val="center"/>
          </w:tcPr>
          <w:p w14:paraId="2A7E2A06" w14:textId="79B33DF0" w:rsidR="004D707F" w:rsidRDefault="008350DB" w:rsidP="000B07E8">
            <w:pPr>
              <w:pStyle w:val="NoSpacing"/>
              <w:jc w:val="left"/>
              <w:rPr>
                <w:lang w:val="en-GB"/>
              </w:rPr>
            </w:pPr>
            <w:ins w:id="8245" w:author="Marco Petri" w:date="2020-12-22T18:54:00Z">
              <w:r>
                <w:rPr>
                  <w:lang w:val="en-GB"/>
                </w:rPr>
                <w:t>2.5</w:t>
              </w:r>
            </w:ins>
            <w:ins w:id="8246" w:author="aa m" w:date="2020-12-22T18:53:00Z">
              <w:del w:id="8247" w:author="Marco Petri" w:date="2020-12-22T18:54:00Z">
                <w:r w:rsidR="007A5A13" w:rsidDel="008350DB">
                  <w:rPr>
                    <w:lang w:val="en-GB"/>
                  </w:rPr>
                  <w:delText>1</w:delText>
                </w:r>
              </w:del>
            </w:ins>
            <w:del w:id="8248" w:author="Marco Petri" w:date="2020-12-22T18:53:00Z">
              <w:r w:rsidR="004D707F" w:rsidDel="005B5179">
                <w:rPr>
                  <w:lang w:val="en-GB"/>
                </w:rPr>
                <w:delText>0</w:delText>
              </w:r>
            </w:del>
            <w:r w:rsidR="004D707F">
              <w:rPr>
                <w:lang w:val="en-GB"/>
              </w:rPr>
              <w:t>hrs</w:t>
            </w:r>
          </w:p>
        </w:tc>
      </w:tr>
    </w:tbl>
    <w:p w14:paraId="69CA894D" w14:textId="6C214BF7" w:rsidR="00B24917" w:rsidRDefault="00B24917"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644A30A9" w14:textId="77777777" w:rsidTr="000B07E8">
        <w:trPr>
          <w:trHeight w:val="340"/>
        </w:trPr>
        <w:tc>
          <w:tcPr>
            <w:tcW w:w="8495" w:type="dxa"/>
            <w:gridSpan w:val="2"/>
            <w:tcBorders>
              <w:bottom w:val="single" w:sz="4" w:space="0" w:color="auto"/>
            </w:tcBorders>
            <w:vAlign w:val="center"/>
          </w:tcPr>
          <w:p w14:paraId="3D0E2FBD" w14:textId="77777777" w:rsidR="00B24917" w:rsidRPr="000B07E8" w:rsidRDefault="00B24917" w:rsidP="000B07E8">
            <w:pPr>
              <w:pStyle w:val="NoSpacing"/>
              <w:jc w:val="left"/>
              <w:rPr>
                <w:b/>
                <w:bCs/>
                <w:lang w:val="en-GB"/>
              </w:rPr>
            </w:pPr>
            <w:r w:rsidRPr="000B07E8">
              <w:rPr>
                <w:b/>
                <w:bCs/>
                <w:lang w:val="en-GB"/>
              </w:rPr>
              <w:t>Marco Petri</w:t>
            </w:r>
          </w:p>
        </w:tc>
      </w:tr>
      <w:tr w:rsidR="00B24917" w14:paraId="16B670F5" w14:textId="77777777" w:rsidTr="000B07E8">
        <w:trPr>
          <w:trHeight w:val="340"/>
        </w:trPr>
        <w:tc>
          <w:tcPr>
            <w:tcW w:w="5240" w:type="dxa"/>
            <w:tcBorders>
              <w:top w:val="single" w:sz="4" w:space="0" w:color="auto"/>
            </w:tcBorders>
            <w:vAlign w:val="center"/>
          </w:tcPr>
          <w:p w14:paraId="0D39BCC8"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B0C0205" w14:textId="592C9E82" w:rsidR="00B24917" w:rsidRDefault="000B07E8" w:rsidP="000B07E8">
            <w:pPr>
              <w:pStyle w:val="NoSpacing"/>
              <w:jc w:val="left"/>
              <w:rPr>
                <w:lang w:val="en-GB"/>
              </w:rPr>
            </w:pPr>
            <w:r>
              <w:rPr>
                <w:lang w:val="en-GB"/>
              </w:rPr>
              <w:t>2</w:t>
            </w:r>
            <w:r w:rsidR="00792067">
              <w:rPr>
                <w:lang w:val="en-GB"/>
              </w:rPr>
              <w:t>.5</w:t>
            </w:r>
            <w:r w:rsidR="00B24917">
              <w:rPr>
                <w:lang w:val="en-GB"/>
              </w:rPr>
              <w:t>hrs</w:t>
            </w:r>
          </w:p>
        </w:tc>
      </w:tr>
      <w:tr w:rsidR="00B24917" w14:paraId="72AB7117" w14:textId="77777777" w:rsidTr="000B07E8">
        <w:trPr>
          <w:trHeight w:val="340"/>
        </w:trPr>
        <w:tc>
          <w:tcPr>
            <w:tcW w:w="5240" w:type="dxa"/>
            <w:vAlign w:val="center"/>
          </w:tcPr>
          <w:p w14:paraId="70181349"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66A8BEC5" w14:textId="11C9133A" w:rsidR="00B24917" w:rsidRDefault="00106989" w:rsidP="000B07E8">
            <w:pPr>
              <w:pStyle w:val="NoSpacing"/>
              <w:jc w:val="left"/>
              <w:rPr>
                <w:lang w:val="en-GB"/>
              </w:rPr>
            </w:pPr>
            <w:r>
              <w:rPr>
                <w:lang w:val="en-GB"/>
              </w:rPr>
              <w:t>5</w:t>
            </w:r>
            <w:r w:rsidR="00B2695C">
              <w:rPr>
                <w:lang w:val="en-GB"/>
              </w:rPr>
              <w:t>hrs</w:t>
            </w:r>
          </w:p>
        </w:tc>
      </w:tr>
      <w:tr w:rsidR="00B24917" w14:paraId="71FE1600" w14:textId="77777777" w:rsidTr="000B07E8">
        <w:trPr>
          <w:trHeight w:val="340"/>
        </w:trPr>
        <w:tc>
          <w:tcPr>
            <w:tcW w:w="5240" w:type="dxa"/>
            <w:vAlign w:val="center"/>
          </w:tcPr>
          <w:p w14:paraId="361E8447" w14:textId="77777777" w:rsidR="00B24917" w:rsidRDefault="00B24917" w:rsidP="000B07E8">
            <w:pPr>
              <w:pStyle w:val="NoSpacing"/>
              <w:ind w:left="321"/>
              <w:jc w:val="left"/>
              <w:rPr>
                <w:lang w:val="en-GB"/>
              </w:rPr>
            </w:pPr>
            <w:r>
              <w:rPr>
                <w:lang w:val="en-GB"/>
              </w:rPr>
              <w:t>Requirements</w:t>
            </w:r>
          </w:p>
        </w:tc>
        <w:tc>
          <w:tcPr>
            <w:tcW w:w="3255" w:type="dxa"/>
            <w:vAlign w:val="center"/>
          </w:tcPr>
          <w:p w14:paraId="4BC57A9F" w14:textId="69F34E3E" w:rsidR="00B24917" w:rsidRDefault="00106989" w:rsidP="000B07E8">
            <w:pPr>
              <w:pStyle w:val="NoSpacing"/>
              <w:jc w:val="left"/>
              <w:rPr>
                <w:lang w:val="en-GB"/>
              </w:rPr>
            </w:pPr>
            <w:r>
              <w:rPr>
                <w:lang w:val="en-GB"/>
              </w:rPr>
              <w:t>12</w:t>
            </w:r>
            <w:r w:rsidR="00B24917">
              <w:rPr>
                <w:lang w:val="en-GB"/>
              </w:rPr>
              <w:t>hrs</w:t>
            </w:r>
          </w:p>
        </w:tc>
      </w:tr>
      <w:tr w:rsidR="00B24917" w14:paraId="3DE6161B" w14:textId="77777777" w:rsidTr="000B07E8">
        <w:trPr>
          <w:trHeight w:val="340"/>
        </w:trPr>
        <w:tc>
          <w:tcPr>
            <w:tcW w:w="5240" w:type="dxa"/>
            <w:vAlign w:val="center"/>
          </w:tcPr>
          <w:p w14:paraId="3B9F01F3" w14:textId="77777777" w:rsidR="00B24917" w:rsidRDefault="00B24917" w:rsidP="000B07E8">
            <w:pPr>
              <w:pStyle w:val="NoSpacing"/>
              <w:ind w:left="321"/>
              <w:jc w:val="left"/>
              <w:rPr>
                <w:lang w:val="en-GB"/>
              </w:rPr>
            </w:pPr>
            <w:r>
              <w:rPr>
                <w:lang w:val="en-GB"/>
              </w:rPr>
              <w:t>Alloy</w:t>
            </w:r>
          </w:p>
        </w:tc>
        <w:tc>
          <w:tcPr>
            <w:tcW w:w="3255" w:type="dxa"/>
            <w:vAlign w:val="center"/>
          </w:tcPr>
          <w:p w14:paraId="5E1A9C2B" w14:textId="32481577" w:rsidR="00B24917" w:rsidRDefault="006E276D" w:rsidP="000B07E8">
            <w:pPr>
              <w:pStyle w:val="NoSpacing"/>
              <w:jc w:val="left"/>
              <w:rPr>
                <w:lang w:val="en-GB"/>
              </w:rPr>
            </w:pPr>
            <w:r>
              <w:rPr>
                <w:lang w:val="en-GB"/>
              </w:rPr>
              <w:t>2</w:t>
            </w:r>
            <w:ins w:id="8249" w:author="Marco Petri" w:date="2020-12-22T18:55:00Z">
              <w:r w:rsidR="007A0FA4">
                <w:rPr>
                  <w:lang w:val="en-GB"/>
                </w:rPr>
                <w:t>7</w:t>
              </w:r>
            </w:ins>
            <w:del w:id="8250" w:author="Marco Petri" w:date="2020-12-22T18:55:00Z">
              <w:r w:rsidDel="007A0FA4">
                <w:rPr>
                  <w:lang w:val="en-GB"/>
                </w:rPr>
                <w:delText>.5</w:delText>
              </w:r>
            </w:del>
            <w:r w:rsidR="00B24917">
              <w:rPr>
                <w:lang w:val="en-GB"/>
              </w:rPr>
              <w:t>hrs</w:t>
            </w:r>
          </w:p>
        </w:tc>
      </w:tr>
      <w:tr w:rsidR="004D707F" w14:paraId="1D33B7C3" w14:textId="77777777" w:rsidTr="000B07E8">
        <w:trPr>
          <w:trHeight w:val="340"/>
        </w:trPr>
        <w:tc>
          <w:tcPr>
            <w:tcW w:w="5240" w:type="dxa"/>
            <w:vAlign w:val="center"/>
          </w:tcPr>
          <w:p w14:paraId="6B143041" w14:textId="7F16A591" w:rsidR="004D707F" w:rsidRDefault="004D707F" w:rsidP="000B07E8">
            <w:pPr>
              <w:pStyle w:val="NoSpacing"/>
              <w:ind w:left="321"/>
              <w:jc w:val="left"/>
              <w:rPr>
                <w:lang w:val="en-GB"/>
              </w:rPr>
            </w:pPr>
            <w:r>
              <w:rPr>
                <w:lang w:val="en-GB"/>
              </w:rPr>
              <w:t>Revision</w:t>
            </w:r>
          </w:p>
        </w:tc>
        <w:tc>
          <w:tcPr>
            <w:tcW w:w="3255" w:type="dxa"/>
            <w:vAlign w:val="center"/>
          </w:tcPr>
          <w:p w14:paraId="008C30AB" w14:textId="428FC13B" w:rsidR="004D707F" w:rsidRDefault="008350DB" w:rsidP="000B07E8">
            <w:pPr>
              <w:pStyle w:val="NoSpacing"/>
              <w:jc w:val="left"/>
              <w:rPr>
                <w:lang w:val="en-GB"/>
              </w:rPr>
            </w:pPr>
            <w:ins w:id="8251" w:author="Marco Petri" w:date="2020-12-22T18:54:00Z">
              <w:r>
                <w:rPr>
                  <w:lang w:val="en-GB"/>
                </w:rPr>
                <w:t>2.5</w:t>
              </w:r>
            </w:ins>
            <w:del w:id="8252" w:author="Marco Petri" w:date="2020-12-22T18:54:00Z">
              <w:r w:rsidR="004D707F" w:rsidDel="008350DB">
                <w:rPr>
                  <w:lang w:val="en-GB"/>
                </w:rPr>
                <w:delText>2</w:delText>
              </w:r>
            </w:del>
            <w:del w:id="8253" w:author="Marco Petri" w:date="2020-12-22T18:53:00Z">
              <w:r w:rsidR="004D707F" w:rsidDel="005B5179">
                <w:rPr>
                  <w:lang w:val="en-GB"/>
                </w:rPr>
                <w:delText>.5</w:delText>
              </w:r>
            </w:del>
            <w:r w:rsidR="004D707F">
              <w:rPr>
                <w:lang w:val="en-GB"/>
              </w:rPr>
              <w:t>hrs</w:t>
            </w:r>
          </w:p>
        </w:tc>
      </w:tr>
    </w:tbl>
    <w:p w14:paraId="546C3BAA" w14:textId="77777777" w:rsidR="00B24917" w:rsidRDefault="00B24917" w:rsidP="000B07E8">
      <w:pPr>
        <w:pStyle w:val="NoSpacing"/>
        <w:rPr>
          <w:lang w:val="en-GB"/>
        </w:rPr>
      </w:pPr>
    </w:p>
    <w:p w14:paraId="3D244838" w14:textId="77777777" w:rsidR="00653BD9" w:rsidRDefault="00653BD9"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653BD9" w14:paraId="00B99264" w14:textId="77777777" w:rsidTr="00422CC6">
        <w:trPr>
          <w:trHeight w:val="340"/>
        </w:trPr>
        <w:tc>
          <w:tcPr>
            <w:tcW w:w="8495" w:type="dxa"/>
            <w:gridSpan w:val="2"/>
            <w:tcBorders>
              <w:bottom w:val="single" w:sz="4" w:space="0" w:color="auto"/>
            </w:tcBorders>
            <w:vAlign w:val="center"/>
          </w:tcPr>
          <w:p w14:paraId="61792CD3" w14:textId="5B7A60E4" w:rsidR="00653BD9" w:rsidRPr="000B07E8" w:rsidRDefault="00653BD9" w:rsidP="00422CC6">
            <w:pPr>
              <w:pStyle w:val="NoSpacing"/>
              <w:jc w:val="left"/>
              <w:rPr>
                <w:b/>
                <w:bCs/>
                <w:lang w:val="en-GB"/>
              </w:rPr>
            </w:pPr>
            <w:r>
              <w:rPr>
                <w:b/>
                <w:bCs/>
                <w:lang w:val="en-GB"/>
              </w:rPr>
              <w:t>All</w:t>
            </w:r>
          </w:p>
        </w:tc>
      </w:tr>
      <w:tr w:rsidR="00653BD9" w14:paraId="4C99FE6E" w14:textId="77777777" w:rsidTr="00422CC6">
        <w:trPr>
          <w:trHeight w:val="340"/>
        </w:trPr>
        <w:tc>
          <w:tcPr>
            <w:tcW w:w="5240" w:type="dxa"/>
            <w:tcBorders>
              <w:top w:val="single" w:sz="4" w:space="0" w:color="auto"/>
            </w:tcBorders>
            <w:vAlign w:val="center"/>
          </w:tcPr>
          <w:p w14:paraId="6A31C3D8" w14:textId="584F8D77" w:rsidR="00653BD9" w:rsidRDefault="00AB4CA5" w:rsidP="00422CC6">
            <w:pPr>
              <w:pStyle w:val="NoSpacing"/>
              <w:ind w:left="321"/>
              <w:jc w:val="left"/>
              <w:rPr>
                <w:lang w:val="en-GB"/>
              </w:rPr>
            </w:pPr>
            <w:r>
              <w:rPr>
                <w:lang w:val="en-GB"/>
              </w:rPr>
              <w:t>Meetings</w:t>
            </w:r>
          </w:p>
        </w:tc>
        <w:tc>
          <w:tcPr>
            <w:tcW w:w="3255" w:type="dxa"/>
            <w:tcBorders>
              <w:top w:val="single" w:sz="4" w:space="0" w:color="auto"/>
            </w:tcBorders>
            <w:vAlign w:val="center"/>
          </w:tcPr>
          <w:p w14:paraId="1233142F" w14:textId="3F3C996B" w:rsidR="00653BD9" w:rsidRDefault="00D4145E" w:rsidP="00422CC6">
            <w:pPr>
              <w:pStyle w:val="NoSpacing"/>
              <w:jc w:val="left"/>
              <w:rPr>
                <w:lang w:val="en-GB"/>
              </w:rPr>
            </w:pPr>
            <w:ins w:id="8254" w:author="Marco Petri" w:date="2020-12-22T18:52:00Z">
              <w:r>
                <w:rPr>
                  <w:lang w:val="en-GB"/>
                </w:rPr>
                <w:t>20</w:t>
              </w:r>
            </w:ins>
            <w:del w:id="8255" w:author="Marco Petri" w:date="2020-12-22T18:52:00Z">
              <w:r w:rsidR="00051C61" w:rsidDel="00D4145E">
                <w:rPr>
                  <w:lang w:val="en-GB"/>
                </w:rPr>
                <w:delText>1</w:delText>
              </w:r>
              <w:r w:rsidR="006A468C" w:rsidDel="00D4145E">
                <w:rPr>
                  <w:lang w:val="en-GB"/>
                </w:rPr>
                <w:delText>4</w:delText>
              </w:r>
            </w:del>
            <w:del w:id="8256" w:author="aa m" w:date="2020-12-22T18:52:00Z">
              <w:r w:rsidR="00653BD9">
                <w:rPr>
                  <w:lang w:val="en-GB"/>
                </w:rPr>
                <w:delText>hrs</w:delText>
              </w:r>
            </w:del>
            <w:ins w:id="8257" w:author="aa m" w:date="2020-12-22T18:52:00Z">
              <w:del w:id="8258" w:author="Marco Petri" w:date="2020-12-22T18:54:00Z">
                <w:r w:rsidR="007A5A13" w:rsidDel="008350DB">
                  <w:rPr>
                    <w:lang w:val="en-GB"/>
                  </w:rPr>
                  <w:delText>22</w:delText>
                </w:r>
              </w:del>
              <w:r w:rsidR="00EB3487">
                <w:rPr>
                  <w:lang w:val="en-GB"/>
                </w:rPr>
                <w:t>hrs</w:t>
              </w:r>
            </w:ins>
          </w:p>
        </w:tc>
      </w:tr>
    </w:tbl>
    <w:p w14:paraId="065B556E" w14:textId="77777777" w:rsidR="00653BD9" w:rsidRDefault="00653BD9" w:rsidP="000B07E8">
      <w:pPr>
        <w:pStyle w:val="NoSpacing"/>
        <w:rPr>
          <w:lang w:val="en-GB"/>
        </w:rPr>
      </w:pPr>
    </w:p>
    <w:p w14:paraId="042C6B19" w14:textId="1E4CE0DE" w:rsidR="008610E7" w:rsidRDefault="008610E7" w:rsidP="000B07E8">
      <w:pPr>
        <w:pStyle w:val="NoSpacing"/>
        <w:rPr>
          <w:lang w:val="en-GB"/>
        </w:rPr>
      </w:pPr>
      <w:r>
        <w:rPr>
          <w:lang w:val="en-GB"/>
        </w:rPr>
        <w:br w:type="page"/>
      </w:r>
    </w:p>
    <w:p w14:paraId="7F1033C9" w14:textId="1DD330FA"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62" behindDoc="0" locked="0" layoutInCell="1" allowOverlap="1" wp14:anchorId="24ECBF26" wp14:editId="296DD5FE">
                <wp:simplePos x="0" y="0"/>
                <wp:positionH relativeFrom="column">
                  <wp:posOffset>-661035</wp:posOffset>
                </wp:positionH>
                <wp:positionV relativeFrom="page">
                  <wp:posOffset>2667000</wp:posOffset>
                </wp:positionV>
                <wp:extent cx="1066800" cy="1038225"/>
                <wp:effectExtent l="0" t="0" r="19050" b="28575"/>
                <wp:wrapSquare wrapText="bothSides"/>
                <wp:docPr id="28" name="Rectangle 28"/>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BF26" id="Rectangle 28" o:spid="_x0000_s1031" style="position:absolute;left:0;text-align:left;margin-left:-52.05pt;margin-top:210pt;width:84pt;height:81.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GnnA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JRkYaecAgAAwQUAAA4AAAAAAAAAAAAAAAAALgIAAGRy&#10;cy9lMm9Eb2MueG1sUEsBAi0AFAAGAAgAAAAhAEeg2wThAAAACwEAAA8AAAAAAAAAAAAAAAAA9gQA&#10;AGRycy9kb3ducmV2LnhtbFBLBQYAAAAABAAEAPMAAAAEBgAAAAA=&#10;" fillcolor="white [3212]" strokecolor="white [3212]" strokeweight="1pt">
                <v:textbo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3" behindDoc="0" locked="0" layoutInCell="1" allowOverlap="1" wp14:anchorId="75B74C29" wp14:editId="13F1A766">
                <wp:simplePos x="0" y="0"/>
                <wp:positionH relativeFrom="column">
                  <wp:posOffset>-1070610</wp:posOffset>
                </wp:positionH>
                <wp:positionV relativeFrom="page">
                  <wp:posOffset>1800225</wp:posOffset>
                </wp:positionV>
                <wp:extent cx="7581900" cy="247650"/>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EB60007" id="Rectangle 29" o:spid="_x0000_s1026" style="position:absolute;margin-left:-84.3pt;margin-top:141.75pt;width:597pt;height: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7h6XWZ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4" behindDoc="0" locked="0" layoutInCell="1" allowOverlap="1" wp14:anchorId="38AFBA1D" wp14:editId="4883BE01">
                <wp:simplePos x="0" y="0"/>
                <wp:positionH relativeFrom="column">
                  <wp:posOffset>-1070610</wp:posOffset>
                </wp:positionH>
                <wp:positionV relativeFrom="page">
                  <wp:posOffset>2543175</wp:posOffset>
                </wp:positionV>
                <wp:extent cx="7534275" cy="29527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8EFF1F" id="Rectangle 30" o:spid="_x0000_s1026" style="position:absolute;margin-left:-84.3pt;margin-top:200.25pt;width:593.2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3sdy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8259" w:name="_Toc56547571"/>
      <w:bookmarkStart w:id="8260" w:name="_Toc59565412"/>
      <w:bookmarkStart w:id="8261" w:name="_Toc59567851"/>
      <w:r>
        <w:rPr>
          <w:lang w:val="en-GB"/>
        </w:rPr>
        <w:instrText>Part</w:instrText>
      </w:r>
      <w:r w:rsidRPr="00B206BC">
        <w:rPr>
          <w:lang w:val="en-GB"/>
        </w:rPr>
        <w:instrText xml:space="preserve"> </w:instrText>
      </w:r>
      <w:r w:rsidR="009D2A98">
        <w:rPr>
          <w:lang w:val="en-GB"/>
        </w:rPr>
        <w:instrText>6</w:instrText>
      </w:r>
      <w:r w:rsidRPr="00B206BC">
        <w:rPr>
          <w:lang w:val="en-GB"/>
        </w:rPr>
        <w:instrText xml:space="preserve">: </w:instrText>
      </w:r>
      <w:r w:rsidR="009D2A98">
        <w:rPr>
          <w:lang w:val="en-GB"/>
        </w:rPr>
        <w:instrText>References</w:instrText>
      </w:r>
      <w:bookmarkEnd w:id="8259"/>
      <w:bookmarkEnd w:id="8260"/>
      <w:bookmarkEnd w:id="8261"/>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1" behindDoc="0" locked="0" layoutInCell="1" allowOverlap="1" wp14:anchorId="011D138B" wp14:editId="5383738B">
                <wp:simplePos x="0" y="0"/>
                <wp:positionH relativeFrom="column">
                  <wp:posOffset>-1070610</wp:posOffset>
                </wp:positionH>
                <wp:positionV relativeFrom="page">
                  <wp:posOffset>28575</wp:posOffset>
                </wp:positionV>
                <wp:extent cx="7534275" cy="1771650"/>
                <wp:effectExtent l="0" t="0" r="9525" b="0"/>
                <wp:wrapSquare wrapText="bothSides"/>
                <wp:docPr id="31" name="Rectangle 31"/>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B705ECB" id="Rectangle 31" o:spid="_x0000_s1026" style="position:absolute;margin-left:-84.3pt;margin-top:2.25pt;width:593.25pt;height:139.5pt;z-index:25165826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ZO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p1xGTp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References</w:t>
      </w:r>
    </w:p>
    <w:p w14:paraId="7A81147E" w14:textId="7D1CD592" w:rsidR="00CF27D2" w:rsidRDefault="00CF27D2" w:rsidP="00CF27D2">
      <w:pPr>
        <w:rPr>
          <w:lang w:val="en-GB"/>
        </w:rPr>
      </w:pPr>
      <w:del w:id="8262" w:author="Marco Petri" w:date="2020-12-22T18:56:00Z">
        <w:r w:rsidDel="004577B6">
          <w:rPr>
            <w:lang w:val="en-GB"/>
          </w:rPr>
          <w:delText>Introductory text to the chapter (how it is subdivided and what are we going to say in the chapter)</w:delText>
        </w:r>
      </w:del>
      <w:ins w:id="8263" w:author="Marco Petri" w:date="2020-12-22T18:56:00Z">
        <w:r w:rsidR="004577B6">
          <w:rPr>
            <w:lang w:val="en-GB"/>
          </w:rPr>
          <w:t xml:space="preserve">This section includes all the document and references used to produce this documentation. We include in this </w:t>
        </w:r>
      </w:ins>
      <w:ins w:id="8264" w:author="Marco Petri" w:date="2020-12-22T18:57:00Z">
        <w:r w:rsidR="004577B6">
          <w:rPr>
            <w:lang w:val="en-GB"/>
          </w:rPr>
          <w:t xml:space="preserve">part of the document every website or document </w:t>
        </w:r>
        <w:r w:rsidR="009D166D">
          <w:rPr>
            <w:lang w:val="en-GB"/>
          </w:rPr>
          <w:t xml:space="preserve">used to </w:t>
        </w:r>
      </w:ins>
    </w:p>
    <w:moveToRangeStart w:id="8265" w:author="Marco Petri" w:date="2020-12-22T18:00:00Z" w:name="move59552429"/>
    <w:p w14:paraId="204BA03A" w14:textId="77777777" w:rsidR="00DE7FEB" w:rsidRDefault="00DE7FEB" w:rsidP="00DE7FEB">
      <w:pPr>
        <w:pStyle w:val="ListParagraph"/>
        <w:numPr>
          <w:ilvl w:val="0"/>
          <w:numId w:val="24"/>
        </w:numPr>
        <w:spacing w:after="160" w:line="259" w:lineRule="auto"/>
        <w:jc w:val="left"/>
        <w:rPr>
          <w:moveTo w:id="8266" w:author="Marco Petri" w:date="2020-12-22T18:00:00Z"/>
          <w:lang w:val="en-GB"/>
        </w:rPr>
      </w:pPr>
      <w:moveTo w:id="8267" w:author="Marco Petri" w:date="2020-12-22T18:00:00Z">
        <w:r>
          <w:fldChar w:fldCharType="begin"/>
        </w:r>
        <w:r w:rsidRPr="00F23F68">
          <w:rPr>
            <w:lang w:val="en-GB"/>
          </w:rPr>
          <w:instrText xml:space="preserve"> HYPERLINK "http://dati.istat.it/Index.aspx?DataSetCode=DCCV_ICT" </w:instrText>
        </w:r>
        <w:r>
          <w:fldChar w:fldCharType="separate"/>
        </w:r>
        <w:r w:rsidRPr="00DF55FC">
          <w:rPr>
            <w:rStyle w:val="Hyperlink"/>
            <w:lang w:val="en-GB"/>
          </w:rPr>
          <w:t>http://dati.istat.it/Index.aspx?DataSetCode=DCCV_ICT</w:t>
        </w:r>
        <w:r>
          <w:rPr>
            <w:rStyle w:val="Hyperlink"/>
            <w:lang w:val="en-GB"/>
          </w:rPr>
          <w:fldChar w:fldCharType="end"/>
        </w:r>
        <w:r w:rsidRPr="00DF55FC">
          <w:rPr>
            <w:lang w:val="en-GB"/>
          </w:rPr>
          <w:t>: i</w:t>
        </w:r>
        <w:r w:rsidRPr="00C061C8">
          <w:rPr>
            <w:lang w:val="en-GB"/>
          </w:rPr>
          <w:t>s</w:t>
        </w:r>
        <w:r>
          <w:rPr>
            <w:lang w:val="en-GB"/>
          </w:rPr>
          <w:t xml:space="preserve"> an ISTAT statistic about the usage internet diffusion in Italy;</w:t>
        </w:r>
      </w:moveTo>
    </w:p>
    <w:p w14:paraId="104E818D" w14:textId="77777777" w:rsidR="00DE7FEB" w:rsidRDefault="00DE7FEB" w:rsidP="00DE7FEB">
      <w:pPr>
        <w:pStyle w:val="ListParagraph"/>
        <w:numPr>
          <w:ilvl w:val="0"/>
          <w:numId w:val="24"/>
        </w:numPr>
        <w:spacing w:after="160" w:line="259" w:lineRule="auto"/>
        <w:jc w:val="left"/>
        <w:rPr>
          <w:moveTo w:id="8268" w:author="Marco Petri" w:date="2020-12-22T18:00:00Z"/>
          <w:lang w:val="en-GB"/>
        </w:rPr>
      </w:pPr>
      <w:moveTo w:id="8269" w:author="Marco Petri" w:date="2020-12-22T18:00:00Z">
        <w:r>
          <w:fldChar w:fldCharType="begin"/>
        </w:r>
        <w:r w:rsidRPr="00F23F68">
          <w:rPr>
            <w:lang w:val="en-GB"/>
          </w:rPr>
          <w:instrText xml:space="preserve"> HYPERLINK "https://docs.oracle.com/cd/E20295_01/pdf/821-1217.pdf" </w:instrText>
        </w:r>
        <w:r>
          <w:fldChar w:fldCharType="separate"/>
        </w:r>
        <w:r w:rsidRPr="00C061C8">
          <w:rPr>
            <w:rStyle w:val="Hyperlink"/>
            <w:lang w:val="en-GB"/>
          </w:rPr>
          <w:t>Oracle Directory Server Enterprise Edition Deployment Planning Guide</w:t>
        </w:r>
        <w:r>
          <w:rPr>
            <w:rStyle w:val="Hyperlink"/>
            <w:lang w:val="en-GB"/>
          </w:rPr>
          <w:fldChar w:fldCharType="end"/>
        </w:r>
        <w:r>
          <w:rPr>
            <w:lang w:val="en-GB"/>
          </w:rPr>
          <w:t>: is a document about the operations needed in the process of designing a system [Chapter 12];</w:t>
        </w:r>
      </w:moveTo>
    </w:p>
    <w:p w14:paraId="2ECCC5B5" w14:textId="77777777" w:rsidR="00DE7FEB" w:rsidRDefault="00DE7FEB" w:rsidP="00DE7FEB">
      <w:pPr>
        <w:pStyle w:val="ListParagraph"/>
        <w:numPr>
          <w:ilvl w:val="0"/>
          <w:numId w:val="24"/>
        </w:numPr>
        <w:spacing w:after="160" w:line="259" w:lineRule="auto"/>
        <w:jc w:val="left"/>
        <w:rPr>
          <w:moveTo w:id="8270" w:author="Marco Petri" w:date="2020-12-22T18:00:00Z"/>
          <w:lang w:val="en-GB"/>
        </w:rPr>
      </w:pPr>
      <w:moveTo w:id="8271" w:author="Marco Petri" w:date="2020-12-22T18:00:00Z">
        <w:r>
          <w:fldChar w:fldCharType="begin"/>
        </w:r>
        <w:r w:rsidRPr="00F23F68">
          <w:rPr>
            <w:lang w:val="en-GB"/>
          </w:rPr>
          <w:instrText xml:space="preserve"> HYPERLINK "https://docs.oracle.com/cd/E20295_01/html/821-1217/fjdch.html" \l "scrolltoc" </w:instrText>
        </w:r>
        <w:r>
          <w:fldChar w:fldCharType="separate"/>
        </w:r>
        <w:r w:rsidRPr="00940AF1">
          <w:rPr>
            <w:rStyle w:val="Hyperlink"/>
            <w:lang w:val="en-GB"/>
          </w:rPr>
          <w:t>https://docs.oracle.com/cd/E20295_01/html/821-1217/fjdch.html#scrolltoc</w:t>
        </w:r>
        <w:r>
          <w:rPr>
            <w:rStyle w:val="Hyperlink"/>
            <w:lang w:val="en-GB"/>
          </w:rPr>
          <w:fldChar w:fldCharType="end"/>
        </w:r>
        <w:r>
          <w:rPr>
            <w:lang w:val="en-GB"/>
          </w:rPr>
          <w:t>;</w:t>
        </w:r>
      </w:moveTo>
    </w:p>
    <w:p w14:paraId="00C96F2C" w14:textId="77777777" w:rsidR="00DE7FEB" w:rsidRDefault="00DE7FEB" w:rsidP="00DE7FEB">
      <w:pPr>
        <w:pStyle w:val="ListParagraph"/>
        <w:numPr>
          <w:ilvl w:val="0"/>
          <w:numId w:val="24"/>
        </w:numPr>
        <w:spacing w:after="160" w:line="259" w:lineRule="auto"/>
        <w:rPr>
          <w:moveTo w:id="8272" w:author="Marco Petri" w:date="2020-12-22T18:00:00Z"/>
          <w:lang w:val="en-GB"/>
        </w:rPr>
      </w:pPr>
      <w:moveTo w:id="8273" w:author="Marco Petri" w:date="2020-12-22T18:00:00Z">
        <w:r>
          <w:fldChar w:fldCharType="begin"/>
        </w:r>
        <w:r w:rsidRPr="00F23F68">
          <w:rPr>
            <w:lang w:val="en-GB"/>
          </w:rPr>
          <w:instrText xml:space="preserve"> HYPERLINK "https://ieeexplore.ieee.org/document/8559686" </w:instrText>
        </w:r>
        <w:r>
          <w:fldChar w:fldCharType="separate"/>
        </w:r>
        <w:r w:rsidRPr="00C061C8">
          <w:rPr>
            <w:rStyle w:val="Hyperlink"/>
            <w:lang w:val="en-GB"/>
          </w:rPr>
          <w:t>29148-2018 - 29148-2018 - ISO/IEC/IEEE International Standard - Systems and software engineering -- Life cycle processes -- Requirements engineering - IEEE Standard</w:t>
        </w:r>
        <w:r>
          <w:rPr>
            <w:rStyle w:val="Hyperlink"/>
            <w:lang w:val="en-GB"/>
          </w:rPr>
          <w:fldChar w:fldCharType="end"/>
        </w:r>
        <w:r w:rsidRPr="00C061C8">
          <w:rPr>
            <w:lang w:val="en-GB"/>
          </w:rPr>
          <w:t>:</w:t>
        </w:r>
        <w:r>
          <w:rPr>
            <w:lang w:val="en-GB"/>
          </w:rPr>
          <w:t xml:space="preserve"> ISO/IEC/IEEE document about the building and designing of a system and RASD definition;</w:t>
        </w:r>
      </w:moveTo>
    </w:p>
    <w:p w14:paraId="4ABAAA39" w14:textId="77777777" w:rsidR="00DE7FEB" w:rsidRPr="000509AE" w:rsidRDefault="00DE7FEB" w:rsidP="00DE7FEB">
      <w:pPr>
        <w:pStyle w:val="ListParagraph"/>
        <w:numPr>
          <w:ilvl w:val="0"/>
          <w:numId w:val="24"/>
        </w:numPr>
        <w:rPr>
          <w:moveTo w:id="8274" w:author="Marco Petri" w:date="2020-12-22T18:00:00Z"/>
          <w:lang w:val="en-GB"/>
        </w:rPr>
      </w:pPr>
      <w:moveTo w:id="8275" w:author="Marco Petri" w:date="2020-12-22T18:00:00Z">
        <w:r>
          <w:fldChar w:fldCharType="begin"/>
        </w:r>
        <w:r w:rsidRPr="00F23F68">
          <w:rPr>
            <w:lang w:val="en-GB"/>
          </w:rPr>
          <w:instrText xml:space="preserve"> HYPERLINK "https://gdpr-info.eu/" </w:instrText>
        </w:r>
        <w:r>
          <w:fldChar w:fldCharType="separate"/>
        </w:r>
        <w:r w:rsidRPr="00D6636C">
          <w:rPr>
            <w:rStyle w:val="Hyperlink"/>
            <w:lang w:val="en-GB"/>
          </w:rPr>
          <w:t>https://gdpr-info.eu/</w:t>
        </w:r>
        <w:r>
          <w:rPr>
            <w:rStyle w:val="Hyperlink"/>
            <w:lang w:val="en-GB"/>
          </w:rPr>
          <w:fldChar w:fldCharType="end"/>
        </w:r>
        <w:r>
          <w:rPr>
            <w:lang w:val="en-GB"/>
          </w:rPr>
          <w:t xml:space="preserve">: contains the </w:t>
        </w:r>
        <w:r w:rsidRPr="00C061C8">
          <w:rPr>
            <w:lang w:val="en-GB"/>
          </w:rPr>
          <w:t xml:space="preserve">official </w:t>
        </w:r>
        <w:r>
          <w:fldChar w:fldCharType="begin"/>
        </w:r>
        <w:r w:rsidRPr="00F23F68">
          <w:rPr>
            <w:lang w:val="en-GB"/>
          </w:rPr>
          <w:instrText xml:space="preserve"> HYPERLINK "http://eur-lex.europa.eu/legal-content/EN/TXT/PDF/?uri=CELEX:32016R0679" \t "_blank" </w:instrText>
        </w:r>
        <w:r>
          <w:fldChar w:fldCharType="separate"/>
        </w:r>
        <w:r w:rsidRPr="00C061C8">
          <w:rPr>
            <w:rStyle w:val="Hyperlink"/>
            <w:lang w:val="en-GB"/>
          </w:rPr>
          <w:t>PDF</w:t>
        </w:r>
        <w:r>
          <w:rPr>
            <w:rStyle w:val="Hyperlink"/>
            <w:lang w:val="en-GB"/>
          </w:rPr>
          <w:fldChar w:fldCharType="end"/>
        </w:r>
        <w:r w:rsidRPr="00C061C8">
          <w:rPr>
            <w:lang w:val="en-GB"/>
          </w:rPr>
          <w:t xml:space="preserve"> of the Regulation (EU) 2016/679 (General Data Protection Regulation).</w:t>
        </w:r>
      </w:moveTo>
    </w:p>
    <w:p w14:paraId="7621323C" w14:textId="77777777" w:rsidR="00DE7FEB" w:rsidRPr="00CA0339" w:rsidRDefault="00DE7FEB" w:rsidP="00DE7FEB">
      <w:pPr>
        <w:pStyle w:val="ListParagraph"/>
        <w:numPr>
          <w:ilvl w:val="0"/>
          <w:numId w:val="24"/>
        </w:numPr>
        <w:rPr>
          <w:ins w:id="8276" w:author="asus" w:date="2020-12-22T21:31:00Z"/>
          <w:lang w:val="en-GB"/>
        </w:rPr>
      </w:pPr>
      <w:moveTo w:id="8277" w:author="Marco Petri" w:date="2020-12-22T18:00:00Z">
        <w:r>
          <w:fldChar w:fldCharType="begin"/>
        </w:r>
        <w:r>
          <w:instrText xml:space="preserve"> HYPERLINK "https://www.iso.org/isoiec-27001-information-security.html" </w:instrText>
        </w:r>
        <w:r>
          <w:fldChar w:fldCharType="separate"/>
        </w:r>
        <w:r w:rsidRPr="00D6636C">
          <w:rPr>
            <w:rStyle w:val="Hyperlink"/>
            <w:lang w:val="en-GB"/>
          </w:rPr>
          <w:t>https://www.iso.org/isoiec-27001-information-security.html</w:t>
        </w:r>
        <w:r>
          <w:rPr>
            <w:rStyle w:val="Hyperlink"/>
            <w:lang w:val="en-GB"/>
          </w:rPr>
          <w:fldChar w:fldCharType="end"/>
        </w:r>
        <w:r>
          <w:rPr>
            <w:lang w:val="en-GB"/>
          </w:rPr>
          <w:t xml:space="preserve">: </w:t>
        </w:r>
        <w:r w:rsidRPr="00B90388">
          <w:rPr>
            <w:lang w:val="en-GB"/>
          </w:rPr>
          <w:t>ISO/IEC 27001 international standard</w:t>
        </w:r>
        <w:r>
          <w:rPr>
            <w:lang w:val="en-GB"/>
          </w:rPr>
          <w:t>.</w:t>
        </w:r>
      </w:moveTo>
    </w:p>
    <w:moveToRangeEnd w:id="8265"/>
    <w:p w14:paraId="1EDCA1FA" w14:textId="505DFF6C" w:rsidR="002C049D" w:rsidRDefault="002C049D" w:rsidP="002C049D">
      <w:pPr>
        <w:pStyle w:val="ListParagraph"/>
        <w:numPr>
          <w:ilvl w:val="0"/>
          <w:numId w:val="24"/>
        </w:numPr>
        <w:rPr>
          <w:ins w:id="8278" w:author="asus" w:date="2020-12-22T21:32:00Z"/>
          <w:lang w:val="en-GB"/>
        </w:rPr>
      </w:pPr>
      <w:ins w:id="8279" w:author="asus" w:date="2020-12-22T21:32:00Z">
        <w:r>
          <w:rPr>
            <w:lang w:val="en-GB"/>
          </w:rPr>
          <w:fldChar w:fldCharType="begin"/>
        </w:r>
        <w:r>
          <w:rPr>
            <w:lang w:val="en-GB"/>
          </w:rPr>
          <w:instrText xml:space="preserve"> HYPERLINK "</w:instrText>
        </w:r>
        <w:r w:rsidRPr="002C049D">
          <w:rPr>
            <w:lang w:val="en-GB"/>
          </w:rPr>
          <w:instrText>https://alloy.readthedocs.io/en/latest/modules/ordering.html</w:instrText>
        </w:r>
        <w:r>
          <w:rPr>
            <w:lang w:val="en-GB"/>
          </w:rPr>
          <w:instrText xml:space="preserve">" </w:instrText>
        </w:r>
        <w:r>
          <w:rPr>
            <w:lang w:val="en-GB"/>
          </w:rPr>
          <w:fldChar w:fldCharType="separate"/>
        </w:r>
        <w:r w:rsidRPr="00044766">
          <w:rPr>
            <w:rStyle w:val="Hyperlink"/>
            <w:lang w:val="en-GB"/>
          </w:rPr>
          <w:t>https://alloy.readthedocs.io/en/latest/modules/ordering.html</w:t>
        </w:r>
        <w:r>
          <w:rPr>
            <w:lang w:val="en-GB"/>
          </w:rPr>
          <w:fldChar w:fldCharType="end"/>
        </w:r>
        <w:r>
          <w:rPr>
            <w:lang w:val="en-GB"/>
          </w:rPr>
          <w:t xml:space="preserve"> details about the ordering module in Alloy</w:t>
        </w:r>
      </w:ins>
    </w:p>
    <w:p w14:paraId="4F0EF593" w14:textId="399E11EC" w:rsidR="002C049D" w:rsidRPr="00CA0339" w:rsidRDefault="002C049D" w:rsidP="002C049D">
      <w:pPr>
        <w:pStyle w:val="ListParagraph"/>
        <w:numPr>
          <w:ilvl w:val="0"/>
          <w:numId w:val="24"/>
        </w:numPr>
        <w:rPr>
          <w:ins w:id="8280" w:author="asus" w:date="2020-12-22T21:34:00Z"/>
          <w:lang w:val="en-GB"/>
        </w:rPr>
      </w:pPr>
      <w:ins w:id="8281" w:author="asus" w:date="2020-12-22T21:32:00Z">
        <w:r>
          <w:rPr>
            <w:lang w:val="en-GB"/>
          </w:rPr>
          <w:fldChar w:fldCharType="begin"/>
        </w:r>
        <w:r>
          <w:rPr>
            <w:lang w:val="en-GB"/>
          </w:rPr>
          <w:instrText xml:space="preserve"> HYPERLINK "</w:instrText>
        </w:r>
        <w:r w:rsidRPr="002C049D">
          <w:rPr>
            <w:lang w:val="en-GB"/>
          </w:rPr>
          <w:instrText>https://alloy.readthedocs.io/en/latest/modules/time.html</w:instrText>
        </w:r>
        <w:r>
          <w:rPr>
            <w:lang w:val="en-GB"/>
          </w:rPr>
          <w:instrText xml:space="preserve">" </w:instrText>
        </w:r>
        <w:r>
          <w:rPr>
            <w:lang w:val="en-GB"/>
          </w:rPr>
          <w:fldChar w:fldCharType="separate"/>
        </w:r>
        <w:r w:rsidRPr="00044766">
          <w:rPr>
            <w:rStyle w:val="Hyperlink"/>
            <w:lang w:val="en-GB"/>
          </w:rPr>
          <w:t>https://alloy.readthedocs.io/en/latest/modules/time.html</w:t>
        </w:r>
        <w:r>
          <w:rPr>
            <w:lang w:val="en-GB"/>
          </w:rPr>
          <w:fldChar w:fldCharType="end"/>
        </w:r>
        <w:r>
          <w:rPr>
            <w:lang w:val="en-GB"/>
          </w:rPr>
          <w:t xml:space="preserve"> details about the time module</w:t>
        </w:r>
      </w:ins>
      <w:ins w:id="8282" w:author="asus" w:date="2020-12-22T21:33:00Z">
        <w:r>
          <w:rPr>
            <w:lang w:val="en-GB"/>
          </w:rPr>
          <w:t xml:space="preserve"> in Alloy</w:t>
        </w:r>
      </w:ins>
    </w:p>
    <w:p w14:paraId="35ED838D" w14:textId="2E2B30AA" w:rsidR="00D75C54" w:rsidRPr="00CA0339" w:rsidRDefault="00D75C54" w:rsidP="00D75C54">
      <w:pPr>
        <w:pStyle w:val="ListParagraph"/>
        <w:numPr>
          <w:ilvl w:val="0"/>
          <w:numId w:val="24"/>
        </w:numPr>
        <w:rPr>
          <w:ins w:id="8283" w:author="Marco Petri" w:date="2020-12-22T18:00:00Z"/>
          <w:lang w:val="en-GB"/>
        </w:rPr>
      </w:pPr>
      <w:ins w:id="8284" w:author="asus" w:date="2020-12-22T21:34:00Z">
        <w:r>
          <w:rPr>
            <w:lang w:val="en-GB"/>
          </w:rPr>
          <w:fldChar w:fldCharType="begin"/>
        </w:r>
        <w:r>
          <w:rPr>
            <w:lang w:val="en-GB"/>
          </w:rPr>
          <w:instrText xml:space="preserve"> HYPERLINK "</w:instrText>
        </w:r>
        <w:r w:rsidRPr="00D75C54">
          <w:rPr>
            <w:lang w:val="en-GB"/>
          </w:rPr>
          <w:instrText>http://alloytools.org/tutorials/day-course/s4_dynamic.pdf</w:instrText>
        </w:r>
        <w:r>
          <w:rPr>
            <w:lang w:val="en-GB"/>
          </w:rPr>
          <w:instrText xml:space="preserve">" </w:instrText>
        </w:r>
        <w:r>
          <w:rPr>
            <w:lang w:val="en-GB"/>
          </w:rPr>
          <w:fldChar w:fldCharType="separate"/>
        </w:r>
        <w:r w:rsidRPr="00044766">
          <w:rPr>
            <w:rStyle w:val="Hyperlink"/>
            <w:lang w:val="en-GB"/>
          </w:rPr>
          <w:t>http://alloytools.org/tutorials/day-course/s4_dynamic.pdf</w:t>
        </w:r>
        <w:r>
          <w:rPr>
            <w:lang w:val="en-GB"/>
          </w:rPr>
          <w:fldChar w:fldCharType="end"/>
        </w:r>
        <w:r>
          <w:rPr>
            <w:lang w:val="en-GB"/>
          </w:rPr>
          <w:t xml:space="preserve"> paper </w:t>
        </w:r>
      </w:ins>
      <w:ins w:id="8285" w:author="asus" w:date="2020-12-22T21:35:00Z">
        <w:r>
          <w:rPr>
            <w:lang w:val="en-GB"/>
          </w:rPr>
          <w:t>from MIT about the use of Alloy to verify properties</w:t>
        </w:r>
      </w:ins>
    </w:p>
    <w:p w14:paraId="20E75C3C" w14:textId="77777777" w:rsidR="00237F0D" w:rsidRPr="00B206BC" w:rsidRDefault="00237F0D" w:rsidP="009E0E6D">
      <w:pPr>
        <w:rPr>
          <w:lang w:val="en-GB"/>
        </w:rPr>
      </w:pPr>
    </w:p>
    <w:sectPr w:rsidR="00237F0D" w:rsidRPr="00B206BC" w:rsidSect="00107CBC">
      <w:headerReference w:type="even" r:id="rId52"/>
      <w:headerReference w:type="default" r:id="rId53"/>
      <w:footerReference w:type="default" r:id="rId54"/>
      <w:pgSz w:w="11906" w:h="16838" w:code="9"/>
      <w:pgMar w:top="1417" w:right="1700"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4" w:author="Marco Petri" w:date="2020-12-01T15:22:00Z" w:initials="MP">
    <w:p w14:paraId="68143A23" w14:textId="54A58F40" w:rsidR="00B31B2D" w:rsidRPr="0015325A" w:rsidRDefault="00B31B2D">
      <w:pPr>
        <w:pStyle w:val="CommentText"/>
        <w:rPr>
          <w:lang w:val="en-GB"/>
        </w:rPr>
      </w:pPr>
      <w:r>
        <w:rPr>
          <w:rStyle w:val="CommentReference"/>
        </w:rPr>
        <w:annotationRef/>
      </w:r>
      <w:r w:rsidRPr="0015325A">
        <w:rPr>
          <w:lang w:val="en-GB"/>
        </w:rPr>
        <w:t>ROSSI DOESN’T LIKE MACHINE PHENOMENA IN RASD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143A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DE3C" w16cex:dateUtc="2020-12-01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143A23" w16cid:durableId="2370D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465C5" w14:textId="77777777" w:rsidR="00EA79D4" w:rsidRDefault="00EA79D4" w:rsidP="00C83421">
      <w:pPr>
        <w:spacing w:line="240" w:lineRule="auto"/>
      </w:pPr>
      <w:r>
        <w:separator/>
      </w:r>
    </w:p>
  </w:endnote>
  <w:endnote w:type="continuationSeparator" w:id="0">
    <w:p w14:paraId="20D61110" w14:textId="77777777" w:rsidR="00EA79D4" w:rsidRDefault="00EA79D4" w:rsidP="00C83421">
      <w:pPr>
        <w:spacing w:line="240" w:lineRule="auto"/>
      </w:pPr>
      <w:r>
        <w:continuationSeparator/>
      </w:r>
    </w:p>
  </w:endnote>
  <w:endnote w:type="continuationNotice" w:id="1">
    <w:p w14:paraId="3065C57C" w14:textId="77777777" w:rsidR="00EA79D4" w:rsidRDefault="00EA79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panose1 w:val="00000000000000000000"/>
    <w:charset w:val="00"/>
    <w:family w:val="auto"/>
    <w:pitch w:val="variable"/>
    <w:sig w:usb0="E00002FF" w:usb1="5201E4F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MU Serif">
    <w:altName w:val="Mongolian Baiti"/>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28E55" w14:textId="77777777" w:rsidR="00B31B2D" w:rsidRDefault="00B31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35A2" w14:textId="77777777" w:rsidR="00B31B2D" w:rsidRDefault="00B3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8443C" w14:textId="77777777" w:rsidR="00EA79D4" w:rsidRDefault="00EA79D4" w:rsidP="00C83421">
      <w:pPr>
        <w:spacing w:line="240" w:lineRule="auto"/>
      </w:pPr>
      <w:r>
        <w:separator/>
      </w:r>
    </w:p>
  </w:footnote>
  <w:footnote w:type="continuationSeparator" w:id="0">
    <w:p w14:paraId="40A086E2" w14:textId="77777777" w:rsidR="00EA79D4" w:rsidRDefault="00EA79D4" w:rsidP="00C83421">
      <w:pPr>
        <w:spacing w:line="240" w:lineRule="auto"/>
      </w:pPr>
      <w:r>
        <w:continuationSeparator/>
      </w:r>
    </w:p>
  </w:footnote>
  <w:footnote w:type="continuationNotice" w:id="1">
    <w:p w14:paraId="2589DD61" w14:textId="77777777" w:rsidR="00EA79D4" w:rsidRDefault="00EA79D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0577508"/>
      <w:docPartObj>
        <w:docPartGallery w:val="Page Numbers (Top of Page)"/>
        <w:docPartUnique/>
      </w:docPartObj>
    </w:sdtPr>
    <w:sdtEndPr/>
    <w:sdtContent>
      <w:p w14:paraId="5F83D5EC" w14:textId="39CB4745" w:rsidR="00B31B2D" w:rsidRDefault="00B31B2D">
        <w:pPr>
          <w:pStyle w:val="Header"/>
          <w:jc w:val="right"/>
        </w:pPr>
        <w:r>
          <w:fldChar w:fldCharType="begin"/>
        </w:r>
        <w:r>
          <w:instrText>STYLEREF  "Capitolo"</w:instrText>
        </w:r>
        <w:r>
          <w:fldChar w:fldCharType="separate"/>
        </w:r>
        <w:r w:rsidR="0080605A">
          <w:rPr>
            <w:noProof/>
          </w:rPr>
          <w:t>Table of contents</w:t>
        </w:r>
        <w:r>
          <w:fldChar w:fldCharType="end"/>
        </w:r>
        <w:r>
          <w:t xml:space="preserve">  -  </w:t>
        </w:r>
        <w:r>
          <w:fldChar w:fldCharType="begin"/>
        </w:r>
        <w:r>
          <w:instrText>PAGE</w:instrText>
        </w:r>
        <w:r>
          <w:fldChar w:fldCharType="separate"/>
        </w:r>
        <w:r>
          <w:rPr>
            <w:noProof/>
          </w:rPr>
          <w:t>ii</w:t>
        </w:r>
        <w:r>
          <w:fldChar w:fldCharType="end"/>
        </w:r>
      </w:p>
    </w:sdtContent>
  </w:sdt>
  <w:p w14:paraId="5FB2B472" w14:textId="58585BA8" w:rsidR="00B31B2D" w:rsidRDefault="00B31B2D">
    <w:pPr>
      <w:pStyle w:val="Header"/>
    </w:pPr>
    <w:r>
      <w:rPr>
        <w:noProof/>
        <w:lang w:eastAsia="it-IT"/>
      </w:rPr>
      <mc:AlternateContent>
        <mc:Choice Requires="wps">
          <w:drawing>
            <wp:anchor distT="0" distB="0" distL="114300" distR="114300" simplePos="0" relativeHeight="251658243" behindDoc="0" locked="0" layoutInCell="1" allowOverlap="1" wp14:anchorId="0C88DC56" wp14:editId="083177DC">
              <wp:simplePos x="0" y="0"/>
              <wp:positionH relativeFrom="column">
                <wp:posOffset>5716</wp:posOffset>
              </wp:positionH>
              <wp:positionV relativeFrom="paragraph">
                <wp:posOffset>55880</wp:posOffset>
              </wp:positionV>
              <wp:extent cx="5402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40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660A6AA4" id="Straight Connector 4"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t6zwEAAAMEAAAOAAAAZHJzL2Uyb0RvYy54bWysU02P0zAQvSPxHyzfadK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" strokecolor="black [3213]"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862143"/>
      <w:docPartObj>
        <w:docPartGallery w:val="Page Numbers (Top of Page)"/>
        <w:docPartUnique/>
      </w:docPartObj>
    </w:sdtPr>
    <w:sdtEndPr/>
    <w:sdtContent>
      <w:p w14:paraId="46B1BE9E" w14:textId="525152FA" w:rsidR="00B31B2D" w:rsidRDefault="00B31B2D">
        <w:pPr>
          <w:pStyle w:val="Header"/>
        </w:pPr>
        <w:r>
          <w:fldChar w:fldCharType="begin"/>
        </w:r>
        <w:r>
          <w:instrText>PAGE</w:instrText>
        </w:r>
        <w:r>
          <w:fldChar w:fldCharType="separate"/>
        </w:r>
        <w:r>
          <w:rPr>
            <w:noProof/>
          </w:rPr>
          <w:t>iii</w:t>
        </w:r>
        <w:r>
          <w:fldChar w:fldCharType="end"/>
        </w:r>
        <w:r>
          <w:t xml:space="preserve">  -  </w:t>
        </w:r>
        <w:r>
          <w:rPr>
            <w:noProof/>
          </w:rPr>
          <w:fldChar w:fldCharType="begin"/>
        </w:r>
        <w:r>
          <w:rPr>
            <w:noProof/>
          </w:rPr>
          <w:instrText>STYLEREF  "Capitolo"</w:instrText>
        </w:r>
        <w:r>
          <w:rPr>
            <w:noProof/>
          </w:rPr>
          <w:fldChar w:fldCharType="separate"/>
        </w:r>
        <w:r w:rsidR="0080605A">
          <w:rPr>
            <w:noProof/>
          </w:rPr>
          <w:t>Analytic index</w:t>
        </w:r>
        <w:r>
          <w:rPr>
            <w:noProof/>
          </w:rPr>
          <w:fldChar w:fldCharType="end"/>
        </w:r>
      </w:p>
    </w:sdtContent>
  </w:sdt>
  <w:p w14:paraId="2BEA99E7" w14:textId="0CE1D6E3" w:rsidR="00B31B2D" w:rsidRDefault="00B31B2D">
    <w:pPr>
      <w:pStyle w:val="Header"/>
    </w:pPr>
    <w:r>
      <w:rPr>
        <w:noProof/>
        <w:lang w:eastAsia="it-IT"/>
      </w:rPr>
      <mc:AlternateContent>
        <mc:Choice Requires="wps">
          <w:drawing>
            <wp:anchor distT="0" distB="0" distL="114300" distR="114300" simplePos="0" relativeHeight="251658242" behindDoc="0" locked="0" layoutInCell="1" allowOverlap="1" wp14:anchorId="712C80CC" wp14:editId="7823A0EB">
              <wp:simplePos x="0" y="0"/>
              <wp:positionH relativeFrom="column">
                <wp:posOffset>-3810</wp:posOffset>
              </wp:positionH>
              <wp:positionV relativeFrom="paragraph">
                <wp:posOffset>55880</wp:posOffset>
              </wp:positionV>
              <wp:extent cx="5419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B24209" id="Straight Connector 3"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6.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590563"/>
      <w:docPartObj>
        <w:docPartGallery w:val="Page Numbers (Top of Page)"/>
        <w:docPartUnique/>
      </w:docPartObj>
    </w:sdtPr>
    <w:sdtEndPr/>
    <w:sdtContent>
      <w:p w14:paraId="5942624A" w14:textId="188AD5DD" w:rsidR="00B31B2D" w:rsidRPr="00C11BA7" w:rsidRDefault="00B31B2D">
        <w:pPr>
          <w:pStyle w:val="Header"/>
          <w:jc w:val="right"/>
          <w:rPr>
            <w:lang w:val="en-GB"/>
          </w:rPr>
        </w:pPr>
        <w:r>
          <w:fldChar w:fldCharType="begin"/>
        </w:r>
        <w:r w:rsidRPr="003A3759">
          <w:instrText xml:space="preserve">IF </w:instrText>
        </w:r>
        <w:r>
          <w:fldChar w:fldCharType="begin"/>
        </w:r>
        <w:r w:rsidRPr="001E6FAA">
          <w:instrText>STYLEREF  "Heading 2"</w:instrText>
        </w:r>
        <w:r w:rsidR="0080605A">
          <w:fldChar w:fldCharType="separate"/>
        </w:r>
        <w:r w:rsidR="0080605A">
          <w:rPr>
            <w:noProof/>
          </w:rPr>
          <w:instrText>Alloy analysis</w:instrText>
        </w:r>
        <w:r>
          <w:fldChar w:fldCharType="end"/>
        </w:r>
        <w:r w:rsidRPr="003A3759">
          <w:instrText xml:space="preserve">= "Error!*" </w:instrText>
        </w:r>
        <w:r>
          <w:rPr>
            <w:noProof/>
          </w:rPr>
          <w:fldChar w:fldCharType="begin"/>
        </w:r>
        <w:r w:rsidRPr="001E6FAA">
          <w:rPr>
            <w:noProof/>
          </w:rPr>
          <w:instrText>STYLEREF  "Capitolo"</w:instrText>
        </w:r>
        <w:r>
          <w:rPr>
            <w:noProof/>
          </w:rPr>
          <w:fldChar w:fldCharType="separate"/>
        </w:r>
        <w:r w:rsidRPr="001E6FAA">
          <w:rPr>
            <w:noProof/>
          </w:rPr>
          <w:instrText>Analytic index</w:instrText>
        </w:r>
        <w:r>
          <w:rPr>
            <w:noProof/>
          </w:rPr>
          <w:fldChar w:fldCharType="end"/>
        </w:r>
        <w:r w:rsidRPr="003A3759">
          <w:instrText xml:space="preserve"> </w:instrText>
        </w:r>
        <w:r>
          <w:rPr>
            <w:lang w:val="en-GB"/>
          </w:rPr>
          <w:fldChar w:fldCharType="begin"/>
        </w:r>
        <w:r w:rsidRPr="003A3759">
          <w:instrText xml:space="preserve">IF </w:instrText>
        </w:r>
        <w:r>
          <w:rPr>
            <w:lang w:val="en-GB"/>
          </w:rPr>
          <w:fldChar w:fldCharType="begin"/>
        </w:r>
        <w:r w:rsidRPr="001E6FAA">
          <w:instrText>STYLEREF "Heading 2"</w:instrText>
        </w:r>
        <w:r w:rsidR="0080605A">
          <w:rPr>
            <w:lang w:val="en-GB"/>
          </w:rPr>
          <w:fldChar w:fldCharType="separate"/>
        </w:r>
        <w:r w:rsidR="0080605A">
          <w:rPr>
            <w:noProof/>
          </w:rPr>
          <w:instrText>Alloy analysis</w:instrText>
        </w:r>
        <w:r>
          <w:rPr>
            <w:lang w:val="en-GB"/>
          </w:rPr>
          <w:fldChar w:fldCharType="end"/>
        </w:r>
        <w:r w:rsidRPr="003A3759">
          <w:instrText xml:space="preserve">&lt;&gt; "" </w:instrText>
        </w:r>
        <w:r>
          <w:rPr>
            <w:lang w:val="en-GB"/>
          </w:rPr>
          <w:fldChar w:fldCharType="begin"/>
        </w:r>
        <w:r w:rsidRPr="001E6FAA">
          <w:instrText>STYLEREF "Heading 2"</w:instrText>
        </w:r>
        <w:r>
          <w:rPr>
            <w:lang w:val="en-GB"/>
          </w:rPr>
          <w:fldChar w:fldCharType="separate"/>
        </w:r>
        <w:r w:rsidR="0080605A">
          <w:rPr>
            <w:noProof/>
          </w:rPr>
          <w:instrText>Alloy analysis</w:instrText>
        </w:r>
        <w:r>
          <w:rPr>
            <w:lang w:val="en-GB"/>
          </w:rPr>
          <w:fldChar w:fldCharType="end"/>
        </w:r>
        <w:r w:rsidRPr="003A3759">
          <w:instrText xml:space="preserve"> </w:instrText>
        </w:r>
        <w:r>
          <w:rPr>
            <w:lang w:val="en-GB"/>
          </w:rPr>
          <w:fldChar w:fldCharType="begin"/>
        </w:r>
        <w:r w:rsidRPr="001E6FAA">
          <w:instrText>STYLEREF "Capitolo"</w:instrText>
        </w:r>
        <w:r>
          <w:rPr>
            <w:lang w:val="en-GB"/>
          </w:rPr>
          <w:fldChar w:fldCharType="separate"/>
        </w:r>
        <w:r w:rsidR="0080605A">
          <w:rPr>
            <w:noProof/>
          </w:rPr>
          <w:instrText>Analytic index</w:instrText>
        </w:r>
        <w:r>
          <w:rPr>
            <w:lang w:val="en-GB"/>
          </w:rPr>
          <w:fldChar w:fldCharType="end"/>
        </w:r>
        <w:r>
          <w:rPr>
            <w:lang w:val="en-GB"/>
          </w:rPr>
          <w:fldChar w:fldCharType="separate"/>
        </w:r>
        <w:r w:rsidR="0080605A">
          <w:rPr>
            <w:noProof/>
          </w:rPr>
          <w:instrText>Alloy analysis</w:instrText>
        </w:r>
        <w:r>
          <w:rPr>
            <w:lang w:val="en-GB"/>
          </w:rPr>
          <w:fldChar w:fldCharType="end"/>
        </w:r>
        <w:r>
          <w:fldChar w:fldCharType="separate"/>
        </w:r>
        <w:r w:rsidR="0080605A">
          <w:rPr>
            <w:noProof/>
          </w:rPr>
          <w:t>Alloy analysis</w:t>
        </w:r>
        <w:r>
          <w:fldChar w:fldCharType="end"/>
        </w:r>
        <w:r w:rsidRPr="003A3759">
          <w:t xml:space="preserve">  </w:t>
        </w:r>
        <w:r w:rsidRPr="00C11BA7">
          <w:rPr>
            <w:lang w:val="en-GB"/>
          </w:rPr>
          <w:t xml:space="preserve">-  </w:t>
        </w:r>
        <w:r>
          <w:fldChar w:fldCharType="begin"/>
        </w:r>
        <w:r w:rsidRPr="00C11BA7">
          <w:rPr>
            <w:lang w:val="en-GB"/>
          </w:rPr>
          <w:instrText>PAGE</w:instrText>
        </w:r>
        <w:r>
          <w:fldChar w:fldCharType="separate"/>
        </w:r>
        <w:r w:rsidR="00D65993">
          <w:rPr>
            <w:noProof/>
            <w:lang w:val="en-GB"/>
          </w:rPr>
          <w:t>27</w:t>
        </w:r>
        <w:r>
          <w:fldChar w:fldCharType="end"/>
        </w:r>
      </w:p>
    </w:sdtContent>
  </w:sdt>
  <w:p w14:paraId="62C1980F" w14:textId="46129D83" w:rsidR="00B31B2D" w:rsidRPr="00C11BA7" w:rsidRDefault="00B31B2D">
    <w:pPr>
      <w:pStyle w:val="Header"/>
      <w:rPr>
        <w:lang w:val="en-GB"/>
      </w:rPr>
    </w:pPr>
    <w:r>
      <w:rPr>
        <w:noProof/>
        <w:lang w:eastAsia="it-IT"/>
      </w:rPr>
      <mc:AlternateContent>
        <mc:Choice Requires="wps">
          <w:drawing>
            <wp:anchor distT="0" distB="0" distL="114300" distR="114300" simplePos="0" relativeHeight="251658241" behindDoc="0" locked="0" layoutInCell="1" allowOverlap="1" wp14:anchorId="534A5F76" wp14:editId="5BDAD639">
              <wp:simplePos x="0" y="0"/>
              <wp:positionH relativeFrom="column">
                <wp:posOffset>5715</wp:posOffset>
              </wp:positionH>
              <wp:positionV relativeFrom="paragraph">
                <wp:posOffset>55880</wp:posOffset>
              </wp:positionV>
              <wp:extent cx="53930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930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EA25F0D" id="Straight Connector 2"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" strokecolor="black [3213]"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244804"/>
      <w:docPartObj>
        <w:docPartGallery w:val="Page Numbers (Top of Page)"/>
        <w:docPartUnique/>
      </w:docPartObj>
    </w:sdtPr>
    <w:sdtEndPr/>
    <w:sdtContent>
      <w:p w14:paraId="0D31ADAB" w14:textId="5B7302F5" w:rsidR="00B31B2D" w:rsidRDefault="00B31B2D">
        <w:pPr>
          <w:pStyle w:val="Header"/>
        </w:pPr>
        <w:r>
          <w:fldChar w:fldCharType="begin"/>
        </w:r>
        <w:r>
          <w:instrText>PAGE</w:instrText>
        </w:r>
        <w:r>
          <w:fldChar w:fldCharType="separate"/>
        </w:r>
        <w:r w:rsidR="00D65993">
          <w:rPr>
            <w:noProof/>
          </w:rPr>
          <w:t>27</w:t>
        </w:r>
        <w:r>
          <w:fldChar w:fldCharType="end"/>
        </w:r>
        <w:r>
          <w:t xml:space="preserve">  -  </w:t>
        </w:r>
        <w:r>
          <w:rPr>
            <w:noProof/>
          </w:rPr>
          <w:fldChar w:fldCharType="begin"/>
        </w:r>
        <w:r>
          <w:rPr>
            <w:noProof/>
          </w:rPr>
          <w:instrText>STYLEREF  "Heading 1"</w:instrText>
        </w:r>
        <w:r>
          <w:rPr>
            <w:noProof/>
          </w:rPr>
          <w:fldChar w:fldCharType="separate"/>
        </w:r>
        <w:r w:rsidR="0080605A">
          <w:rPr>
            <w:noProof/>
          </w:rPr>
          <w:t>Effort spent</w:t>
        </w:r>
        <w:r>
          <w:rPr>
            <w:noProof/>
          </w:rPr>
          <w:fldChar w:fldCharType="end"/>
        </w:r>
        <w:r>
          <w:tab/>
        </w:r>
        <w:r>
          <w:tab/>
        </w:r>
      </w:p>
    </w:sdtContent>
  </w:sdt>
  <w:p w14:paraId="45E03D4E" w14:textId="201FE067" w:rsidR="00B31B2D" w:rsidRDefault="00B31B2D">
    <w:pPr>
      <w:pStyle w:val="Header"/>
    </w:pPr>
    <w:r>
      <w:rPr>
        <w:noProof/>
        <w:lang w:eastAsia="it-IT"/>
      </w:rPr>
      <mc:AlternateContent>
        <mc:Choice Requires="wps">
          <w:drawing>
            <wp:anchor distT="0" distB="0" distL="114300" distR="114300" simplePos="0" relativeHeight="251658240" behindDoc="0" locked="0" layoutInCell="1" allowOverlap="1" wp14:anchorId="1166425A" wp14:editId="14FE1E1C">
              <wp:simplePos x="0" y="0"/>
              <wp:positionH relativeFrom="column">
                <wp:posOffset>-3810</wp:posOffset>
              </wp:positionH>
              <wp:positionV relativeFrom="paragraph">
                <wp:posOffset>55880</wp:posOffset>
              </wp:positionV>
              <wp:extent cx="5381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38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C58AA3"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S2zgEAAAMEAAAOAAAAZHJzL2Uyb0RvYy54bWysU8tu2zAQvBfoPxC815JcJ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EE415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C083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86A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66FE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64E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323F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525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813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267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141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F785C"/>
    <w:multiLevelType w:val="hybridMultilevel"/>
    <w:tmpl w:val="51A82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B0415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BD0FC3"/>
    <w:multiLevelType w:val="hybridMultilevel"/>
    <w:tmpl w:val="F7E84302"/>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7DA6FBA"/>
    <w:multiLevelType w:val="hybridMultilevel"/>
    <w:tmpl w:val="F4642FE0"/>
    <w:lvl w:ilvl="0" w:tplc="40B4A744">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0B3B06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456ED4"/>
    <w:multiLevelType w:val="hybridMultilevel"/>
    <w:tmpl w:val="17800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F445153"/>
    <w:multiLevelType w:val="hybridMultilevel"/>
    <w:tmpl w:val="6CC2C2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F14A9A"/>
    <w:multiLevelType w:val="hybridMultilevel"/>
    <w:tmpl w:val="7C6004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8" w15:restartNumberingAfterBreak="0">
    <w:nsid w:val="15C27710"/>
    <w:multiLevelType w:val="hybridMultilevel"/>
    <w:tmpl w:val="CDB4F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0251B3"/>
    <w:multiLevelType w:val="hybridMultilevel"/>
    <w:tmpl w:val="FD8A6334"/>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607CCD"/>
    <w:multiLevelType w:val="hybridMultilevel"/>
    <w:tmpl w:val="0C428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D46014"/>
    <w:multiLevelType w:val="multilevel"/>
    <w:tmpl w:val="27B4824C"/>
    <w:lvl w:ilvl="0">
      <w:start w:val="1"/>
      <w:numFmt w:val="decimal"/>
      <w:pStyle w:val="Heading1"/>
      <w:suff w:val="space"/>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2" w15:restartNumberingAfterBreak="0">
    <w:nsid w:val="180B0B02"/>
    <w:multiLevelType w:val="hybridMultilevel"/>
    <w:tmpl w:val="0AD26BD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82E587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9824904"/>
    <w:multiLevelType w:val="hybridMultilevel"/>
    <w:tmpl w:val="BA76D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9936E4"/>
    <w:multiLevelType w:val="hybridMultilevel"/>
    <w:tmpl w:val="06EA833C"/>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B23701"/>
    <w:multiLevelType w:val="hybridMultilevel"/>
    <w:tmpl w:val="4210BB8A"/>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7BC08D8"/>
    <w:multiLevelType w:val="hybridMultilevel"/>
    <w:tmpl w:val="03182A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299733FB"/>
    <w:multiLevelType w:val="hybridMultilevel"/>
    <w:tmpl w:val="9F7A8B14"/>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C224439"/>
    <w:multiLevelType w:val="hybridMultilevel"/>
    <w:tmpl w:val="74C4E76A"/>
    <w:lvl w:ilvl="0" w:tplc="A918756E">
      <w:start w:val="1"/>
      <w:numFmt w:val="decimal"/>
      <w:pStyle w:val="Code"/>
      <w:lvlText w:val="%1"/>
      <w:lvlJc w:val="left"/>
      <w:pPr>
        <w:ind w:left="927" w:hanging="360"/>
      </w:pPr>
      <w:rPr>
        <w:rFonts w:ascii="EB Garamond" w:hAnsi="EB Garamond"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0" w15:restartNumberingAfterBreak="0">
    <w:nsid w:val="2CB54EF7"/>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10417E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3B86622"/>
    <w:multiLevelType w:val="hybridMultilevel"/>
    <w:tmpl w:val="865E5EA0"/>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94776A3"/>
    <w:multiLevelType w:val="hybridMultilevel"/>
    <w:tmpl w:val="796A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84777C"/>
    <w:multiLevelType w:val="hybridMultilevel"/>
    <w:tmpl w:val="4F1C368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BBC2D70"/>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4C1EC4"/>
    <w:multiLevelType w:val="hybridMultilevel"/>
    <w:tmpl w:val="1692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C1798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65786"/>
    <w:multiLevelType w:val="hybridMultilevel"/>
    <w:tmpl w:val="ECB2323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450358E"/>
    <w:multiLevelType w:val="hybridMultilevel"/>
    <w:tmpl w:val="72E415A8"/>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554462"/>
    <w:multiLevelType w:val="hybridMultilevel"/>
    <w:tmpl w:val="6504DB3E"/>
    <w:lvl w:ilvl="0" w:tplc="0D1A04CE">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617269"/>
    <w:multiLevelType w:val="hybridMultilevel"/>
    <w:tmpl w:val="E4042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1E373A"/>
    <w:multiLevelType w:val="hybridMultilevel"/>
    <w:tmpl w:val="C26403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AA95C4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B04016A"/>
    <w:multiLevelType w:val="hybridMultilevel"/>
    <w:tmpl w:val="2D405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E0F3AE5"/>
    <w:multiLevelType w:val="hybridMultilevel"/>
    <w:tmpl w:val="072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664348"/>
    <w:multiLevelType w:val="hybridMultilevel"/>
    <w:tmpl w:val="AA6CA1A6"/>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1331CB6"/>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5373E71"/>
    <w:multiLevelType w:val="hybridMultilevel"/>
    <w:tmpl w:val="474A5F48"/>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C314FA"/>
    <w:multiLevelType w:val="hybridMultilevel"/>
    <w:tmpl w:val="C18C9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75578C3"/>
    <w:multiLevelType w:val="hybridMultilevel"/>
    <w:tmpl w:val="2FB0BE9E"/>
    <w:lvl w:ilvl="0" w:tplc="BD4A4470">
      <w:start w:val="1"/>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9C03EBB"/>
    <w:multiLevelType w:val="hybridMultilevel"/>
    <w:tmpl w:val="9384A986"/>
    <w:lvl w:ilvl="0" w:tplc="08090001">
      <w:start w:val="1"/>
      <w:numFmt w:val="bullet"/>
      <w:lvlText w:val=""/>
      <w:lvlJc w:val="left"/>
      <w:pPr>
        <w:ind w:left="3039" w:hanging="360"/>
      </w:pPr>
      <w:rPr>
        <w:rFonts w:ascii="Symbol" w:hAnsi="Symbol" w:hint="default"/>
      </w:rPr>
    </w:lvl>
    <w:lvl w:ilvl="1" w:tplc="08090003" w:tentative="1">
      <w:start w:val="1"/>
      <w:numFmt w:val="bullet"/>
      <w:lvlText w:val="o"/>
      <w:lvlJc w:val="left"/>
      <w:pPr>
        <w:ind w:left="3759" w:hanging="360"/>
      </w:pPr>
      <w:rPr>
        <w:rFonts w:ascii="Courier New" w:hAnsi="Courier New" w:cs="Courier New" w:hint="default"/>
      </w:rPr>
    </w:lvl>
    <w:lvl w:ilvl="2" w:tplc="08090005" w:tentative="1">
      <w:start w:val="1"/>
      <w:numFmt w:val="bullet"/>
      <w:lvlText w:val=""/>
      <w:lvlJc w:val="left"/>
      <w:pPr>
        <w:ind w:left="4479" w:hanging="360"/>
      </w:pPr>
      <w:rPr>
        <w:rFonts w:ascii="Wingdings" w:hAnsi="Wingdings" w:hint="default"/>
      </w:rPr>
    </w:lvl>
    <w:lvl w:ilvl="3" w:tplc="08090001" w:tentative="1">
      <w:start w:val="1"/>
      <w:numFmt w:val="bullet"/>
      <w:lvlText w:val=""/>
      <w:lvlJc w:val="left"/>
      <w:pPr>
        <w:ind w:left="5199" w:hanging="360"/>
      </w:pPr>
      <w:rPr>
        <w:rFonts w:ascii="Symbol" w:hAnsi="Symbol" w:hint="default"/>
      </w:rPr>
    </w:lvl>
    <w:lvl w:ilvl="4" w:tplc="08090003" w:tentative="1">
      <w:start w:val="1"/>
      <w:numFmt w:val="bullet"/>
      <w:lvlText w:val="o"/>
      <w:lvlJc w:val="left"/>
      <w:pPr>
        <w:ind w:left="5919" w:hanging="360"/>
      </w:pPr>
      <w:rPr>
        <w:rFonts w:ascii="Courier New" w:hAnsi="Courier New" w:cs="Courier New" w:hint="default"/>
      </w:rPr>
    </w:lvl>
    <w:lvl w:ilvl="5" w:tplc="08090005" w:tentative="1">
      <w:start w:val="1"/>
      <w:numFmt w:val="bullet"/>
      <w:lvlText w:val=""/>
      <w:lvlJc w:val="left"/>
      <w:pPr>
        <w:ind w:left="6639" w:hanging="360"/>
      </w:pPr>
      <w:rPr>
        <w:rFonts w:ascii="Wingdings" w:hAnsi="Wingdings" w:hint="default"/>
      </w:rPr>
    </w:lvl>
    <w:lvl w:ilvl="6" w:tplc="08090001" w:tentative="1">
      <w:start w:val="1"/>
      <w:numFmt w:val="bullet"/>
      <w:lvlText w:val=""/>
      <w:lvlJc w:val="left"/>
      <w:pPr>
        <w:ind w:left="7359" w:hanging="360"/>
      </w:pPr>
      <w:rPr>
        <w:rFonts w:ascii="Symbol" w:hAnsi="Symbol" w:hint="default"/>
      </w:rPr>
    </w:lvl>
    <w:lvl w:ilvl="7" w:tplc="08090003" w:tentative="1">
      <w:start w:val="1"/>
      <w:numFmt w:val="bullet"/>
      <w:lvlText w:val="o"/>
      <w:lvlJc w:val="left"/>
      <w:pPr>
        <w:ind w:left="8079" w:hanging="360"/>
      </w:pPr>
      <w:rPr>
        <w:rFonts w:ascii="Courier New" w:hAnsi="Courier New" w:cs="Courier New" w:hint="default"/>
      </w:rPr>
    </w:lvl>
    <w:lvl w:ilvl="8" w:tplc="08090005" w:tentative="1">
      <w:start w:val="1"/>
      <w:numFmt w:val="bullet"/>
      <w:lvlText w:val=""/>
      <w:lvlJc w:val="left"/>
      <w:pPr>
        <w:ind w:left="8799" w:hanging="360"/>
      </w:pPr>
      <w:rPr>
        <w:rFonts w:ascii="Wingdings" w:hAnsi="Wingdings" w:hint="default"/>
      </w:rPr>
    </w:lvl>
  </w:abstractNum>
  <w:abstractNum w:abstractNumId="52" w15:restartNumberingAfterBreak="0">
    <w:nsid w:val="69F533D2"/>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C6F211A"/>
    <w:multiLevelType w:val="hybridMultilevel"/>
    <w:tmpl w:val="5B2AE562"/>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CFA78F2"/>
    <w:multiLevelType w:val="hybridMultilevel"/>
    <w:tmpl w:val="6CB4D1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3D741BD"/>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5AD32C3"/>
    <w:multiLevelType w:val="hybridMultilevel"/>
    <w:tmpl w:val="23443E9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76FD2C8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C262043"/>
    <w:multiLevelType w:val="hybridMultilevel"/>
    <w:tmpl w:val="D2B60D40"/>
    <w:lvl w:ilvl="0" w:tplc="08090001">
      <w:start w:val="1"/>
      <w:numFmt w:val="bullet"/>
      <w:lvlText w:val=""/>
      <w:lvlJc w:val="left"/>
      <w:pPr>
        <w:ind w:left="1210"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9" w15:restartNumberingAfterBreak="0">
    <w:nsid w:val="7CA7561F"/>
    <w:multiLevelType w:val="hybridMultilevel"/>
    <w:tmpl w:val="5344B978"/>
    <w:lvl w:ilvl="0" w:tplc="10090001">
      <w:start w:val="1"/>
      <w:numFmt w:val="bullet"/>
      <w:lvlText w:val=""/>
      <w:lvlJc w:val="left"/>
      <w:pPr>
        <w:ind w:left="1068" w:hanging="360"/>
      </w:pPr>
      <w:rPr>
        <w:rFonts w:ascii="Symbol" w:hAnsi="Symbol" w:hint="default"/>
      </w:rPr>
    </w:lvl>
    <w:lvl w:ilvl="1" w:tplc="10090003" w:tentative="1">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60" w15:restartNumberingAfterBreak="0">
    <w:nsid w:val="7F7C1F28"/>
    <w:multiLevelType w:val="hybridMultilevel"/>
    <w:tmpl w:val="EEA24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lvlOverride w:ilvl="0">
      <w:startOverride w:val="1"/>
    </w:lvlOverride>
  </w:num>
  <w:num w:numId="13">
    <w:abstractNumId w:val="29"/>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3"/>
  </w:num>
  <w:num w:numId="21">
    <w:abstractNumId w:val="32"/>
  </w:num>
  <w:num w:numId="22">
    <w:abstractNumId w:val="12"/>
  </w:num>
  <w:num w:numId="23">
    <w:abstractNumId w:val="24"/>
  </w:num>
  <w:num w:numId="24">
    <w:abstractNumId w:val="16"/>
  </w:num>
  <w:num w:numId="25">
    <w:abstractNumId w:val="15"/>
  </w:num>
  <w:num w:numId="26">
    <w:abstractNumId w:val="60"/>
  </w:num>
  <w:num w:numId="27">
    <w:abstractNumId w:val="50"/>
  </w:num>
  <w:num w:numId="28">
    <w:abstractNumId w:val="40"/>
  </w:num>
  <w:num w:numId="29">
    <w:abstractNumId w:val="26"/>
  </w:num>
  <w:num w:numId="30">
    <w:abstractNumId w:val="42"/>
  </w:num>
  <w:num w:numId="31">
    <w:abstractNumId w:val="28"/>
  </w:num>
  <w:num w:numId="32">
    <w:abstractNumId w:val="38"/>
  </w:num>
  <w:num w:numId="33">
    <w:abstractNumId w:val="22"/>
  </w:num>
  <w:num w:numId="34">
    <w:abstractNumId w:val="34"/>
  </w:num>
  <w:num w:numId="35">
    <w:abstractNumId w:val="54"/>
  </w:num>
  <w:num w:numId="36">
    <w:abstractNumId w:val="46"/>
  </w:num>
  <w:num w:numId="37">
    <w:abstractNumId w:val="48"/>
  </w:num>
  <w:num w:numId="38">
    <w:abstractNumId w:val="36"/>
  </w:num>
  <w:num w:numId="39">
    <w:abstractNumId w:val="27"/>
  </w:num>
  <w:num w:numId="40">
    <w:abstractNumId w:val="18"/>
  </w:num>
  <w:num w:numId="41">
    <w:abstractNumId w:val="58"/>
  </w:num>
  <w:num w:numId="42">
    <w:abstractNumId w:val="44"/>
  </w:num>
  <w:num w:numId="43">
    <w:abstractNumId w:val="51"/>
  </w:num>
  <w:num w:numId="44">
    <w:abstractNumId w:val="39"/>
  </w:num>
  <w:num w:numId="45">
    <w:abstractNumId w:val="53"/>
  </w:num>
  <w:num w:numId="46">
    <w:abstractNumId w:val="25"/>
  </w:num>
  <w:num w:numId="47">
    <w:abstractNumId w:val="49"/>
  </w:num>
  <w:num w:numId="48">
    <w:abstractNumId w:val="56"/>
  </w:num>
  <w:num w:numId="49">
    <w:abstractNumId w:val="10"/>
  </w:num>
  <w:num w:numId="50">
    <w:abstractNumId w:val="19"/>
  </w:num>
  <w:num w:numId="51">
    <w:abstractNumId w:val="43"/>
  </w:num>
  <w:num w:numId="52">
    <w:abstractNumId w:val="30"/>
  </w:num>
  <w:num w:numId="53">
    <w:abstractNumId w:val="11"/>
  </w:num>
  <w:num w:numId="54">
    <w:abstractNumId w:val="35"/>
  </w:num>
  <w:num w:numId="55">
    <w:abstractNumId w:val="31"/>
  </w:num>
  <w:num w:numId="56">
    <w:abstractNumId w:val="23"/>
  </w:num>
  <w:num w:numId="57">
    <w:abstractNumId w:val="37"/>
  </w:num>
  <w:num w:numId="58">
    <w:abstractNumId w:val="47"/>
  </w:num>
  <w:num w:numId="59">
    <w:abstractNumId w:val="52"/>
  </w:num>
  <w:num w:numId="60">
    <w:abstractNumId w:val="57"/>
  </w:num>
  <w:num w:numId="61">
    <w:abstractNumId w:val="55"/>
  </w:num>
  <w:num w:numId="62">
    <w:abstractNumId w:val="59"/>
  </w:num>
  <w:num w:numId="63">
    <w:abstractNumId w:val="14"/>
  </w:num>
  <w:num w:numId="64">
    <w:abstractNumId w:val="20"/>
  </w:num>
  <w:num w:numId="65">
    <w:abstractNumId w:val="45"/>
  </w:num>
  <w:num w:numId="66">
    <w:abstractNumId w:val="33"/>
  </w:num>
  <w:num w:numId="67">
    <w:abstractNumId w:val="41"/>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o Petri">
    <w15:presenceInfo w15:providerId="Windows Live" w15:userId="18170776a591fb3f"/>
  </w15:person>
  <w15:person w15:author="asus">
    <w15:presenceInfo w15:providerId="Windows Live" w15:userId="95fe3d83263ab1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08"/>
  <w:autoHyphenation/>
  <w:hyphenationZone w:val="283"/>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85"/>
    <w:rsid w:val="00000A38"/>
    <w:rsid w:val="0000179A"/>
    <w:rsid w:val="00001AA1"/>
    <w:rsid w:val="0000337A"/>
    <w:rsid w:val="00003DCE"/>
    <w:rsid w:val="000065B3"/>
    <w:rsid w:val="0000736D"/>
    <w:rsid w:val="00007550"/>
    <w:rsid w:val="00010716"/>
    <w:rsid w:val="00010CDA"/>
    <w:rsid w:val="00011631"/>
    <w:rsid w:val="0001273D"/>
    <w:rsid w:val="00012859"/>
    <w:rsid w:val="00012A0C"/>
    <w:rsid w:val="00012AAB"/>
    <w:rsid w:val="00012C96"/>
    <w:rsid w:val="000141FE"/>
    <w:rsid w:val="00014499"/>
    <w:rsid w:val="0001533F"/>
    <w:rsid w:val="00015CEC"/>
    <w:rsid w:val="00016478"/>
    <w:rsid w:val="00016E70"/>
    <w:rsid w:val="00017821"/>
    <w:rsid w:val="00020544"/>
    <w:rsid w:val="00023B09"/>
    <w:rsid w:val="00024FFF"/>
    <w:rsid w:val="00025576"/>
    <w:rsid w:val="00027198"/>
    <w:rsid w:val="000274E4"/>
    <w:rsid w:val="000275DE"/>
    <w:rsid w:val="00027BBC"/>
    <w:rsid w:val="000304AD"/>
    <w:rsid w:val="0003164F"/>
    <w:rsid w:val="00031C5C"/>
    <w:rsid w:val="00031DF6"/>
    <w:rsid w:val="00032221"/>
    <w:rsid w:val="000331E3"/>
    <w:rsid w:val="00033834"/>
    <w:rsid w:val="00033A47"/>
    <w:rsid w:val="00033F31"/>
    <w:rsid w:val="000353CB"/>
    <w:rsid w:val="00035690"/>
    <w:rsid w:val="00036191"/>
    <w:rsid w:val="000428D0"/>
    <w:rsid w:val="00042DB3"/>
    <w:rsid w:val="00044476"/>
    <w:rsid w:val="00046D4A"/>
    <w:rsid w:val="00046ED3"/>
    <w:rsid w:val="00046F41"/>
    <w:rsid w:val="0004717C"/>
    <w:rsid w:val="000477DC"/>
    <w:rsid w:val="00050528"/>
    <w:rsid w:val="000509AE"/>
    <w:rsid w:val="00050A21"/>
    <w:rsid w:val="00050D24"/>
    <w:rsid w:val="00051370"/>
    <w:rsid w:val="00051C61"/>
    <w:rsid w:val="00052EE6"/>
    <w:rsid w:val="00053206"/>
    <w:rsid w:val="00053E02"/>
    <w:rsid w:val="00053E30"/>
    <w:rsid w:val="00054C04"/>
    <w:rsid w:val="00054C99"/>
    <w:rsid w:val="0005536F"/>
    <w:rsid w:val="00056DFD"/>
    <w:rsid w:val="00056EB8"/>
    <w:rsid w:val="00057093"/>
    <w:rsid w:val="00062F7F"/>
    <w:rsid w:val="00065BBF"/>
    <w:rsid w:val="0006605F"/>
    <w:rsid w:val="000677C5"/>
    <w:rsid w:val="00067AA2"/>
    <w:rsid w:val="00071AB3"/>
    <w:rsid w:val="000720C6"/>
    <w:rsid w:val="0007292B"/>
    <w:rsid w:val="000731E8"/>
    <w:rsid w:val="00073DBF"/>
    <w:rsid w:val="00074922"/>
    <w:rsid w:val="00074BD7"/>
    <w:rsid w:val="000750CE"/>
    <w:rsid w:val="000753B6"/>
    <w:rsid w:val="00076BDA"/>
    <w:rsid w:val="000813DA"/>
    <w:rsid w:val="000818AD"/>
    <w:rsid w:val="000828EA"/>
    <w:rsid w:val="00083D79"/>
    <w:rsid w:val="000841E6"/>
    <w:rsid w:val="00084540"/>
    <w:rsid w:val="000847FE"/>
    <w:rsid w:val="00085F78"/>
    <w:rsid w:val="00086692"/>
    <w:rsid w:val="000868E4"/>
    <w:rsid w:val="00087658"/>
    <w:rsid w:val="00090C3E"/>
    <w:rsid w:val="00090F79"/>
    <w:rsid w:val="00091838"/>
    <w:rsid w:val="00094ACF"/>
    <w:rsid w:val="00096C02"/>
    <w:rsid w:val="000979E4"/>
    <w:rsid w:val="00097C65"/>
    <w:rsid w:val="00097D4A"/>
    <w:rsid w:val="000A04A9"/>
    <w:rsid w:val="000A0AA6"/>
    <w:rsid w:val="000A2024"/>
    <w:rsid w:val="000A254B"/>
    <w:rsid w:val="000A2CFE"/>
    <w:rsid w:val="000A3FE0"/>
    <w:rsid w:val="000A6465"/>
    <w:rsid w:val="000A7004"/>
    <w:rsid w:val="000B03BC"/>
    <w:rsid w:val="000B07E8"/>
    <w:rsid w:val="000B0B21"/>
    <w:rsid w:val="000B0CC5"/>
    <w:rsid w:val="000B14BF"/>
    <w:rsid w:val="000B63E3"/>
    <w:rsid w:val="000B6A05"/>
    <w:rsid w:val="000C1395"/>
    <w:rsid w:val="000C1DBB"/>
    <w:rsid w:val="000C4C46"/>
    <w:rsid w:val="000C4CDE"/>
    <w:rsid w:val="000C5CB6"/>
    <w:rsid w:val="000C6B2B"/>
    <w:rsid w:val="000C70E2"/>
    <w:rsid w:val="000C7C11"/>
    <w:rsid w:val="000C7C7A"/>
    <w:rsid w:val="000D045E"/>
    <w:rsid w:val="000D046C"/>
    <w:rsid w:val="000D27F3"/>
    <w:rsid w:val="000D3A60"/>
    <w:rsid w:val="000D42E5"/>
    <w:rsid w:val="000D5057"/>
    <w:rsid w:val="000D6177"/>
    <w:rsid w:val="000D7AC2"/>
    <w:rsid w:val="000E03D8"/>
    <w:rsid w:val="000E15D8"/>
    <w:rsid w:val="000E1F80"/>
    <w:rsid w:val="000E23C6"/>
    <w:rsid w:val="000E5BC6"/>
    <w:rsid w:val="000E61B8"/>
    <w:rsid w:val="000E66D6"/>
    <w:rsid w:val="000E6C55"/>
    <w:rsid w:val="000E715E"/>
    <w:rsid w:val="000E72E3"/>
    <w:rsid w:val="000E746B"/>
    <w:rsid w:val="000E75CF"/>
    <w:rsid w:val="000F00FF"/>
    <w:rsid w:val="000F0902"/>
    <w:rsid w:val="000F0DB0"/>
    <w:rsid w:val="000F250E"/>
    <w:rsid w:val="000F28E7"/>
    <w:rsid w:val="000F483E"/>
    <w:rsid w:val="000F51D5"/>
    <w:rsid w:val="000F57E9"/>
    <w:rsid w:val="000F5D23"/>
    <w:rsid w:val="000F6A5C"/>
    <w:rsid w:val="000F6D91"/>
    <w:rsid w:val="000F7FC4"/>
    <w:rsid w:val="0010021C"/>
    <w:rsid w:val="00102237"/>
    <w:rsid w:val="00103228"/>
    <w:rsid w:val="00104225"/>
    <w:rsid w:val="001044BE"/>
    <w:rsid w:val="00104681"/>
    <w:rsid w:val="00104A1F"/>
    <w:rsid w:val="00104DC3"/>
    <w:rsid w:val="0010644A"/>
    <w:rsid w:val="00106989"/>
    <w:rsid w:val="00107741"/>
    <w:rsid w:val="001078BA"/>
    <w:rsid w:val="00107CBC"/>
    <w:rsid w:val="00110563"/>
    <w:rsid w:val="0011157C"/>
    <w:rsid w:val="00111DAF"/>
    <w:rsid w:val="001130D1"/>
    <w:rsid w:val="00113580"/>
    <w:rsid w:val="0011592A"/>
    <w:rsid w:val="001161D0"/>
    <w:rsid w:val="00116227"/>
    <w:rsid w:val="0011746C"/>
    <w:rsid w:val="00117E52"/>
    <w:rsid w:val="00124263"/>
    <w:rsid w:val="001255E4"/>
    <w:rsid w:val="00125CB4"/>
    <w:rsid w:val="001316E8"/>
    <w:rsid w:val="00132330"/>
    <w:rsid w:val="00134012"/>
    <w:rsid w:val="00134BDE"/>
    <w:rsid w:val="00135173"/>
    <w:rsid w:val="001356F0"/>
    <w:rsid w:val="00136630"/>
    <w:rsid w:val="001368DF"/>
    <w:rsid w:val="001371F1"/>
    <w:rsid w:val="001374E9"/>
    <w:rsid w:val="001425B7"/>
    <w:rsid w:val="0014304A"/>
    <w:rsid w:val="0014357B"/>
    <w:rsid w:val="001437E5"/>
    <w:rsid w:val="0014407E"/>
    <w:rsid w:val="00145160"/>
    <w:rsid w:val="0014581B"/>
    <w:rsid w:val="001472A4"/>
    <w:rsid w:val="00147EFB"/>
    <w:rsid w:val="00150198"/>
    <w:rsid w:val="00150EBC"/>
    <w:rsid w:val="0015120A"/>
    <w:rsid w:val="0015152F"/>
    <w:rsid w:val="00151ED5"/>
    <w:rsid w:val="0015325A"/>
    <w:rsid w:val="0015327D"/>
    <w:rsid w:val="0015344D"/>
    <w:rsid w:val="00153BC4"/>
    <w:rsid w:val="001547E5"/>
    <w:rsid w:val="00154C93"/>
    <w:rsid w:val="00155D03"/>
    <w:rsid w:val="00155E0F"/>
    <w:rsid w:val="001571A5"/>
    <w:rsid w:val="00160C46"/>
    <w:rsid w:val="00160C8C"/>
    <w:rsid w:val="00162403"/>
    <w:rsid w:val="00162728"/>
    <w:rsid w:val="0016432E"/>
    <w:rsid w:val="0016470A"/>
    <w:rsid w:val="00165628"/>
    <w:rsid w:val="001703B3"/>
    <w:rsid w:val="00170C92"/>
    <w:rsid w:val="00171837"/>
    <w:rsid w:val="00171C66"/>
    <w:rsid w:val="00172400"/>
    <w:rsid w:val="0017260E"/>
    <w:rsid w:val="00172B1A"/>
    <w:rsid w:val="00172FD0"/>
    <w:rsid w:val="0017337A"/>
    <w:rsid w:val="00173461"/>
    <w:rsid w:val="00174D5C"/>
    <w:rsid w:val="001759BC"/>
    <w:rsid w:val="00182210"/>
    <w:rsid w:val="00182BC0"/>
    <w:rsid w:val="00182F06"/>
    <w:rsid w:val="00183F94"/>
    <w:rsid w:val="00184528"/>
    <w:rsid w:val="00185BDA"/>
    <w:rsid w:val="001867F0"/>
    <w:rsid w:val="00186AC7"/>
    <w:rsid w:val="001870A2"/>
    <w:rsid w:val="00187B77"/>
    <w:rsid w:val="00190D6A"/>
    <w:rsid w:val="0019324A"/>
    <w:rsid w:val="0019375A"/>
    <w:rsid w:val="00193B53"/>
    <w:rsid w:val="0019667D"/>
    <w:rsid w:val="001968DB"/>
    <w:rsid w:val="001A269A"/>
    <w:rsid w:val="001A2B59"/>
    <w:rsid w:val="001A3A46"/>
    <w:rsid w:val="001A4EF0"/>
    <w:rsid w:val="001A5495"/>
    <w:rsid w:val="001A5729"/>
    <w:rsid w:val="001A5FDF"/>
    <w:rsid w:val="001A6848"/>
    <w:rsid w:val="001A7554"/>
    <w:rsid w:val="001B01AB"/>
    <w:rsid w:val="001B02D0"/>
    <w:rsid w:val="001B083C"/>
    <w:rsid w:val="001B0BC3"/>
    <w:rsid w:val="001B0E94"/>
    <w:rsid w:val="001B106B"/>
    <w:rsid w:val="001B1A9F"/>
    <w:rsid w:val="001B1E71"/>
    <w:rsid w:val="001B1F7E"/>
    <w:rsid w:val="001B2010"/>
    <w:rsid w:val="001B2541"/>
    <w:rsid w:val="001B3CA3"/>
    <w:rsid w:val="001B4B61"/>
    <w:rsid w:val="001B6453"/>
    <w:rsid w:val="001B69D0"/>
    <w:rsid w:val="001B7722"/>
    <w:rsid w:val="001C058D"/>
    <w:rsid w:val="001C0994"/>
    <w:rsid w:val="001C0EF7"/>
    <w:rsid w:val="001C11DB"/>
    <w:rsid w:val="001C174C"/>
    <w:rsid w:val="001C2B14"/>
    <w:rsid w:val="001C35B5"/>
    <w:rsid w:val="001C38F8"/>
    <w:rsid w:val="001C3941"/>
    <w:rsid w:val="001C426C"/>
    <w:rsid w:val="001C720C"/>
    <w:rsid w:val="001C78A1"/>
    <w:rsid w:val="001C78AA"/>
    <w:rsid w:val="001C7A92"/>
    <w:rsid w:val="001D0692"/>
    <w:rsid w:val="001D07F6"/>
    <w:rsid w:val="001D0DE9"/>
    <w:rsid w:val="001D1333"/>
    <w:rsid w:val="001D46E3"/>
    <w:rsid w:val="001D49A8"/>
    <w:rsid w:val="001D50A0"/>
    <w:rsid w:val="001E1197"/>
    <w:rsid w:val="001E25AD"/>
    <w:rsid w:val="001E3B13"/>
    <w:rsid w:val="001E3E77"/>
    <w:rsid w:val="001E4E5A"/>
    <w:rsid w:val="001E5C0D"/>
    <w:rsid w:val="001E6FAA"/>
    <w:rsid w:val="001E72F2"/>
    <w:rsid w:val="001E7E36"/>
    <w:rsid w:val="001F2098"/>
    <w:rsid w:val="001F4C6C"/>
    <w:rsid w:val="001F4D38"/>
    <w:rsid w:val="001F73A4"/>
    <w:rsid w:val="002000A2"/>
    <w:rsid w:val="0020075C"/>
    <w:rsid w:val="0020227A"/>
    <w:rsid w:val="00202E59"/>
    <w:rsid w:val="00206DD1"/>
    <w:rsid w:val="00212998"/>
    <w:rsid w:val="00212B42"/>
    <w:rsid w:val="00212FC8"/>
    <w:rsid w:val="0021468F"/>
    <w:rsid w:val="0021483F"/>
    <w:rsid w:val="00214BAC"/>
    <w:rsid w:val="00216D86"/>
    <w:rsid w:val="00220D8D"/>
    <w:rsid w:val="00221809"/>
    <w:rsid w:val="00224635"/>
    <w:rsid w:val="0022503A"/>
    <w:rsid w:val="00225618"/>
    <w:rsid w:val="002301C9"/>
    <w:rsid w:val="00230FF6"/>
    <w:rsid w:val="0023135E"/>
    <w:rsid w:val="002328FB"/>
    <w:rsid w:val="00232B6E"/>
    <w:rsid w:val="00233D79"/>
    <w:rsid w:val="00234933"/>
    <w:rsid w:val="002358DB"/>
    <w:rsid w:val="00236AB5"/>
    <w:rsid w:val="0023748F"/>
    <w:rsid w:val="00237F0D"/>
    <w:rsid w:val="002402C2"/>
    <w:rsid w:val="00242269"/>
    <w:rsid w:val="0024356C"/>
    <w:rsid w:val="002436EB"/>
    <w:rsid w:val="00244090"/>
    <w:rsid w:val="00244845"/>
    <w:rsid w:val="00244874"/>
    <w:rsid w:val="00244A39"/>
    <w:rsid w:val="002450F9"/>
    <w:rsid w:val="00245DB1"/>
    <w:rsid w:val="002461E8"/>
    <w:rsid w:val="0024666F"/>
    <w:rsid w:val="002467FB"/>
    <w:rsid w:val="002476F0"/>
    <w:rsid w:val="00247BA5"/>
    <w:rsid w:val="00250132"/>
    <w:rsid w:val="002509A5"/>
    <w:rsid w:val="00250DE4"/>
    <w:rsid w:val="0025190E"/>
    <w:rsid w:val="002520CC"/>
    <w:rsid w:val="0025237B"/>
    <w:rsid w:val="00252910"/>
    <w:rsid w:val="00254101"/>
    <w:rsid w:val="0025439F"/>
    <w:rsid w:val="0025601E"/>
    <w:rsid w:val="002606A6"/>
    <w:rsid w:val="00260F86"/>
    <w:rsid w:val="002612DD"/>
    <w:rsid w:val="00262C91"/>
    <w:rsid w:val="00262CED"/>
    <w:rsid w:val="00263730"/>
    <w:rsid w:val="00266844"/>
    <w:rsid w:val="00266CC1"/>
    <w:rsid w:val="00266F42"/>
    <w:rsid w:val="0026714E"/>
    <w:rsid w:val="00270995"/>
    <w:rsid w:val="00271A32"/>
    <w:rsid w:val="00271AC9"/>
    <w:rsid w:val="00271B5F"/>
    <w:rsid w:val="00271DC9"/>
    <w:rsid w:val="00272848"/>
    <w:rsid w:val="00272BF8"/>
    <w:rsid w:val="00273303"/>
    <w:rsid w:val="002734FB"/>
    <w:rsid w:val="00275FA2"/>
    <w:rsid w:val="002778AB"/>
    <w:rsid w:val="00277CD2"/>
    <w:rsid w:val="002808F5"/>
    <w:rsid w:val="00280E8E"/>
    <w:rsid w:val="00281C97"/>
    <w:rsid w:val="00282AA7"/>
    <w:rsid w:val="0028447D"/>
    <w:rsid w:val="00284A70"/>
    <w:rsid w:val="00284FF8"/>
    <w:rsid w:val="00285938"/>
    <w:rsid w:val="002861BA"/>
    <w:rsid w:val="00286D53"/>
    <w:rsid w:val="00287063"/>
    <w:rsid w:val="002903C2"/>
    <w:rsid w:val="002922C1"/>
    <w:rsid w:val="00294615"/>
    <w:rsid w:val="00294BC6"/>
    <w:rsid w:val="00296A48"/>
    <w:rsid w:val="00296E28"/>
    <w:rsid w:val="002A034F"/>
    <w:rsid w:val="002A0631"/>
    <w:rsid w:val="002A0798"/>
    <w:rsid w:val="002A19D3"/>
    <w:rsid w:val="002A314A"/>
    <w:rsid w:val="002A32CA"/>
    <w:rsid w:val="002A54B3"/>
    <w:rsid w:val="002A6A29"/>
    <w:rsid w:val="002A76E4"/>
    <w:rsid w:val="002A7C6D"/>
    <w:rsid w:val="002A7CF3"/>
    <w:rsid w:val="002B0AA0"/>
    <w:rsid w:val="002B16C6"/>
    <w:rsid w:val="002B2610"/>
    <w:rsid w:val="002B27B5"/>
    <w:rsid w:val="002B27E8"/>
    <w:rsid w:val="002B414A"/>
    <w:rsid w:val="002B4B30"/>
    <w:rsid w:val="002B50D5"/>
    <w:rsid w:val="002B53D6"/>
    <w:rsid w:val="002B5F87"/>
    <w:rsid w:val="002B644A"/>
    <w:rsid w:val="002B7741"/>
    <w:rsid w:val="002C013C"/>
    <w:rsid w:val="002C049D"/>
    <w:rsid w:val="002C163C"/>
    <w:rsid w:val="002C182A"/>
    <w:rsid w:val="002C1898"/>
    <w:rsid w:val="002C1945"/>
    <w:rsid w:val="002C2F6F"/>
    <w:rsid w:val="002C37B0"/>
    <w:rsid w:val="002C44E1"/>
    <w:rsid w:val="002C5EBD"/>
    <w:rsid w:val="002C6383"/>
    <w:rsid w:val="002C6ABD"/>
    <w:rsid w:val="002D0069"/>
    <w:rsid w:val="002D420F"/>
    <w:rsid w:val="002D458A"/>
    <w:rsid w:val="002D4F4F"/>
    <w:rsid w:val="002D4F97"/>
    <w:rsid w:val="002D5E9F"/>
    <w:rsid w:val="002D6050"/>
    <w:rsid w:val="002D6CE6"/>
    <w:rsid w:val="002D7BF2"/>
    <w:rsid w:val="002E016D"/>
    <w:rsid w:val="002E0C5A"/>
    <w:rsid w:val="002E1917"/>
    <w:rsid w:val="002E234F"/>
    <w:rsid w:val="002E2642"/>
    <w:rsid w:val="002E45F2"/>
    <w:rsid w:val="002E4ADB"/>
    <w:rsid w:val="002E4CD4"/>
    <w:rsid w:val="002E6C0E"/>
    <w:rsid w:val="002E74A8"/>
    <w:rsid w:val="002E794E"/>
    <w:rsid w:val="002F01FD"/>
    <w:rsid w:val="002F07F2"/>
    <w:rsid w:val="002F1412"/>
    <w:rsid w:val="002F1B72"/>
    <w:rsid w:val="002F2CFF"/>
    <w:rsid w:val="002F3932"/>
    <w:rsid w:val="002F4412"/>
    <w:rsid w:val="002F490A"/>
    <w:rsid w:val="002F59EA"/>
    <w:rsid w:val="002F5D73"/>
    <w:rsid w:val="002F5F57"/>
    <w:rsid w:val="002F6CA2"/>
    <w:rsid w:val="00301DF1"/>
    <w:rsid w:val="00301E3E"/>
    <w:rsid w:val="00302694"/>
    <w:rsid w:val="00302DF8"/>
    <w:rsid w:val="00305E56"/>
    <w:rsid w:val="00305FEF"/>
    <w:rsid w:val="00306D30"/>
    <w:rsid w:val="00307ABA"/>
    <w:rsid w:val="00310876"/>
    <w:rsid w:val="00311F98"/>
    <w:rsid w:val="00311FD6"/>
    <w:rsid w:val="00314757"/>
    <w:rsid w:val="0031498E"/>
    <w:rsid w:val="00314E1B"/>
    <w:rsid w:val="003158C1"/>
    <w:rsid w:val="00315B3A"/>
    <w:rsid w:val="00315DAA"/>
    <w:rsid w:val="0031638B"/>
    <w:rsid w:val="0031648E"/>
    <w:rsid w:val="0031670E"/>
    <w:rsid w:val="00317E6B"/>
    <w:rsid w:val="00321D49"/>
    <w:rsid w:val="003222C3"/>
    <w:rsid w:val="00322D6A"/>
    <w:rsid w:val="00323776"/>
    <w:rsid w:val="003248E8"/>
    <w:rsid w:val="00324AAF"/>
    <w:rsid w:val="0032502E"/>
    <w:rsid w:val="003261DB"/>
    <w:rsid w:val="00326EA1"/>
    <w:rsid w:val="0033046D"/>
    <w:rsid w:val="0033111A"/>
    <w:rsid w:val="003335BC"/>
    <w:rsid w:val="003339E6"/>
    <w:rsid w:val="003349E0"/>
    <w:rsid w:val="00334CAF"/>
    <w:rsid w:val="00334E70"/>
    <w:rsid w:val="0033684E"/>
    <w:rsid w:val="00336EDC"/>
    <w:rsid w:val="00340FC0"/>
    <w:rsid w:val="003424B7"/>
    <w:rsid w:val="003426D0"/>
    <w:rsid w:val="00342BAF"/>
    <w:rsid w:val="0034307C"/>
    <w:rsid w:val="00343532"/>
    <w:rsid w:val="003441A9"/>
    <w:rsid w:val="00345248"/>
    <w:rsid w:val="003452A0"/>
    <w:rsid w:val="00345702"/>
    <w:rsid w:val="0034729C"/>
    <w:rsid w:val="00351398"/>
    <w:rsid w:val="003516B4"/>
    <w:rsid w:val="00351B39"/>
    <w:rsid w:val="0035261D"/>
    <w:rsid w:val="0035267A"/>
    <w:rsid w:val="003531EA"/>
    <w:rsid w:val="0035373C"/>
    <w:rsid w:val="00353AB4"/>
    <w:rsid w:val="003548C3"/>
    <w:rsid w:val="00354B6E"/>
    <w:rsid w:val="00355502"/>
    <w:rsid w:val="00360336"/>
    <w:rsid w:val="00361D9C"/>
    <w:rsid w:val="003625F5"/>
    <w:rsid w:val="00362657"/>
    <w:rsid w:val="00362D5C"/>
    <w:rsid w:val="0036315E"/>
    <w:rsid w:val="003641F6"/>
    <w:rsid w:val="00364641"/>
    <w:rsid w:val="00364C8C"/>
    <w:rsid w:val="00366AC9"/>
    <w:rsid w:val="0037102D"/>
    <w:rsid w:val="00372129"/>
    <w:rsid w:val="00372B77"/>
    <w:rsid w:val="00372EC7"/>
    <w:rsid w:val="00373828"/>
    <w:rsid w:val="00374456"/>
    <w:rsid w:val="00374746"/>
    <w:rsid w:val="00374862"/>
    <w:rsid w:val="00375FAC"/>
    <w:rsid w:val="00376025"/>
    <w:rsid w:val="00376F66"/>
    <w:rsid w:val="00376F95"/>
    <w:rsid w:val="00377521"/>
    <w:rsid w:val="00377F66"/>
    <w:rsid w:val="003811C8"/>
    <w:rsid w:val="003814A9"/>
    <w:rsid w:val="00381B82"/>
    <w:rsid w:val="00383350"/>
    <w:rsid w:val="00383489"/>
    <w:rsid w:val="003834BF"/>
    <w:rsid w:val="00383581"/>
    <w:rsid w:val="0038428F"/>
    <w:rsid w:val="003856E5"/>
    <w:rsid w:val="003857D6"/>
    <w:rsid w:val="00385993"/>
    <w:rsid w:val="003862BE"/>
    <w:rsid w:val="00386AD6"/>
    <w:rsid w:val="0039186F"/>
    <w:rsid w:val="00391A5F"/>
    <w:rsid w:val="00391B2A"/>
    <w:rsid w:val="00391FEB"/>
    <w:rsid w:val="003923CA"/>
    <w:rsid w:val="00392FCC"/>
    <w:rsid w:val="00393764"/>
    <w:rsid w:val="0039462B"/>
    <w:rsid w:val="00395545"/>
    <w:rsid w:val="00396658"/>
    <w:rsid w:val="003A0482"/>
    <w:rsid w:val="003A0506"/>
    <w:rsid w:val="003A0ACD"/>
    <w:rsid w:val="003A0C47"/>
    <w:rsid w:val="003A3759"/>
    <w:rsid w:val="003A3928"/>
    <w:rsid w:val="003A39FC"/>
    <w:rsid w:val="003A3A53"/>
    <w:rsid w:val="003A41FB"/>
    <w:rsid w:val="003A5528"/>
    <w:rsid w:val="003A5834"/>
    <w:rsid w:val="003A7221"/>
    <w:rsid w:val="003A78D9"/>
    <w:rsid w:val="003B041A"/>
    <w:rsid w:val="003B2B3F"/>
    <w:rsid w:val="003B3E61"/>
    <w:rsid w:val="003B51F6"/>
    <w:rsid w:val="003B5F74"/>
    <w:rsid w:val="003B6995"/>
    <w:rsid w:val="003B6D9E"/>
    <w:rsid w:val="003B746C"/>
    <w:rsid w:val="003B7A89"/>
    <w:rsid w:val="003B7CFF"/>
    <w:rsid w:val="003C16E7"/>
    <w:rsid w:val="003C197C"/>
    <w:rsid w:val="003C1F04"/>
    <w:rsid w:val="003C2B53"/>
    <w:rsid w:val="003C36CF"/>
    <w:rsid w:val="003C375E"/>
    <w:rsid w:val="003C5D21"/>
    <w:rsid w:val="003C65E9"/>
    <w:rsid w:val="003C7021"/>
    <w:rsid w:val="003D1441"/>
    <w:rsid w:val="003D2DF2"/>
    <w:rsid w:val="003D2E1C"/>
    <w:rsid w:val="003D2EED"/>
    <w:rsid w:val="003D3E66"/>
    <w:rsid w:val="003D49EC"/>
    <w:rsid w:val="003D4C52"/>
    <w:rsid w:val="003D51B4"/>
    <w:rsid w:val="003D5E2D"/>
    <w:rsid w:val="003D601E"/>
    <w:rsid w:val="003E0DAC"/>
    <w:rsid w:val="003E1720"/>
    <w:rsid w:val="003E2E5D"/>
    <w:rsid w:val="003E3E15"/>
    <w:rsid w:val="003E4FB0"/>
    <w:rsid w:val="003E513A"/>
    <w:rsid w:val="003E698F"/>
    <w:rsid w:val="003E6D63"/>
    <w:rsid w:val="003E6F41"/>
    <w:rsid w:val="003F138E"/>
    <w:rsid w:val="003F2B7E"/>
    <w:rsid w:val="003F2EB8"/>
    <w:rsid w:val="003F4170"/>
    <w:rsid w:val="003F5A9F"/>
    <w:rsid w:val="003F63BC"/>
    <w:rsid w:val="003F7450"/>
    <w:rsid w:val="003F7DD9"/>
    <w:rsid w:val="00400882"/>
    <w:rsid w:val="0040128C"/>
    <w:rsid w:val="00401D6D"/>
    <w:rsid w:val="0040301D"/>
    <w:rsid w:val="0040349C"/>
    <w:rsid w:val="00404D1D"/>
    <w:rsid w:val="00405B88"/>
    <w:rsid w:val="004061DE"/>
    <w:rsid w:val="00406887"/>
    <w:rsid w:val="0040796E"/>
    <w:rsid w:val="00411F4A"/>
    <w:rsid w:val="00413CF3"/>
    <w:rsid w:val="0041487D"/>
    <w:rsid w:val="0041633C"/>
    <w:rsid w:val="00416377"/>
    <w:rsid w:val="004168B5"/>
    <w:rsid w:val="00416C4E"/>
    <w:rsid w:val="0042035D"/>
    <w:rsid w:val="00420BEC"/>
    <w:rsid w:val="00420C0C"/>
    <w:rsid w:val="004215AF"/>
    <w:rsid w:val="0042174E"/>
    <w:rsid w:val="00421F41"/>
    <w:rsid w:val="00422953"/>
    <w:rsid w:val="00422CC6"/>
    <w:rsid w:val="0042416D"/>
    <w:rsid w:val="004243D2"/>
    <w:rsid w:val="00425447"/>
    <w:rsid w:val="004255CD"/>
    <w:rsid w:val="0042799C"/>
    <w:rsid w:val="00430412"/>
    <w:rsid w:val="00430EA5"/>
    <w:rsid w:val="0043111B"/>
    <w:rsid w:val="00431138"/>
    <w:rsid w:val="00434449"/>
    <w:rsid w:val="0043494C"/>
    <w:rsid w:val="004350C7"/>
    <w:rsid w:val="004353E3"/>
    <w:rsid w:val="004359AA"/>
    <w:rsid w:val="004359FC"/>
    <w:rsid w:val="00437C45"/>
    <w:rsid w:val="00440EC3"/>
    <w:rsid w:val="004412D5"/>
    <w:rsid w:val="00442E01"/>
    <w:rsid w:val="004452A4"/>
    <w:rsid w:val="00447652"/>
    <w:rsid w:val="004506E1"/>
    <w:rsid w:val="00450AF1"/>
    <w:rsid w:val="00451EEB"/>
    <w:rsid w:val="00453199"/>
    <w:rsid w:val="00454087"/>
    <w:rsid w:val="004547B7"/>
    <w:rsid w:val="004560C8"/>
    <w:rsid w:val="004569F3"/>
    <w:rsid w:val="004577B6"/>
    <w:rsid w:val="004600EB"/>
    <w:rsid w:val="0046049E"/>
    <w:rsid w:val="00460CF3"/>
    <w:rsid w:val="00462393"/>
    <w:rsid w:val="00462B8A"/>
    <w:rsid w:val="00463522"/>
    <w:rsid w:val="00464ADF"/>
    <w:rsid w:val="00464E93"/>
    <w:rsid w:val="00465304"/>
    <w:rsid w:val="004667E1"/>
    <w:rsid w:val="00466B56"/>
    <w:rsid w:val="00467304"/>
    <w:rsid w:val="00467526"/>
    <w:rsid w:val="00470147"/>
    <w:rsid w:val="0047186D"/>
    <w:rsid w:val="00472527"/>
    <w:rsid w:val="00472760"/>
    <w:rsid w:val="00472A2F"/>
    <w:rsid w:val="00473DA2"/>
    <w:rsid w:val="004743D3"/>
    <w:rsid w:val="00475010"/>
    <w:rsid w:val="00475130"/>
    <w:rsid w:val="00476517"/>
    <w:rsid w:val="00477045"/>
    <w:rsid w:val="00477B56"/>
    <w:rsid w:val="00477B7D"/>
    <w:rsid w:val="00480559"/>
    <w:rsid w:val="004828FF"/>
    <w:rsid w:val="004835AA"/>
    <w:rsid w:val="00483F7A"/>
    <w:rsid w:val="004841FA"/>
    <w:rsid w:val="00484644"/>
    <w:rsid w:val="00485190"/>
    <w:rsid w:val="0048632F"/>
    <w:rsid w:val="00491125"/>
    <w:rsid w:val="00491392"/>
    <w:rsid w:val="0049164F"/>
    <w:rsid w:val="00493518"/>
    <w:rsid w:val="004962AE"/>
    <w:rsid w:val="004A15C0"/>
    <w:rsid w:val="004A1B9D"/>
    <w:rsid w:val="004A2B17"/>
    <w:rsid w:val="004A2D3E"/>
    <w:rsid w:val="004A30C0"/>
    <w:rsid w:val="004A3EB6"/>
    <w:rsid w:val="004A4B93"/>
    <w:rsid w:val="004A6116"/>
    <w:rsid w:val="004A68D1"/>
    <w:rsid w:val="004A7723"/>
    <w:rsid w:val="004A7C20"/>
    <w:rsid w:val="004B1EF7"/>
    <w:rsid w:val="004B1F78"/>
    <w:rsid w:val="004B2A3D"/>
    <w:rsid w:val="004B2F73"/>
    <w:rsid w:val="004B2FEE"/>
    <w:rsid w:val="004B358F"/>
    <w:rsid w:val="004B4DE3"/>
    <w:rsid w:val="004B4F82"/>
    <w:rsid w:val="004B5411"/>
    <w:rsid w:val="004B679E"/>
    <w:rsid w:val="004B70B1"/>
    <w:rsid w:val="004B740A"/>
    <w:rsid w:val="004B79E3"/>
    <w:rsid w:val="004C03F9"/>
    <w:rsid w:val="004C3D25"/>
    <w:rsid w:val="004C442E"/>
    <w:rsid w:val="004C46EB"/>
    <w:rsid w:val="004C4BD0"/>
    <w:rsid w:val="004C66DC"/>
    <w:rsid w:val="004D0855"/>
    <w:rsid w:val="004D124F"/>
    <w:rsid w:val="004D23DB"/>
    <w:rsid w:val="004D62DD"/>
    <w:rsid w:val="004D706E"/>
    <w:rsid w:val="004D707F"/>
    <w:rsid w:val="004D7085"/>
    <w:rsid w:val="004D7383"/>
    <w:rsid w:val="004D7776"/>
    <w:rsid w:val="004D78E1"/>
    <w:rsid w:val="004D7CA8"/>
    <w:rsid w:val="004E2A80"/>
    <w:rsid w:val="004E2CB8"/>
    <w:rsid w:val="004E56B5"/>
    <w:rsid w:val="004E59AF"/>
    <w:rsid w:val="004E5CBA"/>
    <w:rsid w:val="004E5DA5"/>
    <w:rsid w:val="004E659F"/>
    <w:rsid w:val="004E7991"/>
    <w:rsid w:val="004E7A7A"/>
    <w:rsid w:val="004E7AC5"/>
    <w:rsid w:val="004F03A7"/>
    <w:rsid w:val="004F1220"/>
    <w:rsid w:val="004F1C7C"/>
    <w:rsid w:val="004F359A"/>
    <w:rsid w:val="004F364E"/>
    <w:rsid w:val="004F5DF6"/>
    <w:rsid w:val="0050034D"/>
    <w:rsid w:val="00502ABA"/>
    <w:rsid w:val="00504F0C"/>
    <w:rsid w:val="0050510A"/>
    <w:rsid w:val="00505B49"/>
    <w:rsid w:val="00505B56"/>
    <w:rsid w:val="00505D78"/>
    <w:rsid w:val="005060C0"/>
    <w:rsid w:val="005067C2"/>
    <w:rsid w:val="00507587"/>
    <w:rsid w:val="005102FE"/>
    <w:rsid w:val="00511422"/>
    <w:rsid w:val="005115D6"/>
    <w:rsid w:val="005117D6"/>
    <w:rsid w:val="0051188C"/>
    <w:rsid w:val="005142F2"/>
    <w:rsid w:val="00514488"/>
    <w:rsid w:val="00515406"/>
    <w:rsid w:val="005155E4"/>
    <w:rsid w:val="00515F86"/>
    <w:rsid w:val="0051609A"/>
    <w:rsid w:val="0051762E"/>
    <w:rsid w:val="00517F32"/>
    <w:rsid w:val="005203B5"/>
    <w:rsid w:val="00520B1B"/>
    <w:rsid w:val="0052106C"/>
    <w:rsid w:val="005211FB"/>
    <w:rsid w:val="00521414"/>
    <w:rsid w:val="005223D5"/>
    <w:rsid w:val="00522DE8"/>
    <w:rsid w:val="00523725"/>
    <w:rsid w:val="005243F3"/>
    <w:rsid w:val="00524824"/>
    <w:rsid w:val="00524FFD"/>
    <w:rsid w:val="005250A6"/>
    <w:rsid w:val="00525356"/>
    <w:rsid w:val="00525453"/>
    <w:rsid w:val="005254C1"/>
    <w:rsid w:val="00525785"/>
    <w:rsid w:val="00526269"/>
    <w:rsid w:val="005264C4"/>
    <w:rsid w:val="00526631"/>
    <w:rsid w:val="0052663F"/>
    <w:rsid w:val="005318F2"/>
    <w:rsid w:val="00533DAB"/>
    <w:rsid w:val="00534EC4"/>
    <w:rsid w:val="005401AD"/>
    <w:rsid w:val="00541030"/>
    <w:rsid w:val="0054133D"/>
    <w:rsid w:val="005413AF"/>
    <w:rsid w:val="00541775"/>
    <w:rsid w:val="00541F20"/>
    <w:rsid w:val="00542DA7"/>
    <w:rsid w:val="00543E7B"/>
    <w:rsid w:val="00544E54"/>
    <w:rsid w:val="00544F3F"/>
    <w:rsid w:val="005457B6"/>
    <w:rsid w:val="00546237"/>
    <w:rsid w:val="00546802"/>
    <w:rsid w:val="00546F84"/>
    <w:rsid w:val="00547BF3"/>
    <w:rsid w:val="00551876"/>
    <w:rsid w:val="0055213C"/>
    <w:rsid w:val="00552144"/>
    <w:rsid w:val="00553DD6"/>
    <w:rsid w:val="00553EB6"/>
    <w:rsid w:val="005540AE"/>
    <w:rsid w:val="005545A5"/>
    <w:rsid w:val="005548FE"/>
    <w:rsid w:val="00555107"/>
    <w:rsid w:val="00555BB0"/>
    <w:rsid w:val="005563E7"/>
    <w:rsid w:val="00556B83"/>
    <w:rsid w:val="00557745"/>
    <w:rsid w:val="005579D8"/>
    <w:rsid w:val="0056064F"/>
    <w:rsid w:val="005611B4"/>
    <w:rsid w:val="00564395"/>
    <w:rsid w:val="00565048"/>
    <w:rsid w:val="005654DB"/>
    <w:rsid w:val="005662B8"/>
    <w:rsid w:val="00567F50"/>
    <w:rsid w:val="00570602"/>
    <w:rsid w:val="00570AD2"/>
    <w:rsid w:val="00571428"/>
    <w:rsid w:val="00571636"/>
    <w:rsid w:val="00571D4F"/>
    <w:rsid w:val="00572810"/>
    <w:rsid w:val="00577807"/>
    <w:rsid w:val="005779F9"/>
    <w:rsid w:val="00577C91"/>
    <w:rsid w:val="00577CD6"/>
    <w:rsid w:val="005809D8"/>
    <w:rsid w:val="005811D5"/>
    <w:rsid w:val="005813E4"/>
    <w:rsid w:val="00583843"/>
    <w:rsid w:val="00583C3B"/>
    <w:rsid w:val="005877B8"/>
    <w:rsid w:val="00591068"/>
    <w:rsid w:val="0059199E"/>
    <w:rsid w:val="00592E15"/>
    <w:rsid w:val="005934B7"/>
    <w:rsid w:val="0059378A"/>
    <w:rsid w:val="005938F3"/>
    <w:rsid w:val="00594480"/>
    <w:rsid w:val="005960A4"/>
    <w:rsid w:val="00597EC0"/>
    <w:rsid w:val="005A2717"/>
    <w:rsid w:val="005A2ACE"/>
    <w:rsid w:val="005A2C4E"/>
    <w:rsid w:val="005A4C95"/>
    <w:rsid w:val="005A4E9E"/>
    <w:rsid w:val="005A5423"/>
    <w:rsid w:val="005A5CA9"/>
    <w:rsid w:val="005A6570"/>
    <w:rsid w:val="005A6A1D"/>
    <w:rsid w:val="005A6DEF"/>
    <w:rsid w:val="005B1576"/>
    <w:rsid w:val="005B3F35"/>
    <w:rsid w:val="005B5179"/>
    <w:rsid w:val="005B76E8"/>
    <w:rsid w:val="005B7A5B"/>
    <w:rsid w:val="005C05D9"/>
    <w:rsid w:val="005C0755"/>
    <w:rsid w:val="005C10EB"/>
    <w:rsid w:val="005C16F6"/>
    <w:rsid w:val="005C19B8"/>
    <w:rsid w:val="005C1E32"/>
    <w:rsid w:val="005C38A5"/>
    <w:rsid w:val="005C3E2C"/>
    <w:rsid w:val="005C47FA"/>
    <w:rsid w:val="005C6FFD"/>
    <w:rsid w:val="005C71EB"/>
    <w:rsid w:val="005C7C88"/>
    <w:rsid w:val="005C7E63"/>
    <w:rsid w:val="005D2BCF"/>
    <w:rsid w:val="005D3140"/>
    <w:rsid w:val="005D39DF"/>
    <w:rsid w:val="005D3A99"/>
    <w:rsid w:val="005D3C33"/>
    <w:rsid w:val="005D425B"/>
    <w:rsid w:val="005D4DF6"/>
    <w:rsid w:val="005D54F1"/>
    <w:rsid w:val="005D5952"/>
    <w:rsid w:val="005D6151"/>
    <w:rsid w:val="005D742F"/>
    <w:rsid w:val="005E170B"/>
    <w:rsid w:val="005E1D1D"/>
    <w:rsid w:val="005E2115"/>
    <w:rsid w:val="005E47C2"/>
    <w:rsid w:val="005E4DFF"/>
    <w:rsid w:val="005E597A"/>
    <w:rsid w:val="005E695B"/>
    <w:rsid w:val="005E69F3"/>
    <w:rsid w:val="005E712B"/>
    <w:rsid w:val="005E7FFA"/>
    <w:rsid w:val="005F0F23"/>
    <w:rsid w:val="005F22B6"/>
    <w:rsid w:val="005F3104"/>
    <w:rsid w:val="005F54C5"/>
    <w:rsid w:val="005F575F"/>
    <w:rsid w:val="005F63F3"/>
    <w:rsid w:val="005F69C6"/>
    <w:rsid w:val="005F741C"/>
    <w:rsid w:val="006017A4"/>
    <w:rsid w:val="006038DB"/>
    <w:rsid w:val="00603CFE"/>
    <w:rsid w:val="006040DC"/>
    <w:rsid w:val="00604358"/>
    <w:rsid w:val="00605560"/>
    <w:rsid w:val="00606309"/>
    <w:rsid w:val="00606A5B"/>
    <w:rsid w:val="00606D3D"/>
    <w:rsid w:val="006071FF"/>
    <w:rsid w:val="00607D10"/>
    <w:rsid w:val="00610259"/>
    <w:rsid w:val="006116DC"/>
    <w:rsid w:val="00613203"/>
    <w:rsid w:val="006139AA"/>
    <w:rsid w:val="00614197"/>
    <w:rsid w:val="00615106"/>
    <w:rsid w:val="006170FD"/>
    <w:rsid w:val="006173F0"/>
    <w:rsid w:val="00617525"/>
    <w:rsid w:val="00617B69"/>
    <w:rsid w:val="0062039F"/>
    <w:rsid w:val="006213AE"/>
    <w:rsid w:val="006215F0"/>
    <w:rsid w:val="006236F9"/>
    <w:rsid w:val="006259B0"/>
    <w:rsid w:val="00626B61"/>
    <w:rsid w:val="0062701D"/>
    <w:rsid w:val="00627566"/>
    <w:rsid w:val="00627A6B"/>
    <w:rsid w:val="00627B66"/>
    <w:rsid w:val="00627DE7"/>
    <w:rsid w:val="00631D77"/>
    <w:rsid w:val="00634EC1"/>
    <w:rsid w:val="0063761D"/>
    <w:rsid w:val="006378C6"/>
    <w:rsid w:val="00637C2C"/>
    <w:rsid w:val="00637EBD"/>
    <w:rsid w:val="00640B1C"/>
    <w:rsid w:val="00641ADA"/>
    <w:rsid w:val="0064270F"/>
    <w:rsid w:val="00643E0F"/>
    <w:rsid w:val="006440B7"/>
    <w:rsid w:val="00645CF2"/>
    <w:rsid w:val="006464ED"/>
    <w:rsid w:val="0064698C"/>
    <w:rsid w:val="0064747C"/>
    <w:rsid w:val="006479D8"/>
    <w:rsid w:val="00650632"/>
    <w:rsid w:val="00650A96"/>
    <w:rsid w:val="00650E33"/>
    <w:rsid w:val="006521D8"/>
    <w:rsid w:val="00652E54"/>
    <w:rsid w:val="00653A55"/>
    <w:rsid w:val="00653B2E"/>
    <w:rsid w:val="00653BD9"/>
    <w:rsid w:val="0065484B"/>
    <w:rsid w:val="00654A1D"/>
    <w:rsid w:val="006561F4"/>
    <w:rsid w:val="006578BC"/>
    <w:rsid w:val="006607EE"/>
    <w:rsid w:val="006609FC"/>
    <w:rsid w:val="00660BCC"/>
    <w:rsid w:val="00661444"/>
    <w:rsid w:val="006617AA"/>
    <w:rsid w:val="00661BC4"/>
    <w:rsid w:val="0066365F"/>
    <w:rsid w:val="006653F2"/>
    <w:rsid w:val="006656D0"/>
    <w:rsid w:val="00665E7C"/>
    <w:rsid w:val="00666378"/>
    <w:rsid w:val="006664D4"/>
    <w:rsid w:val="00667ECD"/>
    <w:rsid w:val="00670214"/>
    <w:rsid w:val="00670A65"/>
    <w:rsid w:val="00670A73"/>
    <w:rsid w:val="00673D9A"/>
    <w:rsid w:val="0067410B"/>
    <w:rsid w:val="006753AC"/>
    <w:rsid w:val="00675583"/>
    <w:rsid w:val="006757F0"/>
    <w:rsid w:val="00675A40"/>
    <w:rsid w:val="00676049"/>
    <w:rsid w:val="00677F56"/>
    <w:rsid w:val="00677F74"/>
    <w:rsid w:val="00682B6F"/>
    <w:rsid w:val="0068745C"/>
    <w:rsid w:val="0069002D"/>
    <w:rsid w:val="00691402"/>
    <w:rsid w:val="00691538"/>
    <w:rsid w:val="00691E16"/>
    <w:rsid w:val="00692C5D"/>
    <w:rsid w:val="00694038"/>
    <w:rsid w:val="00694E89"/>
    <w:rsid w:val="00695B9F"/>
    <w:rsid w:val="006960D5"/>
    <w:rsid w:val="0069646D"/>
    <w:rsid w:val="00697CA8"/>
    <w:rsid w:val="00697D11"/>
    <w:rsid w:val="006A0162"/>
    <w:rsid w:val="006A05C5"/>
    <w:rsid w:val="006A1374"/>
    <w:rsid w:val="006A154E"/>
    <w:rsid w:val="006A2BB8"/>
    <w:rsid w:val="006A303B"/>
    <w:rsid w:val="006A3079"/>
    <w:rsid w:val="006A3559"/>
    <w:rsid w:val="006A468C"/>
    <w:rsid w:val="006A4B5B"/>
    <w:rsid w:val="006A555E"/>
    <w:rsid w:val="006A6891"/>
    <w:rsid w:val="006A7A9E"/>
    <w:rsid w:val="006B03C8"/>
    <w:rsid w:val="006B0D39"/>
    <w:rsid w:val="006B4436"/>
    <w:rsid w:val="006B4847"/>
    <w:rsid w:val="006B6151"/>
    <w:rsid w:val="006B638E"/>
    <w:rsid w:val="006B6391"/>
    <w:rsid w:val="006B666D"/>
    <w:rsid w:val="006B684D"/>
    <w:rsid w:val="006B7958"/>
    <w:rsid w:val="006B7DB3"/>
    <w:rsid w:val="006C0ACA"/>
    <w:rsid w:val="006C1035"/>
    <w:rsid w:val="006C2185"/>
    <w:rsid w:val="006C2298"/>
    <w:rsid w:val="006C3BC2"/>
    <w:rsid w:val="006C44F4"/>
    <w:rsid w:val="006C573B"/>
    <w:rsid w:val="006C7197"/>
    <w:rsid w:val="006C78CF"/>
    <w:rsid w:val="006C79DB"/>
    <w:rsid w:val="006C7EEC"/>
    <w:rsid w:val="006D055D"/>
    <w:rsid w:val="006D0B8A"/>
    <w:rsid w:val="006D0F2C"/>
    <w:rsid w:val="006D131C"/>
    <w:rsid w:val="006D137B"/>
    <w:rsid w:val="006D1C9A"/>
    <w:rsid w:val="006D1F20"/>
    <w:rsid w:val="006D2349"/>
    <w:rsid w:val="006D2958"/>
    <w:rsid w:val="006D2CA0"/>
    <w:rsid w:val="006D3C70"/>
    <w:rsid w:val="006D71DC"/>
    <w:rsid w:val="006D727E"/>
    <w:rsid w:val="006D78BE"/>
    <w:rsid w:val="006D7B6F"/>
    <w:rsid w:val="006D7E8F"/>
    <w:rsid w:val="006E02D0"/>
    <w:rsid w:val="006E0B2F"/>
    <w:rsid w:val="006E126D"/>
    <w:rsid w:val="006E276D"/>
    <w:rsid w:val="006E2876"/>
    <w:rsid w:val="006E2AEC"/>
    <w:rsid w:val="006E410B"/>
    <w:rsid w:val="006E55DE"/>
    <w:rsid w:val="006E5C2C"/>
    <w:rsid w:val="006E5F75"/>
    <w:rsid w:val="006E6408"/>
    <w:rsid w:val="006E73FF"/>
    <w:rsid w:val="006E7E94"/>
    <w:rsid w:val="006F42AF"/>
    <w:rsid w:val="006F5458"/>
    <w:rsid w:val="006F5846"/>
    <w:rsid w:val="006F5FEB"/>
    <w:rsid w:val="006F6D70"/>
    <w:rsid w:val="006F6EAD"/>
    <w:rsid w:val="006F7D9D"/>
    <w:rsid w:val="00701425"/>
    <w:rsid w:val="007026F3"/>
    <w:rsid w:val="007040F8"/>
    <w:rsid w:val="007049DA"/>
    <w:rsid w:val="00705AE8"/>
    <w:rsid w:val="00706A61"/>
    <w:rsid w:val="007076E1"/>
    <w:rsid w:val="007077E4"/>
    <w:rsid w:val="00707C02"/>
    <w:rsid w:val="00707CCF"/>
    <w:rsid w:val="00710EF3"/>
    <w:rsid w:val="00711C3E"/>
    <w:rsid w:val="0071245B"/>
    <w:rsid w:val="00712871"/>
    <w:rsid w:val="007148D9"/>
    <w:rsid w:val="00715D4D"/>
    <w:rsid w:val="007160EE"/>
    <w:rsid w:val="0071654B"/>
    <w:rsid w:val="007175E7"/>
    <w:rsid w:val="00724562"/>
    <w:rsid w:val="0072476A"/>
    <w:rsid w:val="00724E78"/>
    <w:rsid w:val="0072519E"/>
    <w:rsid w:val="00726ADB"/>
    <w:rsid w:val="00726D0E"/>
    <w:rsid w:val="0072747C"/>
    <w:rsid w:val="007362C9"/>
    <w:rsid w:val="0073640A"/>
    <w:rsid w:val="007376EF"/>
    <w:rsid w:val="00737D73"/>
    <w:rsid w:val="00740539"/>
    <w:rsid w:val="007406AB"/>
    <w:rsid w:val="0074082D"/>
    <w:rsid w:val="007413D5"/>
    <w:rsid w:val="00743D60"/>
    <w:rsid w:val="007459E8"/>
    <w:rsid w:val="00746B3C"/>
    <w:rsid w:val="007506B9"/>
    <w:rsid w:val="00750FED"/>
    <w:rsid w:val="00751C6F"/>
    <w:rsid w:val="00751CBE"/>
    <w:rsid w:val="0075275C"/>
    <w:rsid w:val="00753EF3"/>
    <w:rsid w:val="00753FE9"/>
    <w:rsid w:val="0075420D"/>
    <w:rsid w:val="007547C3"/>
    <w:rsid w:val="007548C7"/>
    <w:rsid w:val="00754DE3"/>
    <w:rsid w:val="007555F6"/>
    <w:rsid w:val="00755EB6"/>
    <w:rsid w:val="00757015"/>
    <w:rsid w:val="0075736B"/>
    <w:rsid w:val="007575FF"/>
    <w:rsid w:val="007577F9"/>
    <w:rsid w:val="007607F2"/>
    <w:rsid w:val="00760C2C"/>
    <w:rsid w:val="00761BB1"/>
    <w:rsid w:val="00763224"/>
    <w:rsid w:val="00763B3E"/>
    <w:rsid w:val="00763C84"/>
    <w:rsid w:val="00763D69"/>
    <w:rsid w:val="0076411D"/>
    <w:rsid w:val="007644DD"/>
    <w:rsid w:val="00764F20"/>
    <w:rsid w:val="007653E7"/>
    <w:rsid w:val="00766BBD"/>
    <w:rsid w:val="007705FC"/>
    <w:rsid w:val="0077077F"/>
    <w:rsid w:val="00770B85"/>
    <w:rsid w:val="00770FDA"/>
    <w:rsid w:val="00771FBD"/>
    <w:rsid w:val="007720BF"/>
    <w:rsid w:val="0077291D"/>
    <w:rsid w:val="00772D86"/>
    <w:rsid w:val="007733EC"/>
    <w:rsid w:val="00773D0B"/>
    <w:rsid w:val="00774482"/>
    <w:rsid w:val="00774C53"/>
    <w:rsid w:val="00775527"/>
    <w:rsid w:val="0077764F"/>
    <w:rsid w:val="00777BB8"/>
    <w:rsid w:val="007807E3"/>
    <w:rsid w:val="007819F6"/>
    <w:rsid w:val="00781A62"/>
    <w:rsid w:val="00781A8E"/>
    <w:rsid w:val="00782574"/>
    <w:rsid w:val="007828AF"/>
    <w:rsid w:val="007830AF"/>
    <w:rsid w:val="00783B42"/>
    <w:rsid w:val="00783CF3"/>
    <w:rsid w:val="007840FC"/>
    <w:rsid w:val="00785F75"/>
    <w:rsid w:val="007864DF"/>
    <w:rsid w:val="00786B40"/>
    <w:rsid w:val="0079104D"/>
    <w:rsid w:val="0079129E"/>
    <w:rsid w:val="00792067"/>
    <w:rsid w:val="00792A1A"/>
    <w:rsid w:val="00793EB7"/>
    <w:rsid w:val="00795C16"/>
    <w:rsid w:val="00796F88"/>
    <w:rsid w:val="0079770D"/>
    <w:rsid w:val="00797852"/>
    <w:rsid w:val="00797C9C"/>
    <w:rsid w:val="00797ED6"/>
    <w:rsid w:val="007A00D7"/>
    <w:rsid w:val="007A0886"/>
    <w:rsid w:val="007A0E05"/>
    <w:rsid w:val="007A0EAE"/>
    <w:rsid w:val="007A0FA4"/>
    <w:rsid w:val="007A1C80"/>
    <w:rsid w:val="007A2D52"/>
    <w:rsid w:val="007A3556"/>
    <w:rsid w:val="007A4201"/>
    <w:rsid w:val="007A552F"/>
    <w:rsid w:val="007A5A13"/>
    <w:rsid w:val="007A6A81"/>
    <w:rsid w:val="007A7450"/>
    <w:rsid w:val="007A7BEB"/>
    <w:rsid w:val="007B0301"/>
    <w:rsid w:val="007B03C5"/>
    <w:rsid w:val="007B07EE"/>
    <w:rsid w:val="007B0EF4"/>
    <w:rsid w:val="007B10AA"/>
    <w:rsid w:val="007B121F"/>
    <w:rsid w:val="007B199B"/>
    <w:rsid w:val="007B2C5A"/>
    <w:rsid w:val="007B2D9A"/>
    <w:rsid w:val="007B3399"/>
    <w:rsid w:val="007B3A46"/>
    <w:rsid w:val="007B4FD2"/>
    <w:rsid w:val="007B59DC"/>
    <w:rsid w:val="007B5B2F"/>
    <w:rsid w:val="007B6145"/>
    <w:rsid w:val="007B6AF7"/>
    <w:rsid w:val="007B7CC9"/>
    <w:rsid w:val="007C1095"/>
    <w:rsid w:val="007C1CE8"/>
    <w:rsid w:val="007C26AF"/>
    <w:rsid w:val="007C2C1B"/>
    <w:rsid w:val="007C3245"/>
    <w:rsid w:val="007C324F"/>
    <w:rsid w:val="007C3B7B"/>
    <w:rsid w:val="007C542C"/>
    <w:rsid w:val="007C556E"/>
    <w:rsid w:val="007C61CA"/>
    <w:rsid w:val="007C6CB8"/>
    <w:rsid w:val="007C72ED"/>
    <w:rsid w:val="007D03C0"/>
    <w:rsid w:val="007D2195"/>
    <w:rsid w:val="007D23E9"/>
    <w:rsid w:val="007D2579"/>
    <w:rsid w:val="007D277D"/>
    <w:rsid w:val="007D295A"/>
    <w:rsid w:val="007D416D"/>
    <w:rsid w:val="007D5FC9"/>
    <w:rsid w:val="007D6848"/>
    <w:rsid w:val="007D771F"/>
    <w:rsid w:val="007D784C"/>
    <w:rsid w:val="007D78BA"/>
    <w:rsid w:val="007D7C01"/>
    <w:rsid w:val="007E035E"/>
    <w:rsid w:val="007E0CCF"/>
    <w:rsid w:val="007E2034"/>
    <w:rsid w:val="007E2746"/>
    <w:rsid w:val="007E27EC"/>
    <w:rsid w:val="007E3947"/>
    <w:rsid w:val="007E4019"/>
    <w:rsid w:val="007E4F5F"/>
    <w:rsid w:val="007E525D"/>
    <w:rsid w:val="007E56C5"/>
    <w:rsid w:val="007E5992"/>
    <w:rsid w:val="007E5DA2"/>
    <w:rsid w:val="007E6409"/>
    <w:rsid w:val="007E6673"/>
    <w:rsid w:val="007E6E11"/>
    <w:rsid w:val="007E7039"/>
    <w:rsid w:val="007F0A41"/>
    <w:rsid w:val="007F111A"/>
    <w:rsid w:val="007F25FB"/>
    <w:rsid w:val="007F3BE7"/>
    <w:rsid w:val="007F4241"/>
    <w:rsid w:val="007F43F4"/>
    <w:rsid w:val="007F44BF"/>
    <w:rsid w:val="007F4F47"/>
    <w:rsid w:val="007F5670"/>
    <w:rsid w:val="007F5810"/>
    <w:rsid w:val="007F6D2E"/>
    <w:rsid w:val="007F71D5"/>
    <w:rsid w:val="007F7B0A"/>
    <w:rsid w:val="00801BFD"/>
    <w:rsid w:val="00801C5F"/>
    <w:rsid w:val="008022C8"/>
    <w:rsid w:val="00802BBB"/>
    <w:rsid w:val="0080401D"/>
    <w:rsid w:val="008054E2"/>
    <w:rsid w:val="0080605A"/>
    <w:rsid w:val="008066B8"/>
    <w:rsid w:val="008069B5"/>
    <w:rsid w:val="00806D62"/>
    <w:rsid w:val="00806DC6"/>
    <w:rsid w:val="00806E64"/>
    <w:rsid w:val="00810583"/>
    <w:rsid w:val="008114F8"/>
    <w:rsid w:val="00811566"/>
    <w:rsid w:val="00812546"/>
    <w:rsid w:val="0081265B"/>
    <w:rsid w:val="00812FCA"/>
    <w:rsid w:val="00813635"/>
    <w:rsid w:val="00813864"/>
    <w:rsid w:val="008143BE"/>
    <w:rsid w:val="00814F42"/>
    <w:rsid w:val="00815E5F"/>
    <w:rsid w:val="0081605A"/>
    <w:rsid w:val="008162A6"/>
    <w:rsid w:val="00816304"/>
    <w:rsid w:val="008163A8"/>
    <w:rsid w:val="008169FB"/>
    <w:rsid w:val="008176E3"/>
    <w:rsid w:val="00820B05"/>
    <w:rsid w:val="00820C9E"/>
    <w:rsid w:val="00821362"/>
    <w:rsid w:val="008214E6"/>
    <w:rsid w:val="0082229E"/>
    <w:rsid w:val="00822969"/>
    <w:rsid w:val="00822E7A"/>
    <w:rsid w:val="0082652F"/>
    <w:rsid w:val="00827AD6"/>
    <w:rsid w:val="00827EF3"/>
    <w:rsid w:val="00831E37"/>
    <w:rsid w:val="008323DE"/>
    <w:rsid w:val="00832596"/>
    <w:rsid w:val="008332D3"/>
    <w:rsid w:val="00833F03"/>
    <w:rsid w:val="008342BA"/>
    <w:rsid w:val="008350DB"/>
    <w:rsid w:val="008355D1"/>
    <w:rsid w:val="00835722"/>
    <w:rsid w:val="008362E9"/>
    <w:rsid w:val="00836AF3"/>
    <w:rsid w:val="008370BF"/>
    <w:rsid w:val="00840D04"/>
    <w:rsid w:val="008410C5"/>
    <w:rsid w:val="00841A70"/>
    <w:rsid w:val="00843095"/>
    <w:rsid w:val="00843C3D"/>
    <w:rsid w:val="00844E05"/>
    <w:rsid w:val="00845165"/>
    <w:rsid w:val="008455AB"/>
    <w:rsid w:val="008455EB"/>
    <w:rsid w:val="00845C9F"/>
    <w:rsid w:val="008460AD"/>
    <w:rsid w:val="00847186"/>
    <w:rsid w:val="0084787A"/>
    <w:rsid w:val="00850E84"/>
    <w:rsid w:val="008520CB"/>
    <w:rsid w:val="0085289B"/>
    <w:rsid w:val="008534C7"/>
    <w:rsid w:val="00854704"/>
    <w:rsid w:val="00854F09"/>
    <w:rsid w:val="00855F04"/>
    <w:rsid w:val="0085639F"/>
    <w:rsid w:val="008571A4"/>
    <w:rsid w:val="00857FCD"/>
    <w:rsid w:val="008610BE"/>
    <w:rsid w:val="008610E7"/>
    <w:rsid w:val="00861BD0"/>
    <w:rsid w:val="00862894"/>
    <w:rsid w:val="00862ED5"/>
    <w:rsid w:val="00863068"/>
    <w:rsid w:val="00865AD4"/>
    <w:rsid w:val="00865C76"/>
    <w:rsid w:val="008718B3"/>
    <w:rsid w:val="00871981"/>
    <w:rsid w:val="008733F9"/>
    <w:rsid w:val="00874005"/>
    <w:rsid w:val="00874F9F"/>
    <w:rsid w:val="00875747"/>
    <w:rsid w:val="0087681C"/>
    <w:rsid w:val="008775B8"/>
    <w:rsid w:val="00882FCA"/>
    <w:rsid w:val="008844A3"/>
    <w:rsid w:val="008867CF"/>
    <w:rsid w:val="008873D0"/>
    <w:rsid w:val="00887706"/>
    <w:rsid w:val="00887995"/>
    <w:rsid w:val="00887F8F"/>
    <w:rsid w:val="00892BF9"/>
    <w:rsid w:val="00895659"/>
    <w:rsid w:val="00895C38"/>
    <w:rsid w:val="008965D4"/>
    <w:rsid w:val="00896FDE"/>
    <w:rsid w:val="00897BD8"/>
    <w:rsid w:val="008A0636"/>
    <w:rsid w:val="008A28D5"/>
    <w:rsid w:val="008A30EB"/>
    <w:rsid w:val="008A57BF"/>
    <w:rsid w:val="008A5B79"/>
    <w:rsid w:val="008A6146"/>
    <w:rsid w:val="008A63DF"/>
    <w:rsid w:val="008A65C8"/>
    <w:rsid w:val="008A7F9E"/>
    <w:rsid w:val="008B0B3C"/>
    <w:rsid w:val="008B0F47"/>
    <w:rsid w:val="008B1EF6"/>
    <w:rsid w:val="008B201C"/>
    <w:rsid w:val="008B21B1"/>
    <w:rsid w:val="008B3212"/>
    <w:rsid w:val="008B3CD8"/>
    <w:rsid w:val="008B3E0F"/>
    <w:rsid w:val="008B46F7"/>
    <w:rsid w:val="008C0C53"/>
    <w:rsid w:val="008C1F1D"/>
    <w:rsid w:val="008C1F48"/>
    <w:rsid w:val="008C2726"/>
    <w:rsid w:val="008C463E"/>
    <w:rsid w:val="008C4E01"/>
    <w:rsid w:val="008C5D14"/>
    <w:rsid w:val="008D27BE"/>
    <w:rsid w:val="008D2BEE"/>
    <w:rsid w:val="008D3EEF"/>
    <w:rsid w:val="008D4648"/>
    <w:rsid w:val="008D57A9"/>
    <w:rsid w:val="008D6FC5"/>
    <w:rsid w:val="008D7B46"/>
    <w:rsid w:val="008E0158"/>
    <w:rsid w:val="008E1151"/>
    <w:rsid w:val="008E22F9"/>
    <w:rsid w:val="008E284A"/>
    <w:rsid w:val="008E3008"/>
    <w:rsid w:val="008E3CAE"/>
    <w:rsid w:val="008E3D59"/>
    <w:rsid w:val="008E40EE"/>
    <w:rsid w:val="008E4BD6"/>
    <w:rsid w:val="008E4EB1"/>
    <w:rsid w:val="008E544E"/>
    <w:rsid w:val="008E695D"/>
    <w:rsid w:val="008E6A6F"/>
    <w:rsid w:val="008E6EDD"/>
    <w:rsid w:val="008F0811"/>
    <w:rsid w:val="008F08B0"/>
    <w:rsid w:val="008F13C7"/>
    <w:rsid w:val="008F34AE"/>
    <w:rsid w:val="008F36D3"/>
    <w:rsid w:val="008F39B8"/>
    <w:rsid w:val="008F5D17"/>
    <w:rsid w:val="008F6282"/>
    <w:rsid w:val="008F62AC"/>
    <w:rsid w:val="008F66ED"/>
    <w:rsid w:val="008F6E05"/>
    <w:rsid w:val="008F6F52"/>
    <w:rsid w:val="00900471"/>
    <w:rsid w:val="009006D2"/>
    <w:rsid w:val="00901315"/>
    <w:rsid w:val="00901724"/>
    <w:rsid w:val="009019F9"/>
    <w:rsid w:val="00902035"/>
    <w:rsid w:val="00903DF1"/>
    <w:rsid w:val="00906F3A"/>
    <w:rsid w:val="00907712"/>
    <w:rsid w:val="00910DE9"/>
    <w:rsid w:val="00912446"/>
    <w:rsid w:val="009129B8"/>
    <w:rsid w:val="00912ADE"/>
    <w:rsid w:val="0091329D"/>
    <w:rsid w:val="00913540"/>
    <w:rsid w:val="00913E74"/>
    <w:rsid w:val="00914235"/>
    <w:rsid w:val="00914D91"/>
    <w:rsid w:val="00915F1D"/>
    <w:rsid w:val="00920161"/>
    <w:rsid w:val="00920AEA"/>
    <w:rsid w:val="009234AF"/>
    <w:rsid w:val="009240FF"/>
    <w:rsid w:val="00926105"/>
    <w:rsid w:val="009311A6"/>
    <w:rsid w:val="0093225A"/>
    <w:rsid w:val="0093234A"/>
    <w:rsid w:val="009346F0"/>
    <w:rsid w:val="00934718"/>
    <w:rsid w:val="00935197"/>
    <w:rsid w:val="00936277"/>
    <w:rsid w:val="00936D50"/>
    <w:rsid w:val="00936DC5"/>
    <w:rsid w:val="0093719D"/>
    <w:rsid w:val="00937C25"/>
    <w:rsid w:val="00940057"/>
    <w:rsid w:val="009413B7"/>
    <w:rsid w:val="00941FA4"/>
    <w:rsid w:val="0094318F"/>
    <w:rsid w:val="00943FC1"/>
    <w:rsid w:val="00945030"/>
    <w:rsid w:val="009451EB"/>
    <w:rsid w:val="00945D23"/>
    <w:rsid w:val="0094648C"/>
    <w:rsid w:val="00946C39"/>
    <w:rsid w:val="0094761C"/>
    <w:rsid w:val="00947EC8"/>
    <w:rsid w:val="00947F07"/>
    <w:rsid w:val="00950C4D"/>
    <w:rsid w:val="0095175D"/>
    <w:rsid w:val="00951A9C"/>
    <w:rsid w:val="009531F3"/>
    <w:rsid w:val="0095338A"/>
    <w:rsid w:val="00955975"/>
    <w:rsid w:val="00955AD9"/>
    <w:rsid w:val="00955BEC"/>
    <w:rsid w:val="0095640F"/>
    <w:rsid w:val="0095650A"/>
    <w:rsid w:val="00957474"/>
    <w:rsid w:val="009617C0"/>
    <w:rsid w:val="00963634"/>
    <w:rsid w:val="009638BB"/>
    <w:rsid w:val="00963B7C"/>
    <w:rsid w:val="00963E3B"/>
    <w:rsid w:val="00964DCB"/>
    <w:rsid w:val="00965052"/>
    <w:rsid w:val="00966C65"/>
    <w:rsid w:val="009719AB"/>
    <w:rsid w:val="009732DF"/>
    <w:rsid w:val="009735DA"/>
    <w:rsid w:val="00973C9F"/>
    <w:rsid w:val="00974012"/>
    <w:rsid w:val="00974102"/>
    <w:rsid w:val="00974110"/>
    <w:rsid w:val="00974298"/>
    <w:rsid w:val="00975754"/>
    <w:rsid w:val="00975C88"/>
    <w:rsid w:val="00976BE5"/>
    <w:rsid w:val="00976F44"/>
    <w:rsid w:val="009772F0"/>
    <w:rsid w:val="00980419"/>
    <w:rsid w:val="00980E81"/>
    <w:rsid w:val="009822C5"/>
    <w:rsid w:val="00982714"/>
    <w:rsid w:val="00983D1D"/>
    <w:rsid w:val="00983E18"/>
    <w:rsid w:val="00984AF1"/>
    <w:rsid w:val="00984F42"/>
    <w:rsid w:val="00985CE7"/>
    <w:rsid w:val="009861F2"/>
    <w:rsid w:val="00987781"/>
    <w:rsid w:val="00987AAD"/>
    <w:rsid w:val="00987E41"/>
    <w:rsid w:val="00987F9F"/>
    <w:rsid w:val="00991064"/>
    <w:rsid w:val="0099162E"/>
    <w:rsid w:val="00992B1A"/>
    <w:rsid w:val="00993033"/>
    <w:rsid w:val="00994D79"/>
    <w:rsid w:val="009955B1"/>
    <w:rsid w:val="00995609"/>
    <w:rsid w:val="009969CD"/>
    <w:rsid w:val="00996B16"/>
    <w:rsid w:val="00996FD0"/>
    <w:rsid w:val="009A068C"/>
    <w:rsid w:val="009A39A7"/>
    <w:rsid w:val="009A3E9E"/>
    <w:rsid w:val="009A426E"/>
    <w:rsid w:val="009A53D4"/>
    <w:rsid w:val="009A7ABD"/>
    <w:rsid w:val="009A7D60"/>
    <w:rsid w:val="009B0074"/>
    <w:rsid w:val="009B0151"/>
    <w:rsid w:val="009B0DF1"/>
    <w:rsid w:val="009B132A"/>
    <w:rsid w:val="009B3014"/>
    <w:rsid w:val="009B3598"/>
    <w:rsid w:val="009B43F6"/>
    <w:rsid w:val="009B6826"/>
    <w:rsid w:val="009B746B"/>
    <w:rsid w:val="009C05A4"/>
    <w:rsid w:val="009C0781"/>
    <w:rsid w:val="009C0C6F"/>
    <w:rsid w:val="009C26AE"/>
    <w:rsid w:val="009C2CC6"/>
    <w:rsid w:val="009C45C5"/>
    <w:rsid w:val="009C4F2A"/>
    <w:rsid w:val="009C5198"/>
    <w:rsid w:val="009C527B"/>
    <w:rsid w:val="009C68EA"/>
    <w:rsid w:val="009C6B40"/>
    <w:rsid w:val="009C6F8B"/>
    <w:rsid w:val="009D01E0"/>
    <w:rsid w:val="009D0B7A"/>
    <w:rsid w:val="009D0D19"/>
    <w:rsid w:val="009D166D"/>
    <w:rsid w:val="009D1956"/>
    <w:rsid w:val="009D2A98"/>
    <w:rsid w:val="009D2AC7"/>
    <w:rsid w:val="009D2C23"/>
    <w:rsid w:val="009D3F24"/>
    <w:rsid w:val="009D401B"/>
    <w:rsid w:val="009D4F0B"/>
    <w:rsid w:val="009D5AED"/>
    <w:rsid w:val="009D6FA3"/>
    <w:rsid w:val="009E080D"/>
    <w:rsid w:val="009E0E6D"/>
    <w:rsid w:val="009E1C56"/>
    <w:rsid w:val="009E33F5"/>
    <w:rsid w:val="009E3557"/>
    <w:rsid w:val="009E362A"/>
    <w:rsid w:val="009E445B"/>
    <w:rsid w:val="009E5E7F"/>
    <w:rsid w:val="009E7198"/>
    <w:rsid w:val="009F1198"/>
    <w:rsid w:val="009F1305"/>
    <w:rsid w:val="009F169C"/>
    <w:rsid w:val="009F205A"/>
    <w:rsid w:val="009F23BA"/>
    <w:rsid w:val="009F2D67"/>
    <w:rsid w:val="009F39DA"/>
    <w:rsid w:val="009F3DB3"/>
    <w:rsid w:val="009F3E18"/>
    <w:rsid w:val="009F4DBC"/>
    <w:rsid w:val="009F689C"/>
    <w:rsid w:val="009F6FC3"/>
    <w:rsid w:val="009F7507"/>
    <w:rsid w:val="009F7BE6"/>
    <w:rsid w:val="00A011B2"/>
    <w:rsid w:val="00A025BD"/>
    <w:rsid w:val="00A02881"/>
    <w:rsid w:val="00A05B9A"/>
    <w:rsid w:val="00A070F5"/>
    <w:rsid w:val="00A075C6"/>
    <w:rsid w:val="00A077B7"/>
    <w:rsid w:val="00A07FEE"/>
    <w:rsid w:val="00A10844"/>
    <w:rsid w:val="00A11E90"/>
    <w:rsid w:val="00A122E5"/>
    <w:rsid w:val="00A12DE5"/>
    <w:rsid w:val="00A12E21"/>
    <w:rsid w:val="00A13060"/>
    <w:rsid w:val="00A15139"/>
    <w:rsid w:val="00A15570"/>
    <w:rsid w:val="00A174DA"/>
    <w:rsid w:val="00A17ACB"/>
    <w:rsid w:val="00A211FB"/>
    <w:rsid w:val="00A21DE6"/>
    <w:rsid w:val="00A235BD"/>
    <w:rsid w:val="00A24671"/>
    <w:rsid w:val="00A2501A"/>
    <w:rsid w:val="00A26404"/>
    <w:rsid w:val="00A26425"/>
    <w:rsid w:val="00A27066"/>
    <w:rsid w:val="00A304C9"/>
    <w:rsid w:val="00A31A59"/>
    <w:rsid w:val="00A31B83"/>
    <w:rsid w:val="00A33426"/>
    <w:rsid w:val="00A33DB3"/>
    <w:rsid w:val="00A3464A"/>
    <w:rsid w:val="00A34920"/>
    <w:rsid w:val="00A3690A"/>
    <w:rsid w:val="00A36A52"/>
    <w:rsid w:val="00A36B5F"/>
    <w:rsid w:val="00A3795F"/>
    <w:rsid w:val="00A40601"/>
    <w:rsid w:val="00A417DA"/>
    <w:rsid w:val="00A42797"/>
    <w:rsid w:val="00A42FE2"/>
    <w:rsid w:val="00A4437D"/>
    <w:rsid w:val="00A44B10"/>
    <w:rsid w:val="00A44FE7"/>
    <w:rsid w:val="00A46467"/>
    <w:rsid w:val="00A46A03"/>
    <w:rsid w:val="00A46CC6"/>
    <w:rsid w:val="00A502A3"/>
    <w:rsid w:val="00A502AB"/>
    <w:rsid w:val="00A5071F"/>
    <w:rsid w:val="00A533EA"/>
    <w:rsid w:val="00A53B34"/>
    <w:rsid w:val="00A5629B"/>
    <w:rsid w:val="00A56D23"/>
    <w:rsid w:val="00A57BD2"/>
    <w:rsid w:val="00A60B77"/>
    <w:rsid w:val="00A60C17"/>
    <w:rsid w:val="00A60D5C"/>
    <w:rsid w:val="00A61277"/>
    <w:rsid w:val="00A61805"/>
    <w:rsid w:val="00A61BF9"/>
    <w:rsid w:val="00A61D07"/>
    <w:rsid w:val="00A61D09"/>
    <w:rsid w:val="00A622A4"/>
    <w:rsid w:val="00A62715"/>
    <w:rsid w:val="00A63B9A"/>
    <w:rsid w:val="00A64910"/>
    <w:rsid w:val="00A671BB"/>
    <w:rsid w:val="00A70297"/>
    <w:rsid w:val="00A704A0"/>
    <w:rsid w:val="00A74E66"/>
    <w:rsid w:val="00A74EA6"/>
    <w:rsid w:val="00A7655D"/>
    <w:rsid w:val="00A76773"/>
    <w:rsid w:val="00A768A1"/>
    <w:rsid w:val="00A76F75"/>
    <w:rsid w:val="00A8122C"/>
    <w:rsid w:val="00A82723"/>
    <w:rsid w:val="00A82A7A"/>
    <w:rsid w:val="00A84368"/>
    <w:rsid w:val="00A856DB"/>
    <w:rsid w:val="00A85BA9"/>
    <w:rsid w:val="00A860A1"/>
    <w:rsid w:val="00A865AC"/>
    <w:rsid w:val="00A86A58"/>
    <w:rsid w:val="00A86DED"/>
    <w:rsid w:val="00A86F3E"/>
    <w:rsid w:val="00A87326"/>
    <w:rsid w:val="00A87804"/>
    <w:rsid w:val="00A87E08"/>
    <w:rsid w:val="00A900A3"/>
    <w:rsid w:val="00A900C9"/>
    <w:rsid w:val="00A913AF"/>
    <w:rsid w:val="00A91ECF"/>
    <w:rsid w:val="00A9227D"/>
    <w:rsid w:val="00A9228B"/>
    <w:rsid w:val="00A9271A"/>
    <w:rsid w:val="00A938C0"/>
    <w:rsid w:val="00A93C10"/>
    <w:rsid w:val="00A944F0"/>
    <w:rsid w:val="00A945B9"/>
    <w:rsid w:val="00A94EC9"/>
    <w:rsid w:val="00A96491"/>
    <w:rsid w:val="00A96C9B"/>
    <w:rsid w:val="00A96E4D"/>
    <w:rsid w:val="00AA07B1"/>
    <w:rsid w:val="00AA124D"/>
    <w:rsid w:val="00AA3387"/>
    <w:rsid w:val="00AA3DED"/>
    <w:rsid w:val="00AA41BE"/>
    <w:rsid w:val="00AA4B7A"/>
    <w:rsid w:val="00AA53F3"/>
    <w:rsid w:val="00AA5543"/>
    <w:rsid w:val="00AA576A"/>
    <w:rsid w:val="00AA6323"/>
    <w:rsid w:val="00AA7429"/>
    <w:rsid w:val="00AA7E4A"/>
    <w:rsid w:val="00AB1305"/>
    <w:rsid w:val="00AB1684"/>
    <w:rsid w:val="00AB1B79"/>
    <w:rsid w:val="00AB4CA5"/>
    <w:rsid w:val="00AB70D4"/>
    <w:rsid w:val="00AC0DD6"/>
    <w:rsid w:val="00AC102E"/>
    <w:rsid w:val="00AC1036"/>
    <w:rsid w:val="00AC1B9F"/>
    <w:rsid w:val="00AC3D95"/>
    <w:rsid w:val="00AC4A0E"/>
    <w:rsid w:val="00AC535D"/>
    <w:rsid w:val="00AC62E3"/>
    <w:rsid w:val="00AC6688"/>
    <w:rsid w:val="00AC6E1E"/>
    <w:rsid w:val="00AC7D1A"/>
    <w:rsid w:val="00AD0A55"/>
    <w:rsid w:val="00AD0CC5"/>
    <w:rsid w:val="00AD0F7F"/>
    <w:rsid w:val="00AD0FA2"/>
    <w:rsid w:val="00AD1AD1"/>
    <w:rsid w:val="00AD35B3"/>
    <w:rsid w:val="00AD41C1"/>
    <w:rsid w:val="00AD4290"/>
    <w:rsid w:val="00AD4A6B"/>
    <w:rsid w:val="00AD4E22"/>
    <w:rsid w:val="00AD52AE"/>
    <w:rsid w:val="00AD52BA"/>
    <w:rsid w:val="00AD57B4"/>
    <w:rsid w:val="00AD5D1E"/>
    <w:rsid w:val="00AD64EE"/>
    <w:rsid w:val="00AD7A7A"/>
    <w:rsid w:val="00AE14E2"/>
    <w:rsid w:val="00AE1C24"/>
    <w:rsid w:val="00AE3791"/>
    <w:rsid w:val="00AE3D8D"/>
    <w:rsid w:val="00AE3E00"/>
    <w:rsid w:val="00AF1250"/>
    <w:rsid w:val="00AF15DB"/>
    <w:rsid w:val="00AF26F4"/>
    <w:rsid w:val="00AF27C6"/>
    <w:rsid w:val="00AF493B"/>
    <w:rsid w:val="00AF4C5E"/>
    <w:rsid w:val="00AF63CC"/>
    <w:rsid w:val="00AF75FA"/>
    <w:rsid w:val="00AF7B97"/>
    <w:rsid w:val="00B00151"/>
    <w:rsid w:val="00B01174"/>
    <w:rsid w:val="00B017C2"/>
    <w:rsid w:val="00B04329"/>
    <w:rsid w:val="00B0668C"/>
    <w:rsid w:val="00B06FF8"/>
    <w:rsid w:val="00B072F4"/>
    <w:rsid w:val="00B10C12"/>
    <w:rsid w:val="00B10FE5"/>
    <w:rsid w:val="00B16E02"/>
    <w:rsid w:val="00B172DF"/>
    <w:rsid w:val="00B20143"/>
    <w:rsid w:val="00B206BC"/>
    <w:rsid w:val="00B2133D"/>
    <w:rsid w:val="00B21481"/>
    <w:rsid w:val="00B216CF"/>
    <w:rsid w:val="00B22AC9"/>
    <w:rsid w:val="00B23616"/>
    <w:rsid w:val="00B24917"/>
    <w:rsid w:val="00B25DAB"/>
    <w:rsid w:val="00B25F77"/>
    <w:rsid w:val="00B2695C"/>
    <w:rsid w:val="00B272C1"/>
    <w:rsid w:val="00B27950"/>
    <w:rsid w:val="00B27CB7"/>
    <w:rsid w:val="00B27ECC"/>
    <w:rsid w:val="00B3166B"/>
    <w:rsid w:val="00B31B2D"/>
    <w:rsid w:val="00B32737"/>
    <w:rsid w:val="00B32ABB"/>
    <w:rsid w:val="00B32F63"/>
    <w:rsid w:val="00B33336"/>
    <w:rsid w:val="00B3390D"/>
    <w:rsid w:val="00B33BF1"/>
    <w:rsid w:val="00B35213"/>
    <w:rsid w:val="00B3713E"/>
    <w:rsid w:val="00B403AB"/>
    <w:rsid w:val="00B42695"/>
    <w:rsid w:val="00B431F4"/>
    <w:rsid w:val="00B45491"/>
    <w:rsid w:val="00B45A66"/>
    <w:rsid w:val="00B45A83"/>
    <w:rsid w:val="00B46F88"/>
    <w:rsid w:val="00B51F2C"/>
    <w:rsid w:val="00B521B9"/>
    <w:rsid w:val="00B55EBA"/>
    <w:rsid w:val="00B5671F"/>
    <w:rsid w:val="00B57B74"/>
    <w:rsid w:val="00B57D72"/>
    <w:rsid w:val="00B60387"/>
    <w:rsid w:val="00B60935"/>
    <w:rsid w:val="00B610A6"/>
    <w:rsid w:val="00B61501"/>
    <w:rsid w:val="00B61AE6"/>
    <w:rsid w:val="00B62637"/>
    <w:rsid w:val="00B6331F"/>
    <w:rsid w:val="00B63A5B"/>
    <w:rsid w:val="00B63A80"/>
    <w:rsid w:val="00B63B2F"/>
    <w:rsid w:val="00B66A07"/>
    <w:rsid w:val="00B70781"/>
    <w:rsid w:val="00B70AEC"/>
    <w:rsid w:val="00B730F7"/>
    <w:rsid w:val="00B74A87"/>
    <w:rsid w:val="00B74D5E"/>
    <w:rsid w:val="00B750FE"/>
    <w:rsid w:val="00B7513E"/>
    <w:rsid w:val="00B7525D"/>
    <w:rsid w:val="00B75BD9"/>
    <w:rsid w:val="00B766C6"/>
    <w:rsid w:val="00B76C13"/>
    <w:rsid w:val="00B76F99"/>
    <w:rsid w:val="00B776AB"/>
    <w:rsid w:val="00B80046"/>
    <w:rsid w:val="00B806BD"/>
    <w:rsid w:val="00B81D90"/>
    <w:rsid w:val="00B81FDA"/>
    <w:rsid w:val="00B833FB"/>
    <w:rsid w:val="00B83CDB"/>
    <w:rsid w:val="00B85410"/>
    <w:rsid w:val="00B85557"/>
    <w:rsid w:val="00B8556C"/>
    <w:rsid w:val="00B87B72"/>
    <w:rsid w:val="00B90388"/>
    <w:rsid w:val="00B9066C"/>
    <w:rsid w:val="00B90E59"/>
    <w:rsid w:val="00B91A13"/>
    <w:rsid w:val="00B91B4E"/>
    <w:rsid w:val="00B93537"/>
    <w:rsid w:val="00B93E32"/>
    <w:rsid w:val="00B94523"/>
    <w:rsid w:val="00B94C61"/>
    <w:rsid w:val="00B94F7A"/>
    <w:rsid w:val="00B95115"/>
    <w:rsid w:val="00B9532A"/>
    <w:rsid w:val="00B960F2"/>
    <w:rsid w:val="00BA1EB4"/>
    <w:rsid w:val="00BA284D"/>
    <w:rsid w:val="00BA3473"/>
    <w:rsid w:val="00BA3747"/>
    <w:rsid w:val="00BA3B70"/>
    <w:rsid w:val="00BA4751"/>
    <w:rsid w:val="00BA4A1D"/>
    <w:rsid w:val="00BA583C"/>
    <w:rsid w:val="00BA5BE9"/>
    <w:rsid w:val="00BA616B"/>
    <w:rsid w:val="00BA6DFF"/>
    <w:rsid w:val="00BA7B98"/>
    <w:rsid w:val="00BA7C0C"/>
    <w:rsid w:val="00BB1357"/>
    <w:rsid w:val="00BB2018"/>
    <w:rsid w:val="00BB20C9"/>
    <w:rsid w:val="00BB25FC"/>
    <w:rsid w:val="00BB26BA"/>
    <w:rsid w:val="00BB29C5"/>
    <w:rsid w:val="00BB4489"/>
    <w:rsid w:val="00BB4A54"/>
    <w:rsid w:val="00BB4AE3"/>
    <w:rsid w:val="00BB638D"/>
    <w:rsid w:val="00BB682D"/>
    <w:rsid w:val="00BB7703"/>
    <w:rsid w:val="00BB7758"/>
    <w:rsid w:val="00BC05EA"/>
    <w:rsid w:val="00BC1776"/>
    <w:rsid w:val="00BC25DC"/>
    <w:rsid w:val="00BC71FD"/>
    <w:rsid w:val="00BD013B"/>
    <w:rsid w:val="00BD0BC0"/>
    <w:rsid w:val="00BD1534"/>
    <w:rsid w:val="00BD1B79"/>
    <w:rsid w:val="00BD1BFD"/>
    <w:rsid w:val="00BD2AC4"/>
    <w:rsid w:val="00BD2BF6"/>
    <w:rsid w:val="00BD51AC"/>
    <w:rsid w:val="00BD5972"/>
    <w:rsid w:val="00BD6A20"/>
    <w:rsid w:val="00BD7891"/>
    <w:rsid w:val="00BE085E"/>
    <w:rsid w:val="00BE14B0"/>
    <w:rsid w:val="00BE1712"/>
    <w:rsid w:val="00BE3119"/>
    <w:rsid w:val="00BE5B0D"/>
    <w:rsid w:val="00BE6429"/>
    <w:rsid w:val="00BE6823"/>
    <w:rsid w:val="00BE6C06"/>
    <w:rsid w:val="00BF0398"/>
    <w:rsid w:val="00BF04E8"/>
    <w:rsid w:val="00BF18F6"/>
    <w:rsid w:val="00BF2C24"/>
    <w:rsid w:val="00BF306B"/>
    <w:rsid w:val="00BF3AAB"/>
    <w:rsid w:val="00BF3D9B"/>
    <w:rsid w:val="00BF46CC"/>
    <w:rsid w:val="00BF55E8"/>
    <w:rsid w:val="00BF6357"/>
    <w:rsid w:val="00BF6B4A"/>
    <w:rsid w:val="00BF6F19"/>
    <w:rsid w:val="00BF72AD"/>
    <w:rsid w:val="00C00152"/>
    <w:rsid w:val="00C00455"/>
    <w:rsid w:val="00C00909"/>
    <w:rsid w:val="00C026F8"/>
    <w:rsid w:val="00C02849"/>
    <w:rsid w:val="00C04068"/>
    <w:rsid w:val="00C05047"/>
    <w:rsid w:val="00C05B48"/>
    <w:rsid w:val="00C061C8"/>
    <w:rsid w:val="00C06843"/>
    <w:rsid w:val="00C06974"/>
    <w:rsid w:val="00C0699B"/>
    <w:rsid w:val="00C071F4"/>
    <w:rsid w:val="00C07207"/>
    <w:rsid w:val="00C1065D"/>
    <w:rsid w:val="00C10EAD"/>
    <w:rsid w:val="00C1159C"/>
    <w:rsid w:val="00C11BA7"/>
    <w:rsid w:val="00C12A1E"/>
    <w:rsid w:val="00C12AA1"/>
    <w:rsid w:val="00C12EE6"/>
    <w:rsid w:val="00C13220"/>
    <w:rsid w:val="00C14C87"/>
    <w:rsid w:val="00C15F0C"/>
    <w:rsid w:val="00C164D3"/>
    <w:rsid w:val="00C17001"/>
    <w:rsid w:val="00C17BAB"/>
    <w:rsid w:val="00C21367"/>
    <w:rsid w:val="00C21BBB"/>
    <w:rsid w:val="00C2279B"/>
    <w:rsid w:val="00C22A1C"/>
    <w:rsid w:val="00C22F1C"/>
    <w:rsid w:val="00C231D2"/>
    <w:rsid w:val="00C23218"/>
    <w:rsid w:val="00C23B94"/>
    <w:rsid w:val="00C23E24"/>
    <w:rsid w:val="00C249E2"/>
    <w:rsid w:val="00C25F37"/>
    <w:rsid w:val="00C266E1"/>
    <w:rsid w:val="00C2695C"/>
    <w:rsid w:val="00C26EE1"/>
    <w:rsid w:val="00C2757B"/>
    <w:rsid w:val="00C3185C"/>
    <w:rsid w:val="00C31898"/>
    <w:rsid w:val="00C3529C"/>
    <w:rsid w:val="00C35B08"/>
    <w:rsid w:val="00C35EDE"/>
    <w:rsid w:val="00C35F4E"/>
    <w:rsid w:val="00C361D0"/>
    <w:rsid w:val="00C3696B"/>
    <w:rsid w:val="00C37BB0"/>
    <w:rsid w:val="00C37F26"/>
    <w:rsid w:val="00C41B8E"/>
    <w:rsid w:val="00C41E8F"/>
    <w:rsid w:val="00C42383"/>
    <w:rsid w:val="00C42654"/>
    <w:rsid w:val="00C44926"/>
    <w:rsid w:val="00C44B2E"/>
    <w:rsid w:val="00C452AD"/>
    <w:rsid w:val="00C4539E"/>
    <w:rsid w:val="00C46185"/>
    <w:rsid w:val="00C46B60"/>
    <w:rsid w:val="00C47495"/>
    <w:rsid w:val="00C502DA"/>
    <w:rsid w:val="00C52AFF"/>
    <w:rsid w:val="00C53F97"/>
    <w:rsid w:val="00C57090"/>
    <w:rsid w:val="00C60428"/>
    <w:rsid w:val="00C611BE"/>
    <w:rsid w:val="00C614AD"/>
    <w:rsid w:val="00C61772"/>
    <w:rsid w:val="00C638F8"/>
    <w:rsid w:val="00C655E3"/>
    <w:rsid w:val="00C677F1"/>
    <w:rsid w:val="00C67D98"/>
    <w:rsid w:val="00C707E4"/>
    <w:rsid w:val="00C71075"/>
    <w:rsid w:val="00C71935"/>
    <w:rsid w:val="00C7237E"/>
    <w:rsid w:val="00C72AA8"/>
    <w:rsid w:val="00C72C74"/>
    <w:rsid w:val="00C72FBF"/>
    <w:rsid w:val="00C7393E"/>
    <w:rsid w:val="00C74C3F"/>
    <w:rsid w:val="00C74DA6"/>
    <w:rsid w:val="00C74E6D"/>
    <w:rsid w:val="00C80ED4"/>
    <w:rsid w:val="00C817EA"/>
    <w:rsid w:val="00C81D40"/>
    <w:rsid w:val="00C83018"/>
    <w:rsid w:val="00C83294"/>
    <w:rsid w:val="00C83316"/>
    <w:rsid w:val="00C83421"/>
    <w:rsid w:val="00C837AB"/>
    <w:rsid w:val="00C83904"/>
    <w:rsid w:val="00C83FBF"/>
    <w:rsid w:val="00C8435C"/>
    <w:rsid w:val="00C855AB"/>
    <w:rsid w:val="00C859C4"/>
    <w:rsid w:val="00C87252"/>
    <w:rsid w:val="00C873DA"/>
    <w:rsid w:val="00C90E3E"/>
    <w:rsid w:val="00C917D7"/>
    <w:rsid w:val="00C92302"/>
    <w:rsid w:val="00C9268D"/>
    <w:rsid w:val="00C93A7F"/>
    <w:rsid w:val="00C93B84"/>
    <w:rsid w:val="00C93DE3"/>
    <w:rsid w:val="00C93E6F"/>
    <w:rsid w:val="00C94353"/>
    <w:rsid w:val="00C94CF3"/>
    <w:rsid w:val="00C94D82"/>
    <w:rsid w:val="00C9650C"/>
    <w:rsid w:val="00CA028A"/>
    <w:rsid w:val="00CA0339"/>
    <w:rsid w:val="00CA082B"/>
    <w:rsid w:val="00CA19E2"/>
    <w:rsid w:val="00CA1E46"/>
    <w:rsid w:val="00CA32E1"/>
    <w:rsid w:val="00CA334D"/>
    <w:rsid w:val="00CA34E5"/>
    <w:rsid w:val="00CA4698"/>
    <w:rsid w:val="00CA4A9E"/>
    <w:rsid w:val="00CA5548"/>
    <w:rsid w:val="00CA5927"/>
    <w:rsid w:val="00CA5C91"/>
    <w:rsid w:val="00CA6445"/>
    <w:rsid w:val="00CA69FE"/>
    <w:rsid w:val="00CA714A"/>
    <w:rsid w:val="00CB205E"/>
    <w:rsid w:val="00CB28A4"/>
    <w:rsid w:val="00CB3246"/>
    <w:rsid w:val="00CB58CD"/>
    <w:rsid w:val="00CB5938"/>
    <w:rsid w:val="00CB5BBD"/>
    <w:rsid w:val="00CB5D0A"/>
    <w:rsid w:val="00CB5E23"/>
    <w:rsid w:val="00CB7E5F"/>
    <w:rsid w:val="00CC0441"/>
    <w:rsid w:val="00CC06AE"/>
    <w:rsid w:val="00CC1675"/>
    <w:rsid w:val="00CC24BE"/>
    <w:rsid w:val="00CC26A6"/>
    <w:rsid w:val="00CC378F"/>
    <w:rsid w:val="00CC3F8E"/>
    <w:rsid w:val="00CC407A"/>
    <w:rsid w:val="00CC4D5E"/>
    <w:rsid w:val="00CC54F4"/>
    <w:rsid w:val="00CC57F9"/>
    <w:rsid w:val="00CC5F69"/>
    <w:rsid w:val="00CC69CF"/>
    <w:rsid w:val="00CC6A94"/>
    <w:rsid w:val="00CC7210"/>
    <w:rsid w:val="00CC7499"/>
    <w:rsid w:val="00CD110C"/>
    <w:rsid w:val="00CD192F"/>
    <w:rsid w:val="00CD1E38"/>
    <w:rsid w:val="00CD5BDA"/>
    <w:rsid w:val="00CD65DC"/>
    <w:rsid w:val="00CD7B1D"/>
    <w:rsid w:val="00CE0492"/>
    <w:rsid w:val="00CE0921"/>
    <w:rsid w:val="00CE1CBD"/>
    <w:rsid w:val="00CE1F3F"/>
    <w:rsid w:val="00CE23FE"/>
    <w:rsid w:val="00CE32FF"/>
    <w:rsid w:val="00CE3B0D"/>
    <w:rsid w:val="00CE58CE"/>
    <w:rsid w:val="00CE59B0"/>
    <w:rsid w:val="00CE6D1D"/>
    <w:rsid w:val="00CE6E27"/>
    <w:rsid w:val="00CF0D23"/>
    <w:rsid w:val="00CF12FF"/>
    <w:rsid w:val="00CF194E"/>
    <w:rsid w:val="00CF27D2"/>
    <w:rsid w:val="00CF2C5C"/>
    <w:rsid w:val="00CF39A0"/>
    <w:rsid w:val="00CF57B5"/>
    <w:rsid w:val="00CF5C25"/>
    <w:rsid w:val="00CF69A7"/>
    <w:rsid w:val="00CF6E1A"/>
    <w:rsid w:val="00CF78DE"/>
    <w:rsid w:val="00CF79D4"/>
    <w:rsid w:val="00D008E6"/>
    <w:rsid w:val="00D01FA8"/>
    <w:rsid w:val="00D02233"/>
    <w:rsid w:val="00D02283"/>
    <w:rsid w:val="00D038F5"/>
    <w:rsid w:val="00D03A69"/>
    <w:rsid w:val="00D03DD6"/>
    <w:rsid w:val="00D046AB"/>
    <w:rsid w:val="00D050A1"/>
    <w:rsid w:val="00D053FF"/>
    <w:rsid w:val="00D05F12"/>
    <w:rsid w:val="00D068E0"/>
    <w:rsid w:val="00D0693F"/>
    <w:rsid w:val="00D07004"/>
    <w:rsid w:val="00D07ADD"/>
    <w:rsid w:val="00D07DE8"/>
    <w:rsid w:val="00D07FED"/>
    <w:rsid w:val="00D106E7"/>
    <w:rsid w:val="00D10857"/>
    <w:rsid w:val="00D10B23"/>
    <w:rsid w:val="00D118FB"/>
    <w:rsid w:val="00D11BF5"/>
    <w:rsid w:val="00D11D0E"/>
    <w:rsid w:val="00D12F9C"/>
    <w:rsid w:val="00D13113"/>
    <w:rsid w:val="00D14054"/>
    <w:rsid w:val="00D15312"/>
    <w:rsid w:val="00D15386"/>
    <w:rsid w:val="00D1706C"/>
    <w:rsid w:val="00D173FD"/>
    <w:rsid w:val="00D17E8A"/>
    <w:rsid w:val="00D20996"/>
    <w:rsid w:val="00D2179E"/>
    <w:rsid w:val="00D21CFA"/>
    <w:rsid w:val="00D22D0B"/>
    <w:rsid w:val="00D247CA"/>
    <w:rsid w:val="00D24B70"/>
    <w:rsid w:val="00D25884"/>
    <w:rsid w:val="00D30CA9"/>
    <w:rsid w:val="00D31BB2"/>
    <w:rsid w:val="00D33578"/>
    <w:rsid w:val="00D344B4"/>
    <w:rsid w:val="00D34DCD"/>
    <w:rsid w:val="00D36578"/>
    <w:rsid w:val="00D3765A"/>
    <w:rsid w:val="00D4145E"/>
    <w:rsid w:val="00D414B9"/>
    <w:rsid w:val="00D41542"/>
    <w:rsid w:val="00D41A34"/>
    <w:rsid w:val="00D41AD9"/>
    <w:rsid w:val="00D425B3"/>
    <w:rsid w:val="00D42709"/>
    <w:rsid w:val="00D42DD9"/>
    <w:rsid w:val="00D435C8"/>
    <w:rsid w:val="00D44192"/>
    <w:rsid w:val="00D44D2A"/>
    <w:rsid w:val="00D44FAF"/>
    <w:rsid w:val="00D45B8F"/>
    <w:rsid w:val="00D4723E"/>
    <w:rsid w:val="00D512F4"/>
    <w:rsid w:val="00D51742"/>
    <w:rsid w:val="00D51C08"/>
    <w:rsid w:val="00D53010"/>
    <w:rsid w:val="00D5380D"/>
    <w:rsid w:val="00D553E1"/>
    <w:rsid w:val="00D55579"/>
    <w:rsid w:val="00D55BAA"/>
    <w:rsid w:val="00D573FD"/>
    <w:rsid w:val="00D603EA"/>
    <w:rsid w:val="00D60663"/>
    <w:rsid w:val="00D60EA4"/>
    <w:rsid w:val="00D61623"/>
    <w:rsid w:val="00D6291F"/>
    <w:rsid w:val="00D62BA7"/>
    <w:rsid w:val="00D63DDC"/>
    <w:rsid w:val="00D65273"/>
    <w:rsid w:val="00D65564"/>
    <w:rsid w:val="00D65993"/>
    <w:rsid w:val="00D65A05"/>
    <w:rsid w:val="00D6608B"/>
    <w:rsid w:val="00D67602"/>
    <w:rsid w:val="00D70243"/>
    <w:rsid w:val="00D71859"/>
    <w:rsid w:val="00D71F19"/>
    <w:rsid w:val="00D73C40"/>
    <w:rsid w:val="00D75059"/>
    <w:rsid w:val="00D751D8"/>
    <w:rsid w:val="00D75AFF"/>
    <w:rsid w:val="00D75C54"/>
    <w:rsid w:val="00D76228"/>
    <w:rsid w:val="00D7635F"/>
    <w:rsid w:val="00D77FA0"/>
    <w:rsid w:val="00D8099F"/>
    <w:rsid w:val="00D832D1"/>
    <w:rsid w:val="00D83F67"/>
    <w:rsid w:val="00D840C6"/>
    <w:rsid w:val="00D844E4"/>
    <w:rsid w:val="00D84BAC"/>
    <w:rsid w:val="00D84EFA"/>
    <w:rsid w:val="00D85213"/>
    <w:rsid w:val="00D857D4"/>
    <w:rsid w:val="00D8601D"/>
    <w:rsid w:val="00D8663F"/>
    <w:rsid w:val="00D86678"/>
    <w:rsid w:val="00D86A6C"/>
    <w:rsid w:val="00D87D05"/>
    <w:rsid w:val="00D92F35"/>
    <w:rsid w:val="00D92FA4"/>
    <w:rsid w:val="00D93490"/>
    <w:rsid w:val="00D937A1"/>
    <w:rsid w:val="00D93E59"/>
    <w:rsid w:val="00D95ACC"/>
    <w:rsid w:val="00D95B4D"/>
    <w:rsid w:val="00D96CCA"/>
    <w:rsid w:val="00D97296"/>
    <w:rsid w:val="00D973C4"/>
    <w:rsid w:val="00D97705"/>
    <w:rsid w:val="00DA10DE"/>
    <w:rsid w:val="00DA220F"/>
    <w:rsid w:val="00DA43C1"/>
    <w:rsid w:val="00DA4671"/>
    <w:rsid w:val="00DA4F50"/>
    <w:rsid w:val="00DA53F6"/>
    <w:rsid w:val="00DA663F"/>
    <w:rsid w:val="00DA6C34"/>
    <w:rsid w:val="00DA6F55"/>
    <w:rsid w:val="00DA7558"/>
    <w:rsid w:val="00DA78C4"/>
    <w:rsid w:val="00DB1D4F"/>
    <w:rsid w:val="00DB2427"/>
    <w:rsid w:val="00DB278B"/>
    <w:rsid w:val="00DB37BB"/>
    <w:rsid w:val="00DB5237"/>
    <w:rsid w:val="00DB77D0"/>
    <w:rsid w:val="00DB7FE5"/>
    <w:rsid w:val="00DC0337"/>
    <w:rsid w:val="00DC0586"/>
    <w:rsid w:val="00DC0B31"/>
    <w:rsid w:val="00DC4DCA"/>
    <w:rsid w:val="00DC5103"/>
    <w:rsid w:val="00DC586E"/>
    <w:rsid w:val="00DC599F"/>
    <w:rsid w:val="00DD0019"/>
    <w:rsid w:val="00DD0463"/>
    <w:rsid w:val="00DD0BAB"/>
    <w:rsid w:val="00DD1201"/>
    <w:rsid w:val="00DD193F"/>
    <w:rsid w:val="00DD21FC"/>
    <w:rsid w:val="00DD2513"/>
    <w:rsid w:val="00DD53A8"/>
    <w:rsid w:val="00DD5B61"/>
    <w:rsid w:val="00DD693F"/>
    <w:rsid w:val="00DD734A"/>
    <w:rsid w:val="00DD7C64"/>
    <w:rsid w:val="00DD7DE1"/>
    <w:rsid w:val="00DE2937"/>
    <w:rsid w:val="00DE3242"/>
    <w:rsid w:val="00DE41D3"/>
    <w:rsid w:val="00DE4607"/>
    <w:rsid w:val="00DE65CA"/>
    <w:rsid w:val="00DE7FEB"/>
    <w:rsid w:val="00DF016A"/>
    <w:rsid w:val="00DF01F6"/>
    <w:rsid w:val="00DF0616"/>
    <w:rsid w:val="00DF0B10"/>
    <w:rsid w:val="00DF1452"/>
    <w:rsid w:val="00DF1F51"/>
    <w:rsid w:val="00DF244F"/>
    <w:rsid w:val="00DF2B50"/>
    <w:rsid w:val="00DF3154"/>
    <w:rsid w:val="00DF36C5"/>
    <w:rsid w:val="00DF50D7"/>
    <w:rsid w:val="00DF55FC"/>
    <w:rsid w:val="00DF5DEB"/>
    <w:rsid w:val="00DF6D67"/>
    <w:rsid w:val="00DF6DF8"/>
    <w:rsid w:val="00DF6E89"/>
    <w:rsid w:val="00DF78CC"/>
    <w:rsid w:val="00DF7CFE"/>
    <w:rsid w:val="00E0097B"/>
    <w:rsid w:val="00E00AA1"/>
    <w:rsid w:val="00E00DD4"/>
    <w:rsid w:val="00E0139F"/>
    <w:rsid w:val="00E039F1"/>
    <w:rsid w:val="00E03CAC"/>
    <w:rsid w:val="00E0417A"/>
    <w:rsid w:val="00E054DC"/>
    <w:rsid w:val="00E07346"/>
    <w:rsid w:val="00E11121"/>
    <w:rsid w:val="00E11534"/>
    <w:rsid w:val="00E115AB"/>
    <w:rsid w:val="00E11CA4"/>
    <w:rsid w:val="00E144AF"/>
    <w:rsid w:val="00E15764"/>
    <w:rsid w:val="00E158BD"/>
    <w:rsid w:val="00E16490"/>
    <w:rsid w:val="00E16666"/>
    <w:rsid w:val="00E17011"/>
    <w:rsid w:val="00E17A4C"/>
    <w:rsid w:val="00E203A7"/>
    <w:rsid w:val="00E20CD2"/>
    <w:rsid w:val="00E2338F"/>
    <w:rsid w:val="00E23B96"/>
    <w:rsid w:val="00E23DF4"/>
    <w:rsid w:val="00E250F6"/>
    <w:rsid w:val="00E25C9A"/>
    <w:rsid w:val="00E25DCA"/>
    <w:rsid w:val="00E261E9"/>
    <w:rsid w:val="00E2710B"/>
    <w:rsid w:val="00E2724B"/>
    <w:rsid w:val="00E27990"/>
    <w:rsid w:val="00E27AE4"/>
    <w:rsid w:val="00E3105B"/>
    <w:rsid w:val="00E315EE"/>
    <w:rsid w:val="00E31ABB"/>
    <w:rsid w:val="00E321F6"/>
    <w:rsid w:val="00E36244"/>
    <w:rsid w:val="00E37C69"/>
    <w:rsid w:val="00E404CE"/>
    <w:rsid w:val="00E4057B"/>
    <w:rsid w:val="00E42324"/>
    <w:rsid w:val="00E42E8D"/>
    <w:rsid w:val="00E45322"/>
    <w:rsid w:val="00E45764"/>
    <w:rsid w:val="00E4626F"/>
    <w:rsid w:val="00E470CC"/>
    <w:rsid w:val="00E478DC"/>
    <w:rsid w:val="00E47C78"/>
    <w:rsid w:val="00E50776"/>
    <w:rsid w:val="00E509C9"/>
    <w:rsid w:val="00E51611"/>
    <w:rsid w:val="00E51A19"/>
    <w:rsid w:val="00E54405"/>
    <w:rsid w:val="00E56B2A"/>
    <w:rsid w:val="00E5700B"/>
    <w:rsid w:val="00E5793D"/>
    <w:rsid w:val="00E60956"/>
    <w:rsid w:val="00E6105B"/>
    <w:rsid w:val="00E61A5C"/>
    <w:rsid w:val="00E62C25"/>
    <w:rsid w:val="00E62E0E"/>
    <w:rsid w:val="00E631A9"/>
    <w:rsid w:val="00E64A64"/>
    <w:rsid w:val="00E64B8E"/>
    <w:rsid w:val="00E64FE3"/>
    <w:rsid w:val="00E67A58"/>
    <w:rsid w:val="00E70904"/>
    <w:rsid w:val="00E70CF3"/>
    <w:rsid w:val="00E70D08"/>
    <w:rsid w:val="00E70D9D"/>
    <w:rsid w:val="00E716A7"/>
    <w:rsid w:val="00E7189C"/>
    <w:rsid w:val="00E738EB"/>
    <w:rsid w:val="00E7453C"/>
    <w:rsid w:val="00E74D81"/>
    <w:rsid w:val="00E76FD0"/>
    <w:rsid w:val="00E77449"/>
    <w:rsid w:val="00E8062F"/>
    <w:rsid w:val="00E80685"/>
    <w:rsid w:val="00E808B9"/>
    <w:rsid w:val="00E80C2E"/>
    <w:rsid w:val="00E80E3E"/>
    <w:rsid w:val="00E818E1"/>
    <w:rsid w:val="00E9037D"/>
    <w:rsid w:val="00E90531"/>
    <w:rsid w:val="00E906BC"/>
    <w:rsid w:val="00E9219D"/>
    <w:rsid w:val="00E93C18"/>
    <w:rsid w:val="00E944B8"/>
    <w:rsid w:val="00E967C5"/>
    <w:rsid w:val="00E97147"/>
    <w:rsid w:val="00EA1839"/>
    <w:rsid w:val="00EA31ED"/>
    <w:rsid w:val="00EA37AF"/>
    <w:rsid w:val="00EA3E8A"/>
    <w:rsid w:val="00EA44C4"/>
    <w:rsid w:val="00EA4FF3"/>
    <w:rsid w:val="00EA794E"/>
    <w:rsid w:val="00EA79D4"/>
    <w:rsid w:val="00EB0ACC"/>
    <w:rsid w:val="00EB0C72"/>
    <w:rsid w:val="00EB16F1"/>
    <w:rsid w:val="00EB2042"/>
    <w:rsid w:val="00EB222C"/>
    <w:rsid w:val="00EB2675"/>
    <w:rsid w:val="00EB26AC"/>
    <w:rsid w:val="00EB2E4B"/>
    <w:rsid w:val="00EB3487"/>
    <w:rsid w:val="00EB4837"/>
    <w:rsid w:val="00EB4D55"/>
    <w:rsid w:val="00EB4F1F"/>
    <w:rsid w:val="00EB5DB7"/>
    <w:rsid w:val="00EB72EA"/>
    <w:rsid w:val="00EC1655"/>
    <w:rsid w:val="00EC23C5"/>
    <w:rsid w:val="00EC362C"/>
    <w:rsid w:val="00EC3CD5"/>
    <w:rsid w:val="00EC4084"/>
    <w:rsid w:val="00EC4348"/>
    <w:rsid w:val="00EC4699"/>
    <w:rsid w:val="00EC52F5"/>
    <w:rsid w:val="00EC5C31"/>
    <w:rsid w:val="00EC6CF7"/>
    <w:rsid w:val="00ED0FAD"/>
    <w:rsid w:val="00ED2E97"/>
    <w:rsid w:val="00ED2EF2"/>
    <w:rsid w:val="00ED322E"/>
    <w:rsid w:val="00ED50C8"/>
    <w:rsid w:val="00ED589D"/>
    <w:rsid w:val="00ED677B"/>
    <w:rsid w:val="00EE0BDA"/>
    <w:rsid w:val="00EE3091"/>
    <w:rsid w:val="00EE3EDB"/>
    <w:rsid w:val="00EE499D"/>
    <w:rsid w:val="00EE5C93"/>
    <w:rsid w:val="00EE6E02"/>
    <w:rsid w:val="00EF033F"/>
    <w:rsid w:val="00EF10EA"/>
    <w:rsid w:val="00EF1827"/>
    <w:rsid w:val="00EF1831"/>
    <w:rsid w:val="00EF1A26"/>
    <w:rsid w:val="00EF2932"/>
    <w:rsid w:val="00EF3078"/>
    <w:rsid w:val="00EF5C61"/>
    <w:rsid w:val="00EF6208"/>
    <w:rsid w:val="00EF69FE"/>
    <w:rsid w:val="00EF6B46"/>
    <w:rsid w:val="00EF6BE0"/>
    <w:rsid w:val="00EF6C3B"/>
    <w:rsid w:val="00EF6F86"/>
    <w:rsid w:val="00F000D9"/>
    <w:rsid w:val="00F00580"/>
    <w:rsid w:val="00F00747"/>
    <w:rsid w:val="00F01D90"/>
    <w:rsid w:val="00F02094"/>
    <w:rsid w:val="00F0233A"/>
    <w:rsid w:val="00F02C6B"/>
    <w:rsid w:val="00F02E49"/>
    <w:rsid w:val="00F03038"/>
    <w:rsid w:val="00F03345"/>
    <w:rsid w:val="00F04D38"/>
    <w:rsid w:val="00F05635"/>
    <w:rsid w:val="00F066E9"/>
    <w:rsid w:val="00F0787A"/>
    <w:rsid w:val="00F106AA"/>
    <w:rsid w:val="00F13D91"/>
    <w:rsid w:val="00F13E29"/>
    <w:rsid w:val="00F13ED2"/>
    <w:rsid w:val="00F141D9"/>
    <w:rsid w:val="00F204CB"/>
    <w:rsid w:val="00F20F95"/>
    <w:rsid w:val="00F2222B"/>
    <w:rsid w:val="00F23C19"/>
    <w:rsid w:val="00F25052"/>
    <w:rsid w:val="00F25578"/>
    <w:rsid w:val="00F25CFB"/>
    <w:rsid w:val="00F25D75"/>
    <w:rsid w:val="00F26ED9"/>
    <w:rsid w:val="00F302F9"/>
    <w:rsid w:val="00F3066B"/>
    <w:rsid w:val="00F3148B"/>
    <w:rsid w:val="00F31B19"/>
    <w:rsid w:val="00F32BEB"/>
    <w:rsid w:val="00F336F5"/>
    <w:rsid w:val="00F337A4"/>
    <w:rsid w:val="00F34440"/>
    <w:rsid w:val="00F34572"/>
    <w:rsid w:val="00F34855"/>
    <w:rsid w:val="00F34AE7"/>
    <w:rsid w:val="00F34EFE"/>
    <w:rsid w:val="00F35055"/>
    <w:rsid w:val="00F40C8E"/>
    <w:rsid w:val="00F40FD3"/>
    <w:rsid w:val="00F41E2D"/>
    <w:rsid w:val="00F41F07"/>
    <w:rsid w:val="00F44E3A"/>
    <w:rsid w:val="00F453F2"/>
    <w:rsid w:val="00F46985"/>
    <w:rsid w:val="00F46E59"/>
    <w:rsid w:val="00F47202"/>
    <w:rsid w:val="00F47213"/>
    <w:rsid w:val="00F47833"/>
    <w:rsid w:val="00F47A31"/>
    <w:rsid w:val="00F529BA"/>
    <w:rsid w:val="00F52A8A"/>
    <w:rsid w:val="00F5303A"/>
    <w:rsid w:val="00F531D6"/>
    <w:rsid w:val="00F53CD5"/>
    <w:rsid w:val="00F548A5"/>
    <w:rsid w:val="00F549BB"/>
    <w:rsid w:val="00F5518F"/>
    <w:rsid w:val="00F57379"/>
    <w:rsid w:val="00F57AC7"/>
    <w:rsid w:val="00F60EAD"/>
    <w:rsid w:val="00F6127D"/>
    <w:rsid w:val="00F628EB"/>
    <w:rsid w:val="00F63039"/>
    <w:rsid w:val="00F635D6"/>
    <w:rsid w:val="00F6478A"/>
    <w:rsid w:val="00F647A7"/>
    <w:rsid w:val="00F650E4"/>
    <w:rsid w:val="00F651B7"/>
    <w:rsid w:val="00F65928"/>
    <w:rsid w:val="00F65A6C"/>
    <w:rsid w:val="00F6602C"/>
    <w:rsid w:val="00F672CE"/>
    <w:rsid w:val="00F67520"/>
    <w:rsid w:val="00F67B43"/>
    <w:rsid w:val="00F70474"/>
    <w:rsid w:val="00F7160C"/>
    <w:rsid w:val="00F7177C"/>
    <w:rsid w:val="00F72431"/>
    <w:rsid w:val="00F72599"/>
    <w:rsid w:val="00F73418"/>
    <w:rsid w:val="00F74522"/>
    <w:rsid w:val="00F74743"/>
    <w:rsid w:val="00F74943"/>
    <w:rsid w:val="00F75388"/>
    <w:rsid w:val="00F76265"/>
    <w:rsid w:val="00F76D3B"/>
    <w:rsid w:val="00F770A5"/>
    <w:rsid w:val="00F77336"/>
    <w:rsid w:val="00F774FF"/>
    <w:rsid w:val="00F776DE"/>
    <w:rsid w:val="00F778A6"/>
    <w:rsid w:val="00F80565"/>
    <w:rsid w:val="00F81A0A"/>
    <w:rsid w:val="00F823EB"/>
    <w:rsid w:val="00F825B7"/>
    <w:rsid w:val="00F84AC3"/>
    <w:rsid w:val="00F8505B"/>
    <w:rsid w:val="00F85FA5"/>
    <w:rsid w:val="00F86C37"/>
    <w:rsid w:val="00F86D48"/>
    <w:rsid w:val="00F878E7"/>
    <w:rsid w:val="00F9057C"/>
    <w:rsid w:val="00F912C9"/>
    <w:rsid w:val="00F92012"/>
    <w:rsid w:val="00F95C94"/>
    <w:rsid w:val="00F9653A"/>
    <w:rsid w:val="00F96C98"/>
    <w:rsid w:val="00FA06E1"/>
    <w:rsid w:val="00FA0830"/>
    <w:rsid w:val="00FA3742"/>
    <w:rsid w:val="00FA561D"/>
    <w:rsid w:val="00FA5AFA"/>
    <w:rsid w:val="00FA622F"/>
    <w:rsid w:val="00FA6617"/>
    <w:rsid w:val="00FA7219"/>
    <w:rsid w:val="00FB06FD"/>
    <w:rsid w:val="00FB0896"/>
    <w:rsid w:val="00FB09F1"/>
    <w:rsid w:val="00FB1858"/>
    <w:rsid w:val="00FB1F55"/>
    <w:rsid w:val="00FB2104"/>
    <w:rsid w:val="00FB28E1"/>
    <w:rsid w:val="00FB2C61"/>
    <w:rsid w:val="00FB2FDC"/>
    <w:rsid w:val="00FB319C"/>
    <w:rsid w:val="00FB4787"/>
    <w:rsid w:val="00FB63EA"/>
    <w:rsid w:val="00FB6945"/>
    <w:rsid w:val="00FB6BDB"/>
    <w:rsid w:val="00FC060F"/>
    <w:rsid w:val="00FC07AE"/>
    <w:rsid w:val="00FC11FB"/>
    <w:rsid w:val="00FC220D"/>
    <w:rsid w:val="00FC5829"/>
    <w:rsid w:val="00FC597B"/>
    <w:rsid w:val="00FC65C1"/>
    <w:rsid w:val="00FC7416"/>
    <w:rsid w:val="00FC7635"/>
    <w:rsid w:val="00FC7A3D"/>
    <w:rsid w:val="00FD069B"/>
    <w:rsid w:val="00FD0963"/>
    <w:rsid w:val="00FD357E"/>
    <w:rsid w:val="00FD36B6"/>
    <w:rsid w:val="00FD51C3"/>
    <w:rsid w:val="00FD6050"/>
    <w:rsid w:val="00FD67B8"/>
    <w:rsid w:val="00FD702C"/>
    <w:rsid w:val="00FD74BC"/>
    <w:rsid w:val="00FD7BDB"/>
    <w:rsid w:val="00FE03DA"/>
    <w:rsid w:val="00FE064F"/>
    <w:rsid w:val="00FE56D0"/>
    <w:rsid w:val="00FE5A85"/>
    <w:rsid w:val="00FE6AAC"/>
    <w:rsid w:val="00FE73C3"/>
    <w:rsid w:val="00FE7890"/>
    <w:rsid w:val="00FF058A"/>
    <w:rsid w:val="00FF099D"/>
    <w:rsid w:val="00FF3B02"/>
    <w:rsid w:val="00FF4237"/>
    <w:rsid w:val="00FF46FE"/>
    <w:rsid w:val="00FF5C3B"/>
    <w:rsid w:val="00FF6992"/>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C05E1E5"/>
  <w15:chartTrackingRefBased/>
  <w15:docId w15:val="{E5658013-771B-4262-9279-88D4917D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B5"/>
    <w:pPr>
      <w:spacing w:after="0" w:line="300" w:lineRule="auto"/>
      <w:jc w:val="both"/>
    </w:pPr>
    <w:rPr>
      <w:rFonts w:ascii="Garamond" w:hAnsi="Garamond"/>
      <w:sz w:val="24"/>
    </w:rPr>
  </w:style>
  <w:style w:type="paragraph" w:styleId="Heading1">
    <w:name w:val="heading 1"/>
    <w:basedOn w:val="Normal"/>
    <w:next w:val="Normal"/>
    <w:link w:val="Heading1Char"/>
    <w:uiPriority w:val="9"/>
    <w:qFormat/>
    <w:rsid w:val="0093225A"/>
    <w:pPr>
      <w:keepNext/>
      <w:keepLines/>
      <w:numPr>
        <w:numId w:val="16"/>
      </w:numPr>
      <w:spacing w:before="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F27D2"/>
    <w:pPr>
      <w:keepNext/>
      <w:keepLines/>
      <w:numPr>
        <w:ilvl w:val="1"/>
        <w:numId w:val="16"/>
      </w:numPr>
      <w:spacing w:before="360"/>
      <w:ind w:left="862"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F27D2"/>
    <w:pPr>
      <w:keepNext/>
      <w:keepLines/>
      <w:numPr>
        <w:ilvl w:val="2"/>
        <w:numId w:val="16"/>
      </w:numPr>
      <w:spacing w:before="360"/>
      <w:ind w:left="1287"/>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740539"/>
    <w:pPr>
      <w:keepNext/>
      <w:keepLines/>
      <w:numPr>
        <w:ilvl w:val="3"/>
        <w:numId w:val="16"/>
      </w:numPr>
      <w:spacing w:before="360"/>
      <w:ind w:left="1713" w:hanging="862"/>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740539"/>
    <w:pPr>
      <w:keepNext/>
      <w:keepLines/>
      <w:numPr>
        <w:ilvl w:val="4"/>
        <w:numId w:val="16"/>
      </w:numPr>
      <w:spacing w:before="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8D27B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27B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27B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53E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5A"/>
    <w:rPr>
      <w:rFonts w:ascii="EB Garamond" w:eastAsiaTheme="majorEastAsia" w:hAnsi="EB Garamond" w:cstheme="majorBidi"/>
      <w:b/>
      <w:color w:val="000000" w:themeColor="text1"/>
      <w:sz w:val="36"/>
      <w:szCs w:val="32"/>
    </w:rPr>
  </w:style>
  <w:style w:type="character" w:customStyle="1" w:styleId="Heading2Char">
    <w:name w:val="Heading 2 Char"/>
    <w:basedOn w:val="DefaultParagraphFont"/>
    <w:link w:val="Heading2"/>
    <w:uiPriority w:val="9"/>
    <w:rsid w:val="00CF27D2"/>
    <w:rPr>
      <w:rFonts w:ascii="Garamond" w:eastAsiaTheme="majorEastAsia" w:hAnsi="Garamond" w:cstheme="majorBidi"/>
      <w:b/>
      <w:sz w:val="32"/>
      <w:szCs w:val="26"/>
    </w:rPr>
  </w:style>
  <w:style w:type="character" w:customStyle="1" w:styleId="Heading3Char">
    <w:name w:val="Heading 3 Char"/>
    <w:basedOn w:val="DefaultParagraphFont"/>
    <w:link w:val="Heading3"/>
    <w:uiPriority w:val="9"/>
    <w:rsid w:val="00CF27D2"/>
    <w:rPr>
      <w:rFonts w:ascii="Garamond" w:eastAsiaTheme="majorEastAsia" w:hAnsi="Garamond" w:cstheme="majorBidi"/>
      <w:b/>
      <w:color w:val="000000" w:themeColor="text1"/>
      <w:sz w:val="28"/>
      <w:szCs w:val="24"/>
    </w:rPr>
  </w:style>
  <w:style w:type="character" w:customStyle="1" w:styleId="Heading4Char">
    <w:name w:val="Heading 4 Char"/>
    <w:basedOn w:val="DefaultParagraphFont"/>
    <w:link w:val="Heading4"/>
    <w:uiPriority w:val="9"/>
    <w:rsid w:val="00740539"/>
    <w:rPr>
      <w:rFonts w:ascii="Garamond" w:eastAsiaTheme="majorEastAsia" w:hAnsi="Garamond" w:cstheme="majorBidi"/>
      <w:b/>
      <w:iCs/>
      <w:color w:val="000000" w:themeColor="text1"/>
      <w:sz w:val="28"/>
    </w:rPr>
  </w:style>
  <w:style w:type="character" w:customStyle="1" w:styleId="Heading5Char">
    <w:name w:val="Heading 5 Char"/>
    <w:basedOn w:val="DefaultParagraphFont"/>
    <w:link w:val="Heading5"/>
    <w:uiPriority w:val="9"/>
    <w:rsid w:val="00740539"/>
    <w:rPr>
      <w:rFonts w:ascii="Garamond" w:eastAsiaTheme="majorEastAsia" w:hAnsi="Garamond" w:cstheme="majorBidi"/>
      <w:b/>
      <w:color w:val="000000" w:themeColor="text1"/>
      <w:sz w:val="28"/>
    </w:rPr>
  </w:style>
  <w:style w:type="character" w:styleId="Hyperlink">
    <w:name w:val="Hyperlink"/>
    <w:basedOn w:val="DefaultParagraphFont"/>
    <w:uiPriority w:val="99"/>
    <w:unhideWhenUsed/>
    <w:rsid w:val="00C83421"/>
    <w:rPr>
      <w:color w:val="0563C1" w:themeColor="hyperlink"/>
      <w:u w:val="single"/>
    </w:rPr>
  </w:style>
  <w:style w:type="paragraph" w:styleId="TOC1">
    <w:name w:val="toc 1"/>
    <w:basedOn w:val="Normal"/>
    <w:next w:val="Normal"/>
    <w:autoRedefine/>
    <w:uiPriority w:val="39"/>
    <w:unhideWhenUsed/>
    <w:rsid w:val="007A00D7"/>
    <w:pPr>
      <w:tabs>
        <w:tab w:val="left" w:pos="7938"/>
        <w:tab w:val="right" w:pos="8505"/>
      </w:tabs>
    </w:pPr>
    <w:rPr>
      <w:b/>
      <w:smallCaps/>
      <w:sz w:val="26"/>
    </w:rPr>
  </w:style>
  <w:style w:type="paragraph" w:styleId="TOC2">
    <w:name w:val="toc 2"/>
    <w:basedOn w:val="Normal"/>
    <w:next w:val="Normal"/>
    <w:autoRedefine/>
    <w:uiPriority w:val="39"/>
    <w:unhideWhenUsed/>
    <w:rsid w:val="007A00D7"/>
    <w:pPr>
      <w:tabs>
        <w:tab w:val="left" w:pos="7938"/>
        <w:tab w:val="right" w:pos="8505"/>
      </w:tabs>
      <w:ind w:left="142"/>
    </w:pPr>
  </w:style>
  <w:style w:type="paragraph" w:styleId="TOC3">
    <w:name w:val="toc 3"/>
    <w:basedOn w:val="Normal"/>
    <w:next w:val="Normal"/>
    <w:autoRedefine/>
    <w:uiPriority w:val="39"/>
    <w:unhideWhenUsed/>
    <w:rsid w:val="007A00D7"/>
    <w:pPr>
      <w:tabs>
        <w:tab w:val="left" w:pos="7938"/>
        <w:tab w:val="right" w:pos="8495"/>
      </w:tabs>
      <w:ind w:left="284"/>
    </w:pPr>
  </w:style>
  <w:style w:type="paragraph" w:styleId="TOC4">
    <w:name w:val="toc 4"/>
    <w:basedOn w:val="Normal"/>
    <w:next w:val="Normal"/>
    <w:autoRedefine/>
    <w:uiPriority w:val="39"/>
    <w:unhideWhenUsed/>
    <w:rsid w:val="00750FED"/>
    <w:pPr>
      <w:tabs>
        <w:tab w:val="left" w:pos="7938"/>
        <w:tab w:val="right" w:pos="8495"/>
      </w:tabs>
      <w:ind w:left="425"/>
      <w:pPrChange w:id="0" w:author="Marco Petri" w:date="2020-12-22T21:35:00Z">
        <w:pPr>
          <w:tabs>
            <w:tab w:val="left" w:pos="7938"/>
            <w:tab w:val="right" w:pos="8495"/>
          </w:tabs>
          <w:spacing w:line="300" w:lineRule="auto"/>
          <w:ind w:left="425"/>
          <w:jc w:val="both"/>
        </w:pPr>
      </w:pPrChange>
    </w:pPr>
    <w:rPr>
      <w:rPrChange w:id="0" w:author="Marco Petri" w:date="2020-12-22T21:35:00Z">
        <w:rPr>
          <w:rFonts w:ascii="Garamond" w:eastAsiaTheme="minorHAnsi" w:hAnsi="Garamond" w:cstheme="minorBidi"/>
          <w:sz w:val="24"/>
          <w:szCs w:val="22"/>
          <w:lang w:val="it-IT" w:eastAsia="en-US" w:bidi="ar-SA"/>
        </w:rPr>
      </w:rPrChange>
    </w:rPr>
  </w:style>
  <w:style w:type="paragraph" w:styleId="TOC5">
    <w:name w:val="toc 5"/>
    <w:basedOn w:val="Normal"/>
    <w:next w:val="Normal"/>
    <w:autoRedefine/>
    <w:uiPriority w:val="39"/>
    <w:unhideWhenUsed/>
    <w:rsid w:val="00F31B19"/>
    <w:pPr>
      <w:ind w:left="567"/>
    </w:pPr>
  </w:style>
  <w:style w:type="paragraph" w:styleId="Header">
    <w:name w:val="header"/>
    <w:basedOn w:val="Normal"/>
    <w:link w:val="HeaderChar"/>
    <w:uiPriority w:val="99"/>
    <w:unhideWhenUsed/>
    <w:rsid w:val="00C83421"/>
    <w:pPr>
      <w:tabs>
        <w:tab w:val="center" w:pos="4819"/>
        <w:tab w:val="right" w:pos="9638"/>
      </w:tabs>
      <w:spacing w:line="240" w:lineRule="auto"/>
    </w:pPr>
  </w:style>
  <w:style w:type="character" w:customStyle="1" w:styleId="HeaderChar">
    <w:name w:val="Header Char"/>
    <w:basedOn w:val="DefaultParagraphFont"/>
    <w:link w:val="Header"/>
    <w:uiPriority w:val="99"/>
    <w:rsid w:val="00C83421"/>
    <w:rPr>
      <w:rFonts w:ascii="Segoe UI Light" w:hAnsi="Segoe UI Light"/>
      <w:sz w:val="24"/>
    </w:rPr>
  </w:style>
  <w:style w:type="paragraph" w:styleId="Footer">
    <w:name w:val="footer"/>
    <w:basedOn w:val="Normal"/>
    <w:link w:val="FooterChar"/>
    <w:uiPriority w:val="99"/>
    <w:unhideWhenUsed/>
    <w:rsid w:val="00C83421"/>
    <w:pPr>
      <w:tabs>
        <w:tab w:val="center" w:pos="4819"/>
        <w:tab w:val="right" w:pos="9638"/>
      </w:tabs>
      <w:spacing w:line="240" w:lineRule="auto"/>
    </w:pPr>
  </w:style>
  <w:style w:type="character" w:customStyle="1" w:styleId="FooterChar">
    <w:name w:val="Footer Char"/>
    <w:basedOn w:val="DefaultParagraphFont"/>
    <w:link w:val="Footer"/>
    <w:uiPriority w:val="99"/>
    <w:rsid w:val="00C83421"/>
    <w:rPr>
      <w:rFonts w:ascii="Segoe UI Light" w:hAnsi="Segoe UI Light"/>
      <w:sz w:val="24"/>
    </w:rPr>
  </w:style>
  <w:style w:type="paragraph" w:styleId="NoSpacing">
    <w:name w:val="No Spacing"/>
    <w:link w:val="NoSpacingChar"/>
    <w:uiPriority w:val="1"/>
    <w:qFormat/>
    <w:rsid w:val="000B07E8"/>
    <w:pPr>
      <w:spacing w:after="0" w:line="240" w:lineRule="auto"/>
      <w:jc w:val="both"/>
    </w:pPr>
    <w:rPr>
      <w:rFonts w:ascii="Garamond" w:hAnsi="Garamond"/>
      <w:sz w:val="24"/>
    </w:rPr>
  </w:style>
  <w:style w:type="paragraph" w:customStyle="1" w:styleId="Equation">
    <w:name w:val="Equation"/>
    <w:basedOn w:val="Normal"/>
    <w:next w:val="Normal"/>
    <w:link w:val="EquationChar"/>
    <w:qFormat/>
    <w:rsid w:val="00CA714A"/>
    <w:pPr>
      <w:spacing w:before="120" w:after="120"/>
    </w:pPr>
  </w:style>
  <w:style w:type="character" w:customStyle="1" w:styleId="NoSpacingChar">
    <w:name w:val="No Spacing Char"/>
    <w:basedOn w:val="DefaultParagraphFont"/>
    <w:link w:val="NoSpacing"/>
    <w:uiPriority w:val="1"/>
    <w:rsid w:val="00CA714A"/>
    <w:rPr>
      <w:rFonts w:ascii="Garamond" w:hAnsi="Garamond"/>
      <w:sz w:val="24"/>
    </w:rPr>
  </w:style>
  <w:style w:type="character" w:customStyle="1" w:styleId="EquationChar">
    <w:name w:val="Equation Char"/>
    <w:basedOn w:val="NoSpacingChar"/>
    <w:link w:val="Equation"/>
    <w:rsid w:val="00CA714A"/>
    <w:rPr>
      <w:rFonts w:ascii="Segoe UI Light" w:hAnsi="Segoe UI Light"/>
      <w:sz w:val="24"/>
    </w:rPr>
  </w:style>
  <w:style w:type="paragraph" w:customStyle="1" w:styleId="Code">
    <w:name w:val="Code"/>
    <w:basedOn w:val="Normal"/>
    <w:link w:val="CodeChar"/>
    <w:qFormat/>
    <w:rsid w:val="00A46CC6"/>
    <w:pPr>
      <w:numPr>
        <w:numId w:val="1"/>
      </w:num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s>
      <w:ind w:right="567"/>
    </w:pPr>
    <w:rPr>
      <w:rFonts w:ascii="Courier New" w:hAnsi="Courier New"/>
      <w:sz w:val="22"/>
      <w:lang w:val="en-GB"/>
    </w:rPr>
  </w:style>
  <w:style w:type="character" w:customStyle="1" w:styleId="CodeChar">
    <w:name w:val="Code Char"/>
    <w:basedOn w:val="DefaultParagraphFont"/>
    <w:link w:val="Code"/>
    <w:rsid w:val="00A46CC6"/>
    <w:rPr>
      <w:rFonts w:ascii="Courier New" w:hAnsi="Courier New"/>
      <w:lang w:val="en-GB"/>
    </w:rPr>
  </w:style>
  <w:style w:type="paragraph" w:styleId="TOC6">
    <w:name w:val="toc 6"/>
    <w:basedOn w:val="Normal"/>
    <w:next w:val="Normal"/>
    <w:autoRedefine/>
    <w:uiPriority w:val="39"/>
    <w:semiHidden/>
    <w:unhideWhenUsed/>
    <w:rsid w:val="00F31B19"/>
    <w:pPr>
      <w:ind w:left="1202"/>
    </w:pPr>
  </w:style>
  <w:style w:type="character" w:customStyle="1" w:styleId="Heading9Char">
    <w:name w:val="Heading 9 Char"/>
    <w:basedOn w:val="DefaultParagraphFont"/>
    <w:link w:val="Heading9"/>
    <w:uiPriority w:val="9"/>
    <w:semiHidden/>
    <w:rsid w:val="00D553E1"/>
    <w:rPr>
      <w:rFonts w:asciiTheme="majorHAnsi" w:eastAsiaTheme="majorEastAsia" w:hAnsiTheme="majorHAnsi" w:cstheme="majorBidi"/>
      <w:i/>
      <w:iCs/>
      <w:color w:val="272727" w:themeColor="text1" w:themeTint="D8"/>
      <w:sz w:val="21"/>
      <w:szCs w:val="21"/>
    </w:rPr>
  </w:style>
  <w:style w:type="paragraph" w:customStyle="1" w:styleId="Capitolo">
    <w:name w:val="Capitolo"/>
    <w:next w:val="Normal"/>
    <w:link w:val="CapitoloChar"/>
    <w:qFormat/>
    <w:rsid w:val="001C35B5"/>
    <w:pPr>
      <w:spacing w:after="360"/>
    </w:pPr>
    <w:rPr>
      <w:rFonts w:ascii="Garamond" w:eastAsiaTheme="majorEastAsia" w:hAnsi="Garamond" w:cstheme="majorBidi"/>
      <w:b/>
      <w:color w:val="000000" w:themeColor="text1"/>
      <w:sz w:val="36"/>
      <w:szCs w:val="32"/>
    </w:rPr>
  </w:style>
  <w:style w:type="character" w:customStyle="1" w:styleId="CapitoloChar">
    <w:name w:val="Capitolo Char"/>
    <w:basedOn w:val="DefaultParagraphFont"/>
    <w:link w:val="Capitolo"/>
    <w:rsid w:val="001C35B5"/>
    <w:rPr>
      <w:rFonts w:ascii="Garamond" w:eastAsiaTheme="majorEastAsia" w:hAnsi="Garamond" w:cstheme="majorBidi"/>
      <w:b/>
      <w:color w:val="000000" w:themeColor="text1"/>
      <w:sz w:val="36"/>
      <w:szCs w:val="32"/>
    </w:rPr>
  </w:style>
  <w:style w:type="paragraph" w:customStyle="1" w:styleId="Definizione">
    <w:name w:val="Definizione"/>
    <w:basedOn w:val="Normal"/>
    <w:link w:val="DefinizioneChar"/>
    <w:qFormat/>
    <w:rsid w:val="00275FA2"/>
    <w:pPr>
      <w:spacing w:before="120" w:after="120" w:line="259" w:lineRule="auto"/>
      <w:ind w:left="567" w:right="567"/>
      <w:jc w:val="left"/>
    </w:pPr>
    <w:rPr>
      <w:lang w:val="en-GB"/>
    </w:rPr>
  </w:style>
  <w:style w:type="character" w:styleId="LineNumber">
    <w:name w:val="line number"/>
    <w:basedOn w:val="DefaultParagraphFont"/>
    <w:uiPriority w:val="99"/>
    <w:unhideWhenUsed/>
    <w:rsid w:val="005C3E2C"/>
  </w:style>
  <w:style w:type="character" w:customStyle="1" w:styleId="DefinizioneChar">
    <w:name w:val="Definizione Char"/>
    <w:basedOn w:val="DefaultParagraphFont"/>
    <w:link w:val="Definizione"/>
    <w:rsid w:val="00275FA2"/>
    <w:rPr>
      <w:rFonts w:ascii="EB Garamond" w:hAnsi="EB Garamond"/>
      <w:sz w:val="24"/>
      <w:lang w:val="en-GB"/>
    </w:rPr>
  </w:style>
  <w:style w:type="table" w:styleId="TableGrid">
    <w:name w:val="Table Grid"/>
    <w:basedOn w:val="TableNormal"/>
    <w:uiPriority w:val="39"/>
    <w:rsid w:val="00A4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3E0F"/>
    <w:rPr>
      <w:color w:val="808080"/>
    </w:rPr>
  </w:style>
  <w:style w:type="character" w:customStyle="1" w:styleId="Keyword">
    <w:name w:val="Keyword"/>
    <w:basedOn w:val="DefaultParagraphFont"/>
    <w:uiPriority w:val="1"/>
    <w:qFormat/>
    <w:rsid w:val="007D7C01"/>
    <w:rPr>
      <w:b/>
      <w:bCs/>
      <w:lang w:val="en-GB"/>
    </w:rPr>
  </w:style>
  <w:style w:type="paragraph" w:styleId="Index1">
    <w:name w:val="index 1"/>
    <w:basedOn w:val="Normal"/>
    <w:next w:val="Normal"/>
    <w:autoRedefine/>
    <w:uiPriority w:val="99"/>
    <w:unhideWhenUsed/>
    <w:rsid w:val="00D053FF"/>
    <w:pPr>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D053FF"/>
    <w:pPr>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D053FF"/>
    <w:pPr>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D053FF"/>
    <w:pPr>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D053FF"/>
    <w:pPr>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D053FF"/>
    <w:pPr>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D053FF"/>
    <w:pPr>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D053FF"/>
    <w:pPr>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D053FF"/>
    <w:pPr>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D053FF"/>
    <w:pPr>
      <w:spacing w:before="240" w:after="120"/>
      <w:jc w:val="center"/>
    </w:pPr>
    <w:rPr>
      <w:rFonts w:asciiTheme="minorHAnsi" w:hAnsiTheme="minorHAnsi" w:cstheme="minorHAnsi"/>
      <w:b/>
      <w:bCs/>
      <w:sz w:val="26"/>
      <w:szCs w:val="26"/>
    </w:rPr>
  </w:style>
  <w:style w:type="character" w:customStyle="1" w:styleId="Heading6Char">
    <w:name w:val="Heading 6 Char"/>
    <w:basedOn w:val="DefaultParagraphFont"/>
    <w:link w:val="Heading6"/>
    <w:uiPriority w:val="9"/>
    <w:semiHidden/>
    <w:rsid w:val="008D27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D27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D27BE"/>
    <w:rPr>
      <w:rFonts w:asciiTheme="majorHAnsi" w:eastAsiaTheme="majorEastAsia" w:hAnsiTheme="majorHAnsi" w:cstheme="majorBidi"/>
      <w:color w:val="272727" w:themeColor="text1" w:themeTint="D8"/>
      <w:sz w:val="21"/>
      <w:szCs w:val="21"/>
    </w:rPr>
  </w:style>
  <w:style w:type="character" w:customStyle="1" w:styleId="UnresolvedMention1">
    <w:name w:val="Unresolved Mention1"/>
    <w:basedOn w:val="DefaultParagraphFont"/>
    <w:uiPriority w:val="99"/>
    <w:semiHidden/>
    <w:unhideWhenUsed/>
    <w:rsid w:val="00C611BE"/>
    <w:rPr>
      <w:color w:val="605E5C"/>
      <w:shd w:val="clear" w:color="auto" w:fill="E1DFDD"/>
    </w:rPr>
  </w:style>
  <w:style w:type="paragraph" w:styleId="TOCHeading">
    <w:name w:val="TOC Heading"/>
    <w:basedOn w:val="Heading1"/>
    <w:next w:val="Normal"/>
    <w:uiPriority w:val="39"/>
    <w:unhideWhenUsed/>
    <w:qFormat/>
    <w:rsid w:val="007D23E9"/>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ListParagraph">
    <w:name w:val="List Paragraph"/>
    <w:basedOn w:val="Normal"/>
    <w:uiPriority w:val="34"/>
    <w:qFormat/>
    <w:rsid w:val="0017337A"/>
    <w:pPr>
      <w:ind w:left="720"/>
      <w:contextualSpacing/>
    </w:pPr>
  </w:style>
  <w:style w:type="character" w:styleId="CommentReference">
    <w:name w:val="annotation reference"/>
    <w:basedOn w:val="DefaultParagraphFont"/>
    <w:uiPriority w:val="99"/>
    <w:semiHidden/>
    <w:unhideWhenUsed/>
    <w:rsid w:val="00792A1A"/>
    <w:rPr>
      <w:sz w:val="16"/>
      <w:szCs w:val="16"/>
    </w:rPr>
  </w:style>
  <w:style w:type="paragraph" w:styleId="CommentText">
    <w:name w:val="annotation text"/>
    <w:basedOn w:val="Normal"/>
    <w:link w:val="CommentTextChar"/>
    <w:uiPriority w:val="99"/>
    <w:semiHidden/>
    <w:unhideWhenUsed/>
    <w:rsid w:val="00792A1A"/>
    <w:pPr>
      <w:spacing w:line="240" w:lineRule="auto"/>
    </w:pPr>
    <w:rPr>
      <w:sz w:val="20"/>
      <w:szCs w:val="20"/>
    </w:rPr>
  </w:style>
  <w:style w:type="character" w:customStyle="1" w:styleId="CommentTextChar">
    <w:name w:val="Comment Text Char"/>
    <w:basedOn w:val="DefaultParagraphFont"/>
    <w:link w:val="CommentText"/>
    <w:uiPriority w:val="99"/>
    <w:semiHidden/>
    <w:rsid w:val="00792A1A"/>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792A1A"/>
    <w:rPr>
      <w:b/>
      <w:bCs/>
    </w:rPr>
  </w:style>
  <w:style w:type="character" w:customStyle="1" w:styleId="CommentSubjectChar">
    <w:name w:val="Comment Subject Char"/>
    <w:basedOn w:val="CommentTextChar"/>
    <w:link w:val="CommentSubject"/>
    <w:uiPriority w:val="99"/>
    <w:semiHidden/>
    <w:rsid w:val="00792A1A"/>
    <w:rPr>
      <w:rFonts w:ascii="Garamond" w:hAnsi="Garamond"/>
      <w:b/>
      <w:bCs/>
      <w:sz w:val="20"/>
      <w:szCs w:val="20"/>
    </w:rPr>
  </w:style>
  <w:style w:type="paragraph" w:styleId="BalloonText">
    <w:name w:val="Balloon Text"/>
    <w:basedOn w:val="Normal"/>
    <w:link w:val="BalloonTextChar"/>
    <w:uiPriority w:val="99"/>
    <w:semiHidden/>
    <w:unhideWhenUsed/>
    <w:rsid w:val="00792A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A1A"/>
    <w:rPr>
      <w:rFonts w:ascii="Segoe UI" w:hAnsi="Segoe UI" w:cs="Segoe UI"/>
      <w:sz w:val="18"/>
      <w:szCs w:val="18"/>
    </w:rPr>
  </w:style>
  <w:style w:type="character" w:customStyle="1" w:styleId="dttext">
    <w:name w:val="dttext"/>
    <w:basedOn w:val="DefaultParagraphFont"/>
    <w:rsid w:val="00C93A7F"/>
  </w:style>
  <w:style w:type="paragraph" w:styleId="Caption">
    <w:name w:val="caption"/>
    <w:basedOn w:val="Normal"/>
    <w:next w:val="Normal"/>
    <w:uiPriority w:val="35"/>
    <w:unhideWhenUsed/>
    <w:qFormat/>
    <w:rsid w:val="0022463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F2098"/>
    <w:rPr>
      <w:color w:val="954F72" w:themeColor="followedHyperlink"/>
      <w:u w:val="single"/>
    </w:rPr>
  </w:style>
  <w:style w:type="paragraph" w:styleId="Revision">
    <w:name w:val="Revision"/>
    <w:hidden/>
    <w:uiPriority w:val="99"/>
    <w:semiHidden/>
    <w:rsid w:val="006378C6"/>
    <w:pPr>
      <w:spacing w:after="0" w:line="240" w:lineRule="auto"/>
    </w:pPr>
    <w:rPr>
      <w:rFonts w:ascii="Garamond" w:hAnsi="Garamond"/>
      <w:sz w:val="24"/>
    </w:rPr>
  </w:style>
  <w:style w:type="table" w:styleId="GridTable3-Accent3">
    <w:name w:val="Grid Table 3 Accent 3"/>
    <w:basedOn w:val="TableNormal"/>
    <w:uiPriority w:val="48"/>
    <w:rsid w:val="009757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B730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B23616"/>
    <w:rPr>
      <w:color w:val="605E5C"/>
      <w:shd w:val="clear" w:color="auto" w:fill="E1DFDD"/>
    </w:rPr>
  </w:style>
  <w:style w:type="character" w:customStyle="1" w:styleId="UnresolvedMention20">
    <w:name w:val="Unresolved Mention2"/>
    <w:basedOn w:val="DefaultParagraphFont"/>
    <w:uiPriority w:val="99"/>
    <w:semiHidden/>
    <w:unhideWhenUsed/>
    <w:rsid w:val="001D0DE9"/>
    <w:rPr>
      <w:color w:val="605E5C"/>
      <w:shd w:val="clear" w:color="auto" w:fill="E1DFDD"/>
    </w:rPr>
  </w:style>
  <w:style w:type="table" w:styleId="ListTable2-Accent3">
    <w:name w:val="List Table 2 Accent 3"/>
    <w:basedOn w:val="TableNormal"/>
    <w:uiPriority w:val="47"/>
    <w:rsid w:val="00046F4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3">
    <w:name w:val="Unresolved Mention3"/>
    <w:basedOn w:val="DefaultParagraphFont"/>
    <w:uiPriority w:val="99"/>
    <w:semiHidden/>
    <w:unhideWhenUsed/>
    <w:rsid w:val="006038DB"/>
    <w:rPr>
      <w:color w:val="605E5C"/>
      <w:shd w:val="clear" w:color="auto" w:fill="E1DFDD"/>
    </w:rPr>
  </w:style>
  <w:style w:type="paragraph" w:customStyle="1" w:styleId="msonormal0">
    <w:name w:val="msonormal"/>
    <w:basedOn w:val="Normal"/>
    <w:rsid w:val="00E250F6"/>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paragraph" w:customStyle="1" w:styleId="sc1">
    <w:name w:val="sc1"/>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2">
    <w:name w:val="sc2"/>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3">
    <w:name w:val="sc3"/>
    <w:basedOn w:val="Normal"/>
    <w:rsid w:val="00E250F6"/>
    <w:pPr>
      <w:spacing w:before="100" w:beforeAutospacing="1" w:after="100" w:afterAutospacing="1" w:line="240" w:lineRule="auto"/>
      <w:jc w:val="left"/>
    </w:pPr>
    <w:rPr>
      <w:rFonts w:ascii="Times New Roman" w:eastAsia="Times New Roman" w:hAnsi="Times New Roman" w:cs="Times New Roman"/>
      <w:color w:val="FF0000"/>
      <w:szCs w:val="24"/>
      <w:lang w:val="en-GB" w:eastAsia="en-GB"/>
    </w:rPr>
  </w:style>
  <w:style w:type="paragraph" w:customStyle="1" w:styleId="sc4">
    <w:name w:val="sc4"/>
    <w:basedOn w:val="Normal"/>
    <w:rsid w:val="00E250F6"/>
    <w:pPr>
      <w:spacing w:before="100" w:beforeAutospacing="1" w:after="100" w:afterAutospacing="1" w:line="240" w:lineRule="auto"/>
      <w:jc w:val="left"/>
    </w:pPr>
    <w:rPr>
      <w:rFonts w:ascii="Times New Roman" w:eastAsia="Times New Roman" w:hAnsi="Times New Roman" w:cs="Times New Roman"/>
      <w:b/>
      <w:bCs/>
      <w:color w:val="0000FF"/>
      <w:szCs w:val="24"/>
      <w:lang w:val="en-GB" w:eastAsia="en-GB"/>
    </w:rPr>
  </w:style>
  <w:style w:type="character" w:customStyle="1" w:styleId="sc0">
    <w:name w:val="sc0"/>
    <w:basedOn w:val="DefaultParagraphFont"/>
    <w:rsid w:val="00E250F6"/>
    <w:rPr>
      <w:rFonts w:ascii="Courier New" w:hAnsi="Courier New" w:cs="Courier New" w:hint="default"/>
      <w:color w:val="000000"/>
      <w:sz w:val="20"/>
      <w:szCs w:val="20"/>
    </w:rPr>
  </w:style>
  <w:style w:type="character" w:customStyle="1" w:styleId="sc24">
    <w:name w:val="sc24"/>
    <w:basedOn w:val="DefaultParagraphFont"/>
    <w:rsid w:val="00E250F6"/>
    <w:rPr>
      <w:rFonts w:ascii="Courier New" w:hAnsi="Courier New" w:cs="Courier New" w:hint="default"/>
      <w:color w:val="000000"/>
      <w:sz w:val="20"/>
      <w:szCs w:val="20"/>
    </w:rPr>
  </w:style>
  <w:style w:type="character" w:customStyle="1" w:styleId="sc41">
    <w:name w:val="sc41"/>
    <w:basedOn w:val="DefaultParagraphFont"/>
    <w:rsid w:val="00E250F6"/>
    <w:rPr>
      <w:rFonts w:ascii="Courier New" w:hAnsi="Courier New" w:cs="Courier New" w:hint="default"/>
      <w:b/>
      <w:bCs/>
      <w:color w:val="0000FF"/>
      <w:sz w:val="20"/>
      <w:szCs w:val="20"/>
    </w:rPr>
  </w:style>
  <w:style w:type="character" w:customStyle="1" w:styleId="sc21">
    <w:name w:val="sc21"/>
    <w:basedOn w:val="DefaultParagraphFont"/>
    <w:rsid w:val="00E250F6"/>
    <w:rPr>
      <w:rFonts w:ascii="Courier New" w:hAnsi="Courier New" w:cs="Courier New" w:hint="default"/>
      <w:color w:val="008000"/>
      <w:sz w:val="20"/>
      <w:szCs w:val="20"/>
    </w:rPr>
  </w:style>
  <w:style w:type="character" w:customStyle="1" w:styleId="sc11">
    <w:name w:val="sc11"/>
    <w:basedOn w:val="DefaultParagraphFont"/>
    <w:rsid w:val="00E250F6"/>
    <w:rPr>
      <w:rFonts w:ascii="Courier New" w:hAnsi="Courier New" w:cs="Courier New" w:hint="default"/>
      <w:color w:val="008000"/>
      <w:sz w:val="20"/>
      <w:szCs w:val="20"/>
    </w:rPr>
  </w:style>
  <w:style w:type="character" w:customStyle="1" w:styleId="sc31">
    <w:name w:val="sc31"/>
    <w:basedOn w:val="DefaultParagraphFont"/>
    <w:rsid w:val="00E250F6"/>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975788">
      <w:bodyDiv w:val="1"/>
      <w:marLeft w:val="0"/>
      <w:marRight w:val="0"/>
      <w:marTop w:val="0"/>
      <w:marBottom w:val="0"/>
      <w:divBdr>
        <w:top w:val="none" w:sz="0" w:space="0" w:color="auto"/>
        <w:left w:val="none" w:sz="0" w:space="0" w:color="auto"/>
        <w:bottom w:val="none" w:sz="0" w:space="0" w:color="auto"/>
        <w:right w:val="none" w:sz="0" w:space="0" w:color="auto"/>
      </w:divBdr>
    </w:div>
    <w:div w:id="862746105">
      <w:bodyDiv w:val="1"/>
      <w:marLeft w:val="0"/>
      <w:marRight w:val="0"/>
      <w:marTop w:val="0"/>
      <w:marBottom w:val="0"/>
      <w:divBdr>
        <w:top w:val="none" w:sz="0" w:space="0" w:color="auto"/>
        <w:left w:val="none" w:sz="0" w:space="0" w:color="auto"/>
        <w:bottom w:val="none" w:sz="0" w:space="0" w:color="auto"/>
        <w:right w:val="none" w:sz="0" w:space="0" w:color="auto"/>
      </w:divBdr>
    </w:div>
    <w:div w:id="1340617652">
      <w:bodyDiv w:val="1"/>
      <w:marLeft w:val="0"/>
      <w:marRight w:val="0"/>
      <w:marTop w:val="0"/>
      <w:marBottom w:val="0"/>
      <w:divBdr>
        <w:top w:val="none" w:sz="0" w:space="0" w:color="auto"/>
        <w:left w:val="none" w:sz="0" w:space="0" w:color="auto"/>
        <w:bottom w:val="none" w:sz="0" w:space="0" w:color="auto"/>
        <w:right w:val="none" w:sz="0" w:space="0" w:color="auto"/>
      </w:divBdr>
    </w:div>
    <w:div w:id="1525167843">
      <w:bodyDiv w:val="1"/>
      <w:marLeft w:val="0"/>
      <w:marRight w:val="0"/>
      <w:marTop w:val="0"/>
      <w:marBottom w:val="0"/>
      <w:divBdr>
        <w:top w:val="none" w:sz="0" w:space="0" w:color="auto"/>
        <w:left w:val="none" w:sz="0" w:space="0" w:color="auto"/>
        <w:bottom w:val="none" w:sz="0" w:space="0" w:color="auto"/>
        <w:right w:val="none" w:sz="0" w:space="0" w:color="auto"/>
      </w:divBdr>
    </w:div>
    <w:div w:id="1602761652">
      <w:bodyDiv w:val="1"/>
      <w:marLeft w:val="0"/>
      <w:marRight w:val="0"/>
      <w:marTop w:val="0"/>
      <w:marBottom w:val="0"/>
      <w:divBdr>
        <w:top w:val="none" w:sz="0" w:space="0" w:color="auto"/>
        <w:left w:val="none" w:sz="0" w:space="0" w:color="auto"/>
        <w:bottom w:val="none" w:sz="0" w:space="0" w:color="auto"/>
        <w:right w:val="none" w:sz="0" w:space="0" w:color="auto"/>
      </w:divBdr>
      <w:divsChild>
        <w:div w:id="17674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hyperlink" Target="mailto:marco.petri@mail.polimi.i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mailto:davide.li@mail.polimi.it"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package" Target="embeddings/Microsoft_Excel_Worksheet.xlsx"/><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mailto:andreaalberto.marchesi@mail.polimi.it"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2744-7B80-45D8-9FEE-06A2E6FC4235}">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3136</TotalTime>
  <Pages>60</Pages>
  <Words>15257</Words>
  <Characters>86970</Characters>
  <Application>Microsoft Office Word</Application>
  <DocSecurity>0</DocSecurity>
  <Lines>724</Lines>
  <Paragraphs>204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102023</CharactersWithSpaces>
  <SharedDoc>false</SharedDoc>
  <HLinks>
    <vt:vector size="420" baseType="variant">
      <vt:variant>
        <vt:i4>1048607</vt:i4>
      </vt:variant>
      <vt:variant>
        <vt:i4>783</vt:i4>
      </vt:variant>
      <vt:variant>
        <vt:i4>0</vt:i4>
      </vt:variant>
      <vt:variant>
        <vt:i4>5</vt:i4>
      </vt:variant>
      <vt:variant>
        <vt:lpwstr>https://alloy.readthedocs.io/en/latest/modules/time.html</vt:lpwstr>
      </vt:variant>
      <vt:variant>
        <vt:lpwstr/>
      </vt:variant>
      <vt:variant>
        <vt:i4>1966090</vt:i4>
      </vt:variant>
      <vt:variant>
        <vt:i4>780</vt:i4>
      </vt:variant>
      <vt:variant>
        <vt:i4>0</vt:i4>
      </vt:variant>
      <vt:variant>
        <vt:i4>5</vt:i4>
      </vt:variant>
      <vt:variant>
        <vt:lpwstr>https://alloy.readthedocs.io/en/latest/modules/ordering.html</vt:lpwstr>
      </vt:variant>
      <vt:variant>
        <vt:lpwstr/>
      </vt:variant>
      <vt:variant>
        <vt:i4>3735669</vt:i4>
      </vt:variant>
      <vt:variant>
        <vt:i4>777</vt:i4>
      </vt:variant>
      <vt:variant>
        <vt:i4>0</vt:i4>
      </vt:variant>
      <vt:variant>
        <vt:i4>5</vt:i4>
      </vt:variant>
      <vt:variant>
        <vt:lpwstr>https://www.iso.org/isoiec-27001-information-security.html</vt:lpwstr>
      </vt:variant>
      <vt:variant>
        <vt:lpwstr/>
      </vt:variant>
      <vt:variant>
        <vt:i4>6291501</vt:i4>
      </vt:variant>
      <vt:variant>
        <vt:i4>774</vt:i4>
      </vt:variant>
      <vt:variant>
        <vt:i4>0</vt:i4>
      </vt:variant>
      <vt:variant>
        <vt:i4>5</vt:i4>
      </vt:variant>
      <vt:variant>
        <vt:lpwstr>http://eur-lex.europa.eu/legal-content/EN/TXT/PDF/?uri=CELEX:32016R0679</vt:lpwstr>
      </vt:variant>
      <vt:variant>
        <vt:lpwstr/>
      </vt:variant>
      <vt:variant>
        <vt:i4>5439518</vt:i4>
      </vt:variant>
      <vt:variant>
        <vt:i4>771</vt:i4>
      </vt:variant>
      <vt:variant>
        <vt:i4>0</vt:i4>
      </vt:variant>
      <vt:variant>
        <vt:i4>5</vt:i4>
      </vt:variant>
      <vt:variant>
        <vt:lpwstr>https://gdpr-info.eu/</vt:lpwstr>
      </vt:variant>
      <vt:variant>
        <vt:lpwstr/>
      </vt:variant>
      <vt:variant>
        <vt:i4>1179667</vt:i4>
      </vt:variant>
      <vt:variant>
        <vt:i4>768</vt:i4>
      </vt:variant>
      <vt:variant>
        <vt:i4>0</vt:i4>
      </vt:variant>
      <vt:variant>
        <vt:i4>5</vt:i4>
      </vt:variant>
      <vt:variant>
        <vt:lpwstr>https://ieeexplore.ieee.org/document/8559686</vt:lpwstr>
      </vt:variant>
      <vt:variant>
        <vt:lpwstr/>
      </vt:variant>
      <vt:variant>
        <vt:i4>3604481</vt:i4>
      </vt:variant>
      <vt:variant>
        <vt:i4>765</vt:i4>
      </vt:variant>
      <vt:variant>
        <vt:i4>0</vt:i4>
      </vt:variant>
      <vt:variant>
        <vt:i4>5</vt:i4>
      </vt:variant>
      <vt:variant>
        <vt:lpwstr>https://docs.oracle.com/cd/E20295_01/html/821-1217/fjdch.html</vt:lpwstr>
      </vt:variant>
      <vt:variant>
        <vt:lpwstr>scrolltoc</vt:lpwstr>
      </vt:variant>
      <vt:variant>
        <vt:i4>3276884</vt:i4>
      </vt:variant>
      <vt:variant>
        <vt:i4>762</vt:i4>
      </vt:variant>
      <vt:variant>
        <vt:i4>0</vt:i4>
      </vt:variant>
      <vt:variant>
        <vt:i4>5</vt:i4>
      </vt:variant>
      <vt:variant>
        <vt:lpwstr>https://docs.oracle.com/cd/E20295_01/pdf/821-1217.pdf</vt:lpwstr>
      </vt:variant>
      <vt:variant>
        <vt:lpwstr/>
      </vt:variant>
      <vt:variant>
        <vt:i4>5308454</vt:i4>
      </vt:variant>
      <vt:variant>
        <vt:i4>759</vt:i4>
      </vt:variant>
      <vt:variant>
        <vt:i4>0</vt:i4>
      </vt:variant>
      <vt:variant>
        <vt:i4>5</vt:i4>
      </vt:variant>
      <vt:variant>
        <vt:lpwstr>http://dati.istat.it/Index.aspx?DataSetCode=DCCV_ICT</vt:lpwstr>
      </vt:variant>
      <vt:variant>
        <vt:lpwstr/>
      </vt:variant>
      <vt:variant>
        <vt:i4>1966132</vt:i4>
      </vt:variant>
      <vt:variant>
        <vt:i4>353</vt:i4>
      </vt:variant>
      <vt:variant>
        <vt:i4>0</vt:i4>
      </vt:variant>
      <vt:variant>
        <vt:i4>5</vt:i4>
      </vt:variant>
      <vt:variant>
        <vt:lpwstr/>
      </vt:variant>
      <vt:variant>
        <vt:lpwstr>_Toc59565412</vt:lpwstr>
      </vt:variant>
      <vt:variant>
        <vt:i4>1900596</vt:i4>
      </vt:variant>
      <vt:variant>
        <vt:i4>347</vt:i4>
      </vt:variant>
      <vt:variant>
        <vt:i4>0</vt:i4>
      </vt:variant>
      <vt:variant>
        <vt:i4>5</vt:i4>
      </vt:variant>
      <vt:variant>
        <vt:lpwstr/>
      </vt:variant>
      <vt:variant>
        <vt:lpwstr>_Toc59565411</vt:lpwstr>
      </vt:variant>
      <vt:variant>
        <vt:i4>1835060</vt:i4>
      </vt:variant>
      <vt:variant>
        <vt:i4>341</vt:i4>
      </vt:variant>
      <vt:variant>
        <vt:i4>0</vt:i4>
      </vt:variant>
      <vt:variant>
        <vt:i4>5</vt:i4>
      </vt:variant>
      <vt:variant>
        <vt:lpwstr/>
      </vt:variant>
      <vt:variant>
        <vt:lpwstr>_Toc59565410</vt:lpwstr>
      </vt:variant>
      <vt:variant>
        <vt:i4>1310773</vt:i4>
      </vt:variant>
      <vt:variant>
        <vt:i4>335</vt:i4>
      </vt:variant>
      <vt:variant>
        <vt:i4>0</vt:i4>
      </vt:variant>
      <vt:variant>
        <vt:i4>5</vt:i4>
      </vt:variant>
      <vt:variant>
        <vt:lpwstr/>
      </vt:variant>
      <vt:variant>
        <vt:lpwstr>_Toc59565408</vt:lpwstr>
      </vt:variant>
      <vt:variant>
        <vt:i4>1769525</vt:i4>
      </vt:variant>
      <vt:variant>
        <vt:i4>329</vt:i4>
      </vt:variant>
      <vt:variant>
        <vt:i4>0</vt:i4>
      </vt:variant>
      <vt:variant>
        <vt:i4>5</vt:i4>
      </vt:variant>
      <vt:variant>
        <vt:lpwstr/>
      </vt:variant>
      <vt:variant>
        <vt:lpwstr>_Toc59565407</vt:lpwstr>
      </vt:variant>
      <vt:variant>
        <vt:i4>1703989</vt:i4>
      </vt:variant>
      <vt:variant>
        <vt:i4>323</vt:i4>
      </vt:variant>
      <vt:variant>
        <vt:i4>0</vt:i4>
      </vt:variant>
      <vt:variant>
        <vt:i4>5</vt:i4>
      </vt:variant>
      <vt:variant>
        <vt:lpwstr/>
      </vt:variant>
      <vt:variant>
        <vt:lpwstr>_Toc59565406</vt:lpwstr>
      </vt:variant>
      <vt:variant>
        <vt:i4>1638453</vt:i4>
      </vt:variant>
      <vt:variant>
        <vt:i4>317</vt:i4>
      </vt:variant>
      <vt:variant>
        <vt:i4>0</vt:i4>
      </vt:variant>
      <vt:variant>
        <vt:i4>5</vt:i4>
      </vt:variant>
      <vt:variant>
        <vt:lpwstr/>
      </vt:variant>
      <vt:variant>
        <vt:lpwstr>_Toc59565405</vt:lpwstr>
      </vt:variant>
      <vt:variant>
        <vt:i4>1572917</vt:i4>
      </vt:variant>
      <vt:variant>
        <vt:i4>311</vt:i4>
      </vt:variant>
      <vt:variant>
        <vt:i4>0</vt:i4>
      </vt:variant>
      <vt:variant>
        <vt:i4>5</vt:i4>
      </vt:variant>
      <vt:variant>
        <vt:lpwstr/>
      </vt:variant>
      <vt:variant>
        <vt:lpwstr>_Toc59565404</vt:lpwstr>
      </vt:variant>
      <vt:variant>
        <vt:i4>2031669</vt:i4>
      </vt:variant>
      <vt:variant>
        <vt:i4>305</vt:i4>
      </vt:variant>
      <vt:variant>
        <vt:i4>0</vt:i4>
      </vt:variant>
      <vt:variant>
        <vt:i4>5</vt:i4>
      </vt:variant>
      <vt:variant>
        <vt:lpwstr/>
      </vt:variant>
      <vt:variant>
        <vt:lpwstr>_Toc59565403</vt:lpwstr>
      </vt:variant>
      <vt:variant>
        <vt:i4>1966133</vt:i4>
      </vt:variant>
      <vt:variant>
        <vt:i4>299</vt:i4>
      </vt:variant>
      <vt:variant>
        <vt:i4>0</vt:i4>
      </vt:variant>
      <vt:variant>
        <vt:i4>5</vt:i4>
      </vt:variant>
      <vt:variant>
        <vt:lpwstr/>
      </vt:variant>
      <vt:variant>
        <vt:lpwstr>_Toc59565402</vt:lpwstr>
      </vt:variant>
      <vt:variant>
        <vt:i4>1900597</vt:i4>
      </vt:variant>
      <vt:variant>
        <vt:i4>293</vt:i4>
      </vt:variant>
      <vt:variant>
        <vt:i4>0</vt:i4>
      </vt:variant>
      <vt:variant>
        <vt:i4>5</vt:i4>
      </vt:variant>
      <vt:variant>
        <vt:lpwstr/>
      </vt:variant>
      <vt:variant>
        <vt:lpwstr>_Toc59565401</vt:lpwstr>
      </vt:variant>
      <vt:variant>
        <vt:i4>1835061</vt:i4>
      </vt:variant>
      <vt:variant>
        <vt:i4>287</vt:i4>
      </vt:variant>
      <vt:variant>
        <vt:i4>0</vt:i4>
      </vt:variant>
      <vt:variant>
        <vt:i4>5</vt:i4>
      </vt:variant>
      <vt:variant>
        <vt:lpwstr/>
      </vt:variant>
      <vt:variant>
        <vt:lpwstr>_Toc59565400</vt:lpwstr>
      </vt:variant>
      <vt:variant>
        <vt:i4>1179708</vt:i4>
      </vt:variant>
      <vt:variant>
        <vt:i4>281</vt:i4>
      </vt:variant>
      <vt:variant>
        <vt:i4>0</vt:i4>
      </vt:variant>
      <vt:variant>
        <vt:i4>5</vt:i4>
      </vt:variant>
      <vt:variant>
        <vt:lpwstr/>
      </vt:variant>
      <vt:variant>
        <vt:lpwstr>_Toc59565399</vt:lpwstr>
      </vt:variant>
      <vt:variant>
        <vt:i4>1245244</vt:i4>
      </vt:variant>
      <vt:variant>
        <vt:i4>275</vt:i4>
      </vt:variant>
      <vt:variant>
        <vt:i4>0</vt:i4>
      </vt:variant>
      <vt:variant>
        <vt:i4>5</vt:i4>
      </vt:variant>
      <vt:variant>
        <vt:lpwstr/>
      </vt:variant>
      <vt:variant>
        <vt:lpwstr>_Toc59565398</vt:lpwstr>
      </vt:variant>
      <vt:variant>
        <vt:i4>1835068</vt:i4>
      </vt:variant>
      <vt:variant>
        <vt:i4>269</vt:i4>
      </vt:variant>
      <vt:variant>
        <vt:i4>0</vt:i4>
      </vt:variant>
      <vt:variant>
        <vt:i4>5</vt:i4>
      </vt:variant>
      <vt:variant>
        <vt:lpwstr/>
      </vt:variant>
      <vt:variant>
        <vt:lpwstr>_Toc59565397</vt:lpwstr>
      </vt:variant>
      <vt:variant>
        <vt:i4>1900604</vt:i4>
      </vt:variant>
      <vt:variant>
        <vt:i4>263</vt:i4>
      </vt:variant>
      <vt:variant>
        <vt:i4>0</vt:i4>
      </vt:variant>
      <vt:variant>
        <vt:i4>5</vt:i4>
      </vt:variant>
      <vt:variant>
        <vt:lpwstr/>
      </vt:variant>
      <vt:variant>
        <vt:lpwstr>_Toc59565396</vt:lpwstr>
      </vt:variant>
      <vt:variant>
        <vt:i4>1966140</vt:i4>
      </vt:variant>
      <vt:variant>
        <vt:i4>257</vt:i4>
      </vt:variant>
      <vt:variant>
        <vt:i4>0</vt:i4>
      </vt:variant>
      <vt:variant>
        <vt:i4>5</vt:i4>
      </vt:variant>
      <vt:variant>
        <vt:lpwstr/>
      </vt:variant>
      <vt:variant>
        <vt:lpwstr>_Toc59565395</vt:lpwstr>
      </vt:variant>
      <vt:variant>
        <vt:i4>2031676</vt:i4>
      </vt:variant>
      <vt:variant>
        <vt:i4>251</vt:i4>
      </vt:variant>
      <vt:variant>
        <vt:i4>0</vt:i4>
      </vt:variant>
      <vt:variant>
        <vt:i4>5</vt:i4>
      </vt:variant>
      <vt:variant>
        <vt:lpwstr/>
      </vt:variant>
      <vt:variant>
        <vt:lpwstr>_Toc59565394</vt:lpwstr>
      </vt:variant>
      <vt:variant>
        <vt:i4>1572924</vt:i4>
      </vt:variant>
      <vt:variant>
        <vt:i4>245</vt:i4>
      </vt:variant>
      <vt:variant>
        <vt:i4>0</vt:i4>
      </vt:variant>
      <vt:variant>
        <vt:i4>5</vt:i4>
      </vt:variant>
      <vt:variant>
        <vt:lpwstr/>
      </vt:variant>
      <vt:variant>
        <vt:lpwstr>_Toc59565393</vt:lpwstr>
      </vt:variant>
      <vt:variant>
        <vt:i4>1638460</vt:i4>
      </vt:variant>
      <vt:variant>
        <vt:i4>239</vt:i4>
      </vt:variant>
      <vt:variant>
        <vt:i4>0</vt:i4>
      </vt:variant>
      <vt:variant>
        <vt:i4>5</vt:i4>
      </vt:variant>
      <vt:variant>
        <vt:lpwstr/>
      </vt:variant>
      <vt:variant>
        <vt:lpwstr>_Toc59565392</vt:lpwstr>
      </vt:variant>
      <vt:variant>
        <vt:i4>1703996</vt:i4>
      </vt:variant>
      <vt:variant>
        <vt:i4>233</vt:i4>
      </vt:variant>
      <vt:variant>
        <vt:i4>0</vt:i4>
      </vt:variant>
      <vt:variant>
        <vt:i4>5</vt:i4>
      </vt:variant>
      <vt:variant>
        <vt:lpwstr/>
      </vt:variant>
      <vt:variant>
        <vt:lpwstr>_Toc59565391</vt:lpwstr>
      </vt:variant>
      <vt:variant>
        <vt:i4>1769532</vt:i4>
      </vt:variant>
      <vt:variant>
        <vt:i4>227</vt:i4>
      </vt:variant>
      <vt:variant>
        <vt:i4>0</vt:i4>
      </vt:variant>
      <vt:variant>
        <vt:i4>5</vt:i4>
      </vt:variant>
      <vt:variant>
        <vt:lpwstr/>
      </vt:variant>
      <vt:variant>
        <vt:lpwstr>_Toc59565390</vt:lpwstr>
      </vt:variant>
      <vt:variant>
        <vt:i4>1179709</vt:i4>
      </vt:variant>
      <vt:variant>
        <vt:i4>221</vt:i4>
      </vt:variant>
      <vt:variant>
        <vt:i4>0</vt:i4>
      </vt:variant>
      <vt:variant>
        <vt:i4>5</vt:i4>
      </vt:variant>
      <vt:variant>
        <vt:lpwstr/>
      </vt:variant>
      <vt:variant>
        <vt:lpwstr>_Toc59565389</vt:lpwstr>
      </vt:variant>
      <vt:variant>
        <vt:i4>1245245</vt:i4>
      </vt:variant>
      <vt:variant>
        <vt:i4>215</vt:i4>
      </vt:variant>
      <vt:variant>
        <vt:i4>0</vt:i4>
      </vt:variant>
      <vt:variant>
        <vt:i4>5</vt:i4>
      </vt:variant>
      <vt:variant>
        <vt:lpwstr/>
      </vt:variant>
      <vt:variant>
        <vt:lpwstr>_Toc59565388</vt:lpwstr>
      </vt:variant>
      <vt:variant>
        <vt:i4>1835069</vt:i4>
      </vt:variant>
      <vt:variant>
        <vt:i4>209</vt:i4>
      </vt:variant>
      <vt:variant>
        <vt:i4>0</vt:i4>
      </vt:variant>
      <vt:variant>
        <vt:i4>5</vt:i4>
      </vt:variant>
      <vt:variant>
        <vt:lpwstr/>
      </vt:variant>
      <vt:variant>
        <vt:lpwstr>_Toc59565387</vt:lpwstr>
      </vt:variant>
      <vt:variant>
        <vt:i4>1900605</vt:i4>
      </vt:variant>
      <vt:variant>
        <vt:i4>203</vt:i4>
      </vt:variant>
      <vt:variant>
        <vt:i4>0</vt:i4>
      </vt:variant>
      <vt:variant>
        <vt:i4>5</vt:i4>
      </vt:variant>
      <vt:variant>
        <vt:lpwstr/>
      </vt:variant>
      <vt:variant>
        <vt:lpwstr>_Toc59565386</vt:lpwstr>
      </vt:variant>
      <vt:variant>
        <vt:i4>1966141</vt:i4>
      </vt:variant>
      <vt:variant>
        <vt:i4>197</vt:i4>
      </vt:variant>
      <vt:variant>
        <vt:i4>0</vt:i4>
      </vt:variant>
      <vt:variant>
        <vt:i4>5</vt:i4>
      </vt:variant>
      <vt:variant>
        <vt:lpwstr/>
      </vt:variant>
      <vt:variant>
        <vt:lpwstr>_Toc59565385</vt:lpwstr>
      </vt:variant>
      <vt:variant>
        <vt:i4>2031677</vt:i4>
      </vt:variant>
      <vt:variant>
        <vt:i4>191</vt:i4>
      </vt:variant>
      <vt:variant>
        <vt:i4>0</vt:i4>
      </vt:variant>
      <vt:variant>
        <vt:i4>5</vt:i4>
      </vt:variant>
      <vt:variant>
        <vt:lpwstr/>
      </vt:variant>
      <vt:variant>
        <vt:lpwstr>_Toc59565384</vt:lpwstr>
      </vt:variant>
      <vt:variant>
        <vt:i4>1572925</vt:i4>
      </vt:variant>
      <vt:variant>
        <vt:i4>185</vt:i4>
      </vt:variant>
      <vt:variant>
        <vt:i4>0</vt:i4>
      </vt:variant>
      <vt:variant>
        <vt:i4>5</vt:i4>
      </vt:variant>
      <vt:variant>
        <vt:lpwstr/>
      </vt:variant>
      <vt:variant>
        <vt:lpwstr>_Toc59565383</vt:lpwstr>
      </vt:variant>
      <vt:variant>
        <vt:i4>1638461</vt:i4>
      </vt:variant>
      <vt:variant>
        <vt:i4>179</vt:i4>
      </vt:variant>
      <vt:variant>
        <vt:i4>0</vt:i4>
      </vt:variant>
      <vt:variant>
        <vt:i4>5</vt:i4>
      </vt:variant>
      <vt:variant>
        <vt:lpwstr/>
      </vt:variant>
      <vt:variant>
        <vt:lpwstr>_Toc59565382</vt:lpwstr>
      </vt:variant>
      <vt:variant>
        <vt:i4>1703997</vt:i4>
      </vt:variant>
      <vt:variant>
        <vt:i4>173</vt:i4>
      </vt:variant>
      <vt:variant>
        <vt:i4>0</vt:i4>
      </vt:variant>
      <vt:variant>
        <vt:i4>5</vt:i4>
      </vt:variant>
      <vt:variant>
        <vt:lpwstr/>
      </vt:variant>
      <vt:variant>
        <vt:lpwstr>_Toc59565381</vt:lpwstr>
      </vt:variant>
      <vt:variant>
        <vt:i4>1769533</vt:i4>
      </vt:variant>
      <vt:variant>
        <vt:i4>167</vt:i4>
      </vt:variant>
      <vt:variant>
        <vt:i4>0</vt:i4>
      </vt:variant>
      <vt:variant>
        <vt:i4>5</vt:i4>
      </vt:variant>
      <vt:variant>
        <vt:lpwstr/>
      </vt:variant>
      <vt:variant>
        <vt:lpwstr>_Toc59565380</vt:lpwstr>
      </vt:variant>
      <vt:variant>
        <vt:i4>1179698</vt:i4>
      </vt:variant>
      <vt:variant>
        <vt:i4>161</vt:i4>
      </vt:variant>
      <vt:variant>
        <vt:i4>0</vt:i4>
      </vt:variant>
      <vt:variant>
        <vt:i4>5</vt:i4>
      </vt:variant>
      <vt:variant>
        <vt:lpwstr/>
      </vt:variant>
      <vt:variant>
        <vt:lpwstr>_Toc59565379</vt:lpwstr>
      </vt:variant>
      <vt:variant>
        <vt:i4>1245234</vt:i4>
      </vt:variant>
      <vt:variant>
        <vt:i4>155</vt:i4>
      </vt:variant>
      <vt:variant>
        <vt:i4>0</vt:i4>
      </vt:variant>
      <vt:variant>
        <vt:i4>5</vt:i4>
      </vt:variant>
      <vt:variant>
        <vt:lpwstr/>
      </vt:variant>
      <vt:variant>
        <vt:lpwstr>_Toc59565378</vt:lpwstr>
      </vt:variant>
      <vt:variant>
        <vt:i4>1835058</vt:i4>
      </vt:variant>
      <vt:variant>
        <vt:i4>149</vt:i4>
      </vt:variant>
      <vt:variant>
        <vt:i4>0</vt:i4>
      </vt:variant>
      <vt:variant>
        <vt:i4>5</vt:i4>
      </vt:variant>
      <vt:variant>
        <vt:lpwstr/>
      </vt:variant>
      <vt:variant>
        <vt:lpwstr>_Toc59565377</vt:lpwstr>
      </vt:variant>
      <vt:variant>
        <vt:i4>1900594</vt:i4>
      </vt:variant>
      <vt:variant>
        <vt:i4>143</vt:i4>
      </vt:variant>
      <vt:variant>
        <vt:i4>0</vt:i4>
      </vt:variant>
      <vt:variant>
        <vt:i4>5</vt:i4>
      </vt:variant>
      <vt:variant>
        <vt:lpwstr/>
      </vt:variant>
      <vt:variant>
        <vt:lpwstr>_Toc59565376</vt:lpwstr>
      </vt:variant>
      <vt:variant>
        <vt:i4>1966130</vt:i4>
      </vt:variant>
      <vt:variant>
        <vt:i4>137</vt:i4>
      </vt:variant>
      <vt:variant>
        <vt:i4>0</vt:i4>
      </vt:variant>
      <vt:variant>
        <vt:i4>5</vt:i4>
      </vt:variant>
      <vt:variant>
        <vt:lpwstr/>
      </vt:variant>
      <vt:variant>
        <vt:lpwstr>_Toc59565375</vt:lpwstr>
      </vt:variant>
      <vt:variant>
        <vt:i4>2031666</vt:i4>
      </vt:variant>
      <vt:variant>
        <vt:i4>131</vt:i4>
      </vt:variant>
      <vt:variant>
        <vt:i4>0</vt:i4>
      </vt:variant>
      <vt:variant>
        <vt:i4>5</vt:i4>
      </vt:variant>
      <vt:variant>
        <vt:lpwstr/>
      </vt:variant>
      <vt:variant>
        <vt:lpwstr>_Toc59565374</vt:lpwstr>
      </vt:variant>
      <vt:variant>
        <vt:i4>1572914</vt:i4>
      </vt:variant>
      <vt:variant>
        <vt:i4>125</vt:i4>
      </vt:variant>
      <vt:variant>
        <vt:i4>0</vt:i4>
      </vt:variant>
      <vt:variant>
        <vt:i4>5</vt:i4>
      </vt:variant>
      <vt:variant>
        <vt:lpwstr/>
      </vt:variant>
      <vt:variant>
        <vt:lpwstr>_Toc59565373</vt:lpwstr>
      </vt:variant>
      <vt:variant>
        <vt:i4>1638450</vt:i4>
      </vt:variant>
      <vt:variant>
        <vt:i4>119</vt:i4>
      </vt:variant>
      <vt:variant>
        <vt:i4>0</vt:i4>
      </vt:variant>
      <vt:variant>
        <vt:i4>5</vt:i4>
      </vt:variant>
      <vt:variant>
        <vt:lpwstr/>
      </vt:variant>
      <vt:variant>
        <vt:lpwstr>_Toc59565372</vt:lpwstr>
      </vt:variant>
      <vt:variant>
        <vt:i4>1703986</vt:i4>
      </vt:variant>
      <vt:variant>
        <vt:i4>113</vt:i4>
      </vt:variant>
      <vt:variant>
        <vt:i4>0</vt:i4>
      </vt:variant>
      <vt:variant>
        <vt:i4>5</vt:i4>
      </vt:variant>
      <vt:variant>
        <vt:lpwstr/>
      </vt:variant>
      <vt:variant>
        <vt:lpwstr>_Toc59565371</vt:lpwstr>
      </vt:variant>
      <vt:variant>
        <vt:i4>1769522</vt:i4>
      </vt:variant>
      <vt:variant>
        <vt:i4>107</vt:i4>
      </vt:variant>
      <vt:variant>
        <vt:i4>0</vt:i4>
      </vt:variant>
      <vt:variant>
        <vt:i4>5</vt:i4>
      </vt:variant>
      <vt:variant>
        <vt:lpwstr/>
      </vt:variant>
      <vt:variant>
        <vt:lpwstr>_Toc59565370</vt:lpwstr>
      </vt:variant>
      <vt:variant>
        <vt:i4>1179699</vt:i4>
      </vt:variant>
      <vt:variant>
        <vt:i4>101</vt:i4>
      </vt:variant>
      <vt:variant>
        <vt:i4>0</vt:i4>
      </vt:variant>
      <vt:variant>
        <vt:i4>5</vt:i4>
      </vt:variant>
      <vt:variant>
        <vt:lpwstr/>
      </vt:variant>
      <vt:variant>
        <vt:lpwstr>_Toc59565369</vt:lpwstr>
      </vt:variant>
      <vt:variant>
        <vt:i4>1245235</vt:i4>
      </vt:variant>
      <vt:variant>
        <vt:i4>95</vt:i4>
      </vt:variant>
      <vt:variant>
        <vt:i4>0</vt:i4>
      </vt:variant>
      <vt:variant>
        <vt:i4>5</vt:i4>
      </vt:variant>
      <vt:variant>
        <vt:lpwstr/>
      </vt:variant>
      <vt:variant>
        <vt:lpwstr>_Toc59565368</vt:lpwstr>
      </vt:variant>
      <vt:variant>
        <vt:i4>1835059</vt:i4>
      </vt:variant>
      <vt:variant>
        <vt:i4>89</vt:i4>
      </vt:variant>
      <vt:variant>
        <vt:i4>0</vt:i4>
      </vt:variant>
      <vt:variant>
        <vt:i4>5</vt:i4>
      </vt:variant>
      <vt:variant>
        <vt:lpwstr/>
      </vt:variant>
      <vt:variant>
        <vt:lpwstr>_Toc59565367</vt:lpwstr>
      </vt:variant>
      <vt:variant>
        <vt:i4>1900595</vt:i4>
      </vt:variant>
      <vt:variant>
        <vt:i4>83</vt:i4>
      </vt:variant>
      <vt:variant>
        <vt:i4>0</vt:i4>
      </vt:variant>
      <vt:variant>
        <vt:i4>5</vt:i4>
      </vt:variant>
      <vt:variant>
        <vt:lpwstr/>
      </vt:variant>
      <vt:variant>
        <vt:lpwstr>_Toc59565366</vt:lpwstr>
      </vt:variant>
      <vt:variant>
        <vt:i4>1966131</vt:i4>
      </vt:variant>
      <vt:variant>
        <vt:i4>77</vt:i4>
      </vt:variant>
      <vt:variant>
        <vt:i4>0</vt:i4>
      </vt:variant>
      <vt:variant>
        <vt:i4>5</vt:i4>
      </vt:variant>
      <vt:variant>
        <vt:lpwstr/>
      </vt:variant>
      <vt:variant>
        <vt:lpwstr>_Toc59565365</vt:lpwstr>
      </vt:variant>
      <vt:variant>
        <vt:i4>2031667</vt:i4>
      </vt:variant>
      <vt:variant>
        <vt:i4>71</vt:i4>
      </vt:variant>
      <vt:variant>
        <vt:i4>0</vt:i4>
      </vt:variant>
      <vt:variant>
        <vt:i4>5</vt:i4>
      </vt:variant>
      <vt:variant>
        <vt:lpwstr/>
      </vt:variant>
      <vt:variant>
        <vt:lpwstr>_Toc59565364</vt:lpwstr>
      </vt:variant>
      <vt:variant>
        <vt:i4>1572915</vt:i4>
      </vt:variant>
      <vt:variant>
        <vt:i4>65</vt:i4>
      </vt:variant>
      <vt:variant>
        <vt:i4>0</vt:i4>
      </vt:variant>
      <vt:variant>
        <vt:i4>5</vt:i4>
      </vt:variant>
      <vt:variant>
        <vt:lpwstr/>
      </vt:variant>
      <vt:variant>
        <vt:lpwstr>_Toc59565363</vt:lpwstr>
      </vt:variant>
      <vt:variant>
        <vt:i4>1638451</vt:i4>
      </vt:variant>
      <vt:variant>
        <vt:i4>59</vt:i4>
      </vt:variant>
      <vt:variant>
        <vt:i4>0</vt:i4>
      </vt:variant>
      <vt:variant>
        <vt:i4>5</vt:i4>
      </vt:variant>
      <vt:variant>
        <vt:lpwstr/>
      </vt:variant>
      <vt:variant>
        <vt:lpwstr>_Toc59565362</vt:lpwstr>
      </vt:variant>
      <vt:variant>
        <vt:i4>1703987</vt:i4>
      </vt:variant>
      <vt:variant>
        <vt:i4>53</vt:i4>
      </vt:variant>
      <vt:variant>
        <vt:i4>0</vt:i4>
      </vt:variant>
      <vt:variant>
        <vt:i4>5</vt:i4>
      </vt:variant>
      <vt:variant>
        <vt:lpwstr/>
      </vt:variant>
      <vt:variant>
        <vt:lpwstr>_Toc59565361</vt:lpwstr>
      </vt:variant>
      <vt:variant>
        <vt:i4>1572912</vt:i4>
      </vt:variant>
      <vt:variant>
        <vt:i4>47</vt:i4>
      </vt:variant>
      <vt:variant>
        <vt:i4>0</vt:i4>
      </vt:variant>
      <vt:variant>
        <vt:i4>5</vt:i4>
      </vt:variant>
      <vt:variant>
        <vt:lpwstr/>
      </vt:variant>
      <vt:variant>
        <vt:lpwstr>_Toc59565353</vt:lpwstr>
      </vt:variant>
      <vt:variant>
        <vt:i4>1638448</vt:i4>
      </vt:variant>
      <vt:variant>
        <vt:i4>41</vt:i4>
      </vt:variant>
      <vt:variant>
        <vt:i4>0</vt:i4>
      </vt:variant>
      <vt:variant>
        <vt:i4>5</vt:i4>
      </vt:variant>
      <vt:variant>
        <vt:lpwstr/>
      </vt:variant>
      <vt:variant>
        <vt:lpwstr>_Toc59565352</vt:lpwstr>
      </vt:variant>
      <vt:variant>
        <vt:i4>1703984</vt:i4>
      </vt:variant>
      <vt:variant>
        <vt:i4>35</vt:i4>
      </vt:variant>
      <vt:variant>
        <vt:i4>0</vt:i4>
      </vt:variant>
      <vt:variant>
        <vt:i4>5</vt:i4>
      </vt:variant>
      <vt:variant>
        <vt:lpwstr/>
      </vt:variant>
      <vt:variant>
        <vt:lpwstr>_Toc59565351</vt:lpwstr>
      </vt:variant>
      <vt:variant>
        <vt:i4>1769520</vt:i4>
      </vt:variant>
      <vt:variant>
        <vt:i4>29</vt:i4>
      </vt:variant>
      <vt:variant>
        <vt:i4>0</vt:i4>
      </vt:variant>
      <vt:variant>
        <vt:i4>5</vt:i4>
      </vt:variant>
      <vt:variant>
        <vt:lpwstr/>
      </vt:variant>
      <vt:variant>
        <vt:lpwstr>_Toc59565350</vt:lpwstr>
      </vt:variant>
      <vt:variant>
        <vt:i4>1179697</vt:i4>
      </vt:variant>
      <vt:variant>
        <vt:i4>23</vt:i4>
      </vt:variant>
      <vt:variant>
        <vt:i4>0</vt:i4>
      </vt:variant>
      <vt:variant>
        <vt:i4>5</vt:i4>
      </vt:variant>
      <vt:variant>
        <vt:lpwstr/>
      </vt:variant>
      <vt:variant>
        <vt:lpwstr>_Toc59565349</vt:lpwstr>
      </vt:variant>
      <vt:variant>
        <vt:i4>1245233</vt:i4>
      </vt:variant>
      <vt:variant>
        <vt:i4>17</vt:i4>
      </vt:variant>
      <vt:variant>
        <vt:i4>0</vt:i4>
      </vt:variant>
      <vt:variant>
        <vt:i4>5</vt:i4>
      </vt:variant>
      <vt:variant>
        <vt:lpwstr/>
      </vt:variant>
      <vt:variant>
        <vt:lpwstr>_Toc59565348</vt:lpwstr>
      </vt:variant>
      <vt:variant>
        <vt:i4>1835057</vt:i4>
      </vt:variant>
      <vt:variant>
        <vt:i4>11</vt:i4>
      </vt:variant>
      <vt:variant>
        <vt:i4>0</vt:i4>
      </vt:variant>
      <vt:variant>
        <vt:i4>5</vt:i4>
      </vt:variant>
      <vt:variant>
        <vt:lpwstr/>
      </vt:variant>
      <vt:variant>
        <vt:lpwstr>_Toc59565347</vt:lpwstr>
      </vt:variant>
      <vt:variant>
        <vt:i4>5439587</vt:i4>
      </vt:variant>
      <vt:variant>
        <vt:i4>6</vt:i4>
      </vt:variant>
      <vt:variant>
        <vt:i4>0</vt:i4>
      </vt:variant>
      <vt:variant>
        <vt:i4>5</vt:i4>
      </vt:variant>
      <vt:variant>
        <vt:lpwstr>mailto:marco.petri@mail.polimi.it</vt:lpwstr>
      </vt:variant>
      <vt:variant>
        <vt:lpwstr/>
      </vt:variant>
      <vt:variant>
        <vt:i4>8257606</vt:i4>
      </vt:variant>
      <vt:variant>
        <vt:i4>3</vt:i4>
      </vt:variant>
      <vt:variant>
        <vt:i4>0</vt:i4>
      </vt:variant>
      <vt:variant>
        <vt:i4>5</vt:i4>
      </vt:variant>
      <vt:variant>
        <vt:lpwstr>mailto:andreaalberto.marchesi@mail.polimi.it</vt:lpwstr>
      </vt:variant>
      <vt:variant>
        <vt:lpwstr/>
      </vt:variant>
      <vt:variant>
        <vt:i4>8323161</vt:i4>
      </vt:variant>
      <vt:variant>
        <vt:i4>0</vt:i4>
      </vt:variant>
      <vt:variant>
        <vt:i4>0</vt:i4>
      </vt:variant>
      <vt:variant>
        <vt:i4>5</vt:i4>
      </vt:variant>
      <vt:variant>
        <vt:lpwstr>mailto:davide.li@mail.polimi.it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Petri</dc:creator>
  <cp:keywords/>
  <dc:description/>
  <cp:lastModifiedBy>Marco Petri</cp:lastModifiedBy>
  <cp:revision>1255</cp:revision>
  <cp:lastPrinted>2020-12-01T21:33:00Z</cp:lastPrinted>
  <dcterms:created xsi:type="dcterms:W3CDTF">2020-10-15T01:41:00Z</dcterms:created>
  <dcterms:modified xsi:type="dcterms:W3CDTF">2020-12-22T21:22:00Z</dcterms:modified>
</cp:coreProperties>
</file>